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rsidR="00E64F4B" w:rsidRPr="00D74B0F" w:rsidRDefault="00D76652">
      <w:pPr>
        <w:rPr>
          <w:b/>
          <w:u w:val="single"/>
        </w:rPr>
      </w:pPr>
      <w:bookmarkStart w:id="0" w:name="_GoBack"/>
      <w:bookmarkEnd w:id="0"/>
      <w:r>
        <w:rPr>
          <w:b/>
          <w:u w:val="single"/>
        </w:rPr>
        <w:t xml:space="preserve"> </w:t>
      </w:r>
      <w:r w:rsidR="00E64F4B" w:rsidRPr="00D74B0F">
        <w:rPr>
          <w:b/>
          <w:u w:val="single"/>
        </w:rPr>
        <w:t>Chapter 0</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1.</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What is the proper formula for the ionic compound formed between Fe</w:t>
            </w:r>
            <w:r w:rsidRPr="00D74B0F">
              <w:rPr>
                <w:vertAlign w:val="superscript"/>
              </w:rPr>
              <w:t>3+</w:t>
            </w:r>
            <w:r w:rsidRPr="00D74B0F">
              <w:t xml:space="preserve"> and the hydroxide ion?</w:t>
            </w:r>
          </w:p>
          <w:p w:rsidR="00E64F4B" w:rsidRPr="00D74B0F" w:rsidRDefault="00E64F4B">
            <w:pPr>
              <w:keepNext/>
              <w:keepLines/>
              <w:widowControl w:val="0"/>
              <w:autoSpaceDE w:val="0"/>
              <w:autoSpaceDN w:val="0"/>
              <w:adjustRightInd w:val="0"/>
            </w:pPr>
            <w:r w:rsidRPr="00D74B0F">
              <w:t xml:space="preserve"> </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FeO</w:t>
                  </w:r>
                  <w:r w:rsidRPr="00D74B0F">
                    <w:rPr>
                      <w:vertAlign w:val="subscript"/>
                    </w:rPr>
                    <w:t>3</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Fe</w:t>
                  </w:r>
                  <w:r w:rsidRPr="00D74B0F">
                    <w:rPr>
                      <w:vertAlign w:val="subscript"/>
                    </w:rPr>
                    <w:t>3</w:t>
                  </w:r>
                  <w:r w:rsidRPr="00D74B0F">
                    <w:t>O</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 FeO</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rPr>
                      <w:vertAlign w:val="subscript"/>
                    </w:rPr>
                  </w:pPr>
                  <w:r w:rsidRPr="00D74B0F">
                    <w:t>(D) FeOH</w:t>
                  </w:r>
                  <w:r w:rsidRPr="00D74B0F">
                    <w:rPr>
                      <w:vertAlign w:val="subscript"/>
                    </w:rPr>
                    <w:t>3</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Fe(OH)</w:t>
                  </w:r>
                  <w:r w:rsidRPr="00D74B0F">
                    <w:rPr>
                      <w:vertAlign w:val="subscript"/>
                    </w:rPr>
                    <w:t>3</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2.</w:t>
            </w:r>
          </w:p>
        </w:tc>
        <w:tc>
          <w:tcPr>
            <w:tcW w:w="86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What mass of K</w:t>
            </w:r>
            <w:r w:rsidRPr="00D74B0F">
              <w:rPr>
                <w:vertAlign w:val="subscript"/>
              </w:rPr>
              <w:t>2</w:t>
            </w:r>
            <w:r w:rsidRPr="00D74B0F">
              <w:t>Cr</w:t>
            </w:r>
            <w:r w:rsidRPr="00D74B0F">
              <w:rPr>
                <w:vertAlign w:val="subscript"/>
              </w:rPr>
              <w:t>2</w:t>
            </w:r>
            <w:r w:rsidRPr="00D74B0F">
              <w:t>O</w:t>
            </w:r>
            <w:r w:rsidRPr="00D74B0F">
              <w:rPr>
                <w:vertAlign w:val="subscript"/>
              </w:rPr>
              <w:t>7</w:t>
            </w:r>
            <w:r w:rsidRPr="00D74B0F">
              <w:t xml:space="preserve"> is needed to make 2.50 L of a 0.200 </w:t>
            </w:r>
            <w:r w:rsidRPr="00D74B0F">
              <w:rPr>
                <w:i/>
              </w:rPr>
              <w:t>M</w:t>
            </w:r>
            <w:r w:rsidRPr="00D74B0F">
              <w:t xml:space="preserve"> K</w:t>
            </w:r>
            <w:r w:rsidRPr="00D74B0F">
              <w:rPr>
                <w:vertAlign w:val="subscript"/>
              </w:rPr>
              <w:t>2</w:t>
            </w:r>
            <w:r w:rsidRPr="00D74B0F">
              <w:t>Cr</w:t>
            </w:r>
            <w:r w:rsidRPr="00D74B0F">
              <w:rPr>
                <w:vertAlign w:val="subscript"/>
              </w:rPr>
              <w:t>2</w:t>
            </w:r>
            <w:r w:rsidRPr="00D74B0F">
              <w:t>O</w:t>
            </w:r>
            <w:r w:rsidRPr="00D74B0F">
              <w:rPr>
                <w:vertAlign w:val="subscript"/>
              </w:rPr>
              <w:t>7</w:t>
            </w:r>
            <w:r w:rsidRPr="00D74B0F">
              <w:t xml:space="preserve"> solution?  </w:t>
            </w:r>
          </w:p>
          <w:p w:rsidR="00E64F4B" w:rsidRPr="00D74B0F" w:rsidRDefault="00E64F4B">
            <w:pPr>
              <w:keepNext/>
              <w:keepLines/>
              <w:widowControl w:val="0"/>
              <w:autoSpaceDE w:val="0"/>
              <w:autoSpaceDN w:val="0"/>
              <w:adjustRightInd w:val="0"/>
            </w:pPr>
            <w:r w:rsidRPr="00D74B0F">
              <w:t xml:space="preserve"> </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17.0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23.5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(C) 53.5 g </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D76652">
                  <w:pPr>
                    <w:keepNext/>
                    <w:keepLines/>
                    <w:widowControl w:val="0"/>
                    <w:autoSpaceDE w:val="0"/>
                    <w:autoSpaceDN w:val="0"/>
                    <w:adjustRightInd w:val="0"/>
                  </w:pPr>
                  <w:r w:rsidRPr="00D74B0F">
                    <w:t xml:space="preserve">(D) </w:t>
                  </w:r>
                  <w:r w:rsidR="00D76652" w:rsidRPr="00D74B0F">
                    <w:t xml:space="preserve">147 </w:t>
                  </w:r>
                  <w:r w:rsidRPr="00D74B0F">
                    <w:t>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588 g</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3.</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A compound was found to contain 43.64% P and 56.36% O by mass.  The compound has a molar mass of 283.88 g/mol.  What is the compound's molecular formula?</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P</w:t>
                  </w:r>
                  <w:r w:rsidRPr="00D74B0F">
                    <w:rPr>
                      <w:vertAlign w:val="subscript"/>
                    </w:rPr>
                    <w:t>2</w:t>
                  </w:r>
                  <w:r w:rsidRPr="00D74B0F">
                    <w:t>O</w:t>
                  </w:r>
                  <w:r w:rsidRPr="00D74B0F">
                    <w:rPr>
                      <w:vertAlign w:val="subscript"/>
                    </w:rPr>
                    <w:t>5</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P</w:t>
                  </w:r>
                  <w:r w:rsidRPr="00D74B0F">
                    <w:rPr>
                      <w:vertAlign w:val="subscript"/>
                    </w:rPr>
                    <w:t>4</w:t>
                  </w:r>
                  <w:r w:rsidRPr="00D74B0F">
                    <w:t>O</w:t>
                  </w:r>
                  <w:r w:rsidRPr="00D74B0F">
                    <w:rPr>
                      <w:vertAlign w:val="subscript"/>
                    </w:rPr>
                    <w:t>5</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rPr>
                      <w:vertAlign w:val="subscript"/>
                    </w:rPr>
                  </w:pPr>
                  <w:r w:rsidRPr="00D74B0F">
                    <w:t>(C) P</w:t>
                  </w:r>
                  <w:r w:rsidRPr="00D74B0F">
                    <w:rPr>
                      <w:vertAlign w:val="subscript"/>
                    </w:rPr>
                    <w:t>4</w:t>
                  </w:r>
                  <w:r w:rsidRPr="00D74B0F">
                    <w:t>O</w:t>
                  </w:r>
                  <w:r w:rsidRPr="00D74B0F">
                    <w:rPr>
                      <w:vertAlign w:val="subscript"/>
                    </w:rPr>
                    <w:t>10</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PO</w:t>
                  </w:r>
                  <w:r w:rsidRPr="00D74B0F">
                    <w:rPr>
                      <w:vertAlign w:val="subscript"/>
                    </w:rPr>
                    <w:t>2</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P</w:t>
                  </w:r>
                  <w:r w:rsidRPr="00D74B0F">
                    <w:rPr>
                      <w:vertAlign w:val="subscript"/>
                    </w:rPr>
                    <w:t>2</w:t>
                  </w:r>
                  <w:r w:rsidRPr="00D74B0F">
                    <w:t>O</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rsidP="00F8265E">
            <w:pPr>
              <w:keepNext/>
              <w:keepLines/>
              <w:widowControl w:val="0"/>
              <w:autoSpaceDE w:val="0"/>
              <w:autoSpaceDN w:val="0"/>
              <w:adjustRightInd w:val="0"/>
              <w:jc w:val="right"/>
            </w:pPr>
            <w:r w:rsidRPr="00D74B0F">
              <w:t>4.</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Which compound is NOT correctly named?</w:t>
            </w:r>
          </w:p>
          <w:tbl>
            <w:tblPr>
              <w:tblW w:w="0" w:type="auto"/>
              <w:tblLayout w:type="fixed"/>
              <w:tblCellMar>
                <w:left w:w="0" w:type="dxa"/>
                <w:right w:w="0" w:type="dxa"/>
              </w:tblCellMar>
              <w:tblLook w:val="0000" w:firstRow="0" w:lastRow="0" w:firstColumn="0" w:lastColumn="0" w:noHBand="0" w:noVBand="0"/>
            </w:tblPr>
            <w:tblGrid>
              <w:gridCol w:w="720"/>
              <w:gridCol w:w="624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62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w:t>
                  </w:r>
                  <w:r w:rsidRPr="00D74B0F">
                    <w:rPr>
                      <w:iCs/>
                    </w:rPr>
                    <w:t>NH</w:t>
                  </w:r>
                  <w:r w:rsidRPr="00D74B0F">
                    <w:rPr>
                      <w:iCs/>
                      <w:vertAlign w:val="subscript"/>
                    </w:rPr>
                    <w:t>4</w:t>
                  </w:r>
                  <w:r w:rsidRPr="00D74B0F">
                    <w:rPr>
                      <w:iCs/>
                    </w:rPr>
                    <w:t>)</w:t>
                  </w:r>
                  <w:r w:rsidRPr="00D74B0F">
                    <w:rPr>
                      <w:iCs/>
                      <w:vertAlign w:val="subscript"/>
                    </w:rPr>
                    <w:t>2</w:t>
                  </w:r>
                  <w:r w:rsidRPr="00D74B0F">
                    <w:rPr>
                      <w:iCs/>
                    </w:rPr>
                    <w:t>SO</w:t>
                  </w:r>
                  <w:r w:rsidRPr="00D74B0F">
                    <w:rPr>
                      <w:iCs/>
                      <w:vertAlign w:val="subscript"/>
                    </w:rPr>
                    <w:t xml:space="preserve">4  </w:t>
                  </w:r>
                  <w:r w:rsidRPr="00D74B0F">
                    <w:rPr>
                      <w:iCs/>
                    </w:rPr>
                    <w:t xml:space="preserve">        ammonium sulfate</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62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(B) </w:t>
                  </w:r>
                  <w:r w:rsidRPr="00D74B0F">
                    <w:rPr>
                      <w:iCs/>
                    </w:rPr>
                    <w:t>O</w:t>
                  </w:r>
                  <w:r w:rsidRPr="00D74B0F">
                    <w:rPr>
                      <w:iCs/>
                      <w:vertAlign w:val="subscript"/>
                    </w:rPr>
                    <w:t>2</w:t>
                  </w:r>
                  <w:r w:rsidRPr="00D74B0F">
                    <w:rPr>
                      <w:iCs/>
                    </w:rPr>
                    <w:t>F</w:t>
                  </w:r>
                  <w:r w:rsidRPr="00D74B0F">
                    <w:rPr>
                      <w:iCs/>
                      <w:vertAlign w:val="subscript"/>
                    </w:rPr>
                    <w:t>2</w:t>
                  </w:r>
                  <w:r w:rsidRPr="00D74B0F">
                    <w:rPr>
                      <w:iCs/>
                    </w:rPr>
                    <w:t xml:space="preserve">                   dioxygen difluoride</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62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(C) </w:t>
                  </w:r>
                  <w:r w:rsidRPr="00D74B0F">
                    <w:rPr>
                      <w:iCs/>
                    </w:rPr>
                    <w:t>RbCl                   rubidium chloride</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62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(D) </w:t>
                  </w:r>
                  <w:r w:rsidRPr="00D74B0F">
                    <w:rPr>
                      <w:iCs/>
                    </w:rPr>
                    <w:t>Cu</w:t>
                  </w:r>
                  <w:r w:rsidRPr="00D74B0F">
                    <w:rPr>
                      <w:iCs/>
                      <w:vertAlign w:val="subscript"/>
                    </w:rPr>
                    <w:t>3</w:t>
                  </w:r>
                  <w:r w:rsidRPr="00D74B0F">
                    <w:rPr>
                      <w:iCs/>
                    </w:rPr>
                    <w:t>(PO</w:t>
                  </w:r>
                  <w:r w:rsidRPr="00D74B0F">
                    <w:rPr>
                      <w:iCs/>
                      <w:vertAlign w:val="subscript"/>
                    </w:rPr>
                    <w:t>4</w:t>
                  </w:r>
                  <w:r w:rsidRPr="00D74B0F">
                    <w:rPr>
                      <w:iCs/>
                    </w:rPr>
                    <w:t>)</w:t>
                  </w:r>
                  <w:r w:rsidRPr="00D74B0F">
                    <w:rPr>
                      <w:iCs/>
                      <w:vertAlign w:val="subscript"/>
                    </w:rPr>
                    <w:t>2</w:t>
                  </w:r>
                  <w:r w:rsidRPr="00D74B0F">
                    <w:rPr>
                      <w:iCs/>
                    </w:rPr>
                    <w:t xml:space="preserve">           copper phosphate</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62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(E) </w:t>
                  </w:r>
                  <w:r w:rsidRPr="00D74B0F">
                    <w:rPr>
                      <w:iCs/>
                    </w:rPr>
                    <w:t>None of the above.</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lastRenderedPageBreak/>
              <w:t>5.</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What are the spectator ions in the reaction of aqueous solutions of PbCl</w:t>
            </w:r>
            <w:r w:rsidRPr="00D74B0F">
              <w:rPr>
                <w:vertAlign w:val="subscript"/>
              </w:rPr>
              <w:t>2</w:t>
            </w:r>
            <w:r w:rsidRPr="00D74B0F">
              <w:t xml:space="preserve"> and Li</w:t>
            </w:r>
            <w:r w:rsidRPr="00D74B0F">
              <w:rPr>
                <w:vertAlign w:val="subscript"/>
              </w:rPr>
              <w:t>2</w:t>
            </w:r>
            <w:r w:rsidRPr="00D74B0F">
              <w:t>SO</w:t>
            </w:r>
            <w:r w:rsidRPr="00D74B0F">
              <w:rPr>
                <w:vertAlign w:val="subscript"/>
              </w:rPr>
              <w:t>4</w:t>
            </w:r>
            <w:r w:rsidRPr="00D74B0F">
              <w:t xml:space="preserve"> ?</w:t>
            </w:r>
          </w:p>
          <w:p w:rsidR="00E64F4B" w:rsidRPr="00D74B0F" w:rsidRDefault="00E64F4B">
            <w:pPr>
              <w:keepNext/>
              <w:keepLines/>
              <w:widowControl w:val="0"/>
              <w:autoSpaceDE w:val="0"/>
              <w:autoSpaceDN w:val="0"/>
              <w:adjustRightInd w:val="0"/>
            </w:pP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Li</w:t>
                  </w:r>
                  <w:r w:rsidRPr="00D74B0F">
                    <w:rPr>
                      <w:vertAlign w:val="superscript"/>
                    </w:rPr>
                    <w:t>+</w:t>
                  </w:r>
                  <w:r w:rsidRPr="00D74B0F">
                    <w:t xml:space="preserve"> and Cl</w:t>
                  </w:r>
                  <w:r w:rsidRPr="00D74B0F">
                    <w:rPr>
                      <w:vertAlign w:val="superscript"/>
                    </w:rPr>
                    <w:t>-</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Pb</w:t>
                  </w:r>
                  <w:r w:rsidRPr="00D74B0F">
                    <w:rPr>
                      <w:vertAlign w:val="superscript"/>
                    </w:rPr>
                    <w:t>2+</w:t>
                  </w:r>
                  <w:r w:rsidRPr="00D74B0F">
                    <w:t xml:space="preserve"> and SO</w:t>
                  </w:r>
                  <w:r w:rsidRPr="00D74B0F">
                    <w:rPr>
                      <w:vertAlign w:val="subscript"/>
                    </w:rPr>
                    <w:t>4</w:t>
                  </w:r>
                  <w:r w:rsidRPr="00D74B0F">
                    <w:rPr>
                      <w:vertAlign w:val="superscript"/>
                    </w:rPr>
                    <w:t>2-</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 Li</w:t>
                  </w:r>
                  <w:r w:rsidRPr="00D74B0F">
                    <w:rPr>
                      <w:vertAlign w:val="superscript"/>
                    </w:rPr>
                    <w:t>+</w:t>
                  </w:r>
                  <w:r w:rsidRPr="00D74B0F">
                    <w:t xml:space="preserve"> and Pb</w:t>
                  </w:r>
                  <w:r w:rsidRPr="00D74B0F">
                    <w:rPr>
                      <w:vertAlign w:val="superscript"/>
                    </w:rPr>
                    <w:t>2+</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SO</w:t>
                  </w:r>
                  <w:r w:rsidRPr="00D74B0F">
                    <w:rPr>
                      <w:vertAlign w:val="subscript"/>
                    </w:rPr>
                    <w:t>4</w:t>
                  </w:r>
                  <w:r w:rsidRPr="00D74B0F">
                    <w:rPr>
                      <w:vertAlign w:val="superscript"/>
                    </w:rPr>
                    <w:t>2-</w:t>
                  </w:r>
                  <w:r w:rsidRPr="00D74B0F">
                    <w:t xml:space="preserve"> and Cl</w:t>
                  </w:r>
                  <w:r w:rsidRPr="00D74B0F">
                    <w:rPr>
                      <w:vertAlign w:val="superscript"/>
                    </w:rPr>
                    <w:t>-</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Li</w:t>
                  </w:r>
                  <w:r w:rsidRPr="00D74B0F">
                    <w:rPr>
                      <w:vertAlign w:val="superscript"/>
                    </w:rPr>
                    <w:t>+</w:t>
                  </w:r>
                  <w:r w:rsidRPr="00D74B0F">
                    <w:t xml:space="preserve"> and SO</w:t>
                  </w:r>
                  <w:r w:rsidRPr="00D74B0F">
                    <w:rPr>
                      <w:vertAlign w:val="subscript"/>
                    </w:rPr>
                    <w:t>4</w:t>
                  </w:r>
                  <w:r w:rsidRPr="00D74B0F">
                    <w:rPr>
                      <w:vertAlign w:val="superscript"/>
                    </w:rPr>
                    <w:t>2-</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6.</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The active ingredient in baking soda is NaHCO</w:t>
            </w:r>
            <w:r w:rsidRPr="00D74B0F">
              <w:rPr>
                <w:vertAlign w:val="subscript"/>
              </w:rPr>
              <w:t>3</w:t>
            </w:r>
            <w:r w:rsidRPr="00D74B0F">
              <w:t>. How many grams of NaHCO</w:t>
            </w:r>
            <w:r w:rsidRPr="00D74B0F">
              <w:rPr>
                <w:vertAlign w:val="subscript"/>
              </w:rPr>
              <w:t xml:space="preserve">3 </w:t>
            </w:r>
            <w:r w:rsidRPr="00D74B0F">
              <w:t>are needed to provide 2.15 x 10</w:t>
            </w:r>
            <w:r w:rsidRPr="00D74B0F">
              <w:rPr>
                <w:vertAlign w:val="superscript"/>
              </w:rPr>
              <w:t>23</w:t>
            </w:r>
            <w:r w:rsidRPr="00D74B0F">
              <w:t xml:space="preserve"> atoms of oxygen?</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6.19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10.0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rPr>
                      <w:vertAlign w:val="subscript"/>
                    </w:rPr>
                  </w:pPr>
                  <w:r w:rsidRPr="00D74B0F">
                    <w:t>(C) 18.6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30.0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90.0 g</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7.</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A 20.0-mL solution of 1.10 M KCl is diluted. How much water must be added to dilute the concentration to 0.750 M KCl?</w:t>
            </w:r>
          </w:p>
          <w:p w:rsidR="00E64F4B" w:rsidRPr="00D74B0F" w:rsidRDefault="00E64F4B">
            <w:pPr>
              <w:keepNext/>
              <w:keepLines/>
              <w:widowControl w:val="0"/>
              <w:autoSpaceDE w:val="0"/>
              <w:autoSpaceDN w:val="0"/>
              <w:adjustRightInd w:val="0"/>
            </w:pPr>
            <w:r w:rsidRPr="00D74B0F">
              <w:t xml:space="preserve"> </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9.3 mL</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21.3 mL</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 29.3 mL</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41.3 mL</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82.5 mL</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8.</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Nitrogen gas can be formed from the reaction of NH</w:t>
            </w:r>
            <w:r w:rsidRPr="00D74B0F">
              <w:rPr>
                <w:vertAlign w:val="subscript"/>
              </w:rPr>
              <w:t>3</w:t>
            </w:r>
            <w:r w:rsidRPr="00D74B0F">
              <w:rPr>
                <w:vertAlign w:val="subscript"/>
              </w:rPr>
              <w:softHyphen/>
            </w:r>
            <w:r w:rsidRPr="00D74B0F">
              <w:rPr>
                <w:vertAlign w:val="subscript"/>
              </w:rPr>
              <w:softHyphen/>
            </w:r>
            <w:r w:rsidRPr="00D74B0F">
              <w:t>(g) with CuO(s) according to the following equation.  How much nitrogen gas is formed when 18.1 g of NH</w:t>
            </w:r>
            <w:r w:rsidRPr="00D74B0F">
              <w:rPr>
                <w:vertAlign w:val="subscript"/>
              </w:rPr>
              <w:t>3</w:t>
            </w:r>
            <w:r w:rsidRPr="00D74B0F">
              <w:t xml:space="preserve"> are reacted with 90.4 g of CuO?</w:t>
            </w:r>
          </w:p>
          <w:p w:rsidR="00E64F4B" w:rsidRPr="00D74B0F" w:rsidRDefault="00E64F4B" w:rsidP="00F8265E">
            <w:pPr>
              <w:keepNext/>
              <w:keepLines/>
              <w:widowControl w:val="0"/>
              <w:autoSpaceDE w:val="0"/>
              <w:autoSpaceDN w:val="0"/>
              <w:adjustRightInd w:val="0"/>
              <w:jc w:val="center"/>
            </w:pPr>
            <w:r w:rsidRPr="00D74B0F">
              <w:t>2NH</w:t>
            </w:r>
            <w:r w:rsidRPr="00D74B0F">
              <w:rPr>
                <w:vertAlign w:val="subscript"/>
              </w:rPr>
              <w:t>3</w:t>
            </w:r>
            <w:r w:rsidRPr="00D74B0F">
              <w:t>(g) + 3CuO</w:t>
            </w:r>
            <w:r w:rsidRPr="00D74B0F">
              <w:rPr>
                <w:vertAlign w:val="subscript"/>
              </w:rPr>
              <w:softHyphen/>
            </w:r>
            <w:r w:rsidRPr="00D74B0F">
              <w:t xml:space="preserve">(s) </w:t>
            </w:r>
            <w:r w:rsidRPr="00D74B0F">
              <w:sym w:font="Wingdings" w:char="F0E0"/>
            </w:r>
            <w:r w:rsidRPr="00D74B0F">
              <w:t xml:space="preserve">  N</w:t>
            </w:r>
            <w:r w:rsidRPr="00D74B0F">
              <w:rPr>
                <w:vertAlign w:val="subscript"/>
              </w:rPr>
              <w:t>2</w:t>
            </w:r>
            <w:r w:rsidRPr="00D74B0F">
              <w:t>(g) + 3Cu(s) + 3H</w:t>
            </w:r>
            <w:r w:rsidRPr="00D74B0F">
              <w:rPr>
                <w:vertAlign w:val="subscript"/>
              </w:rPr>
              <w:t>2</w:t>
            </w:r>
            <w:r w:rsidRPr="00D74B0F">
              <w:t>O(g)</w:t>
            </w:r>
          </w:p>
          <w:p w:rsidR="00E64F4B" w:rsidRPr="00D74B0F" w:rsidRDefault="00E64F4B">
            <w:pPr>
              <w:keepNext/>
              <w:keepLines/>
              <w:widowControl w:val="0"/>
              <w:autoSpaceDE w:val="0"/>
              <w:autoSpaceDN w:val="0"/>
              <w:adjustRightInd w:val="0"/>
            </w:pPr>
            <w:r w:rsidRPr="00D74B0F">
              <w:t xml:space="preserve"> </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4.30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10.6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 14.9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29.8 g</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31.8 g</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p w:rsidR="00E64F4B" w:rsidRPr="00D74B0F" w:rsidRDefault="00E64F4B" w:rsidP="00E64F4B">
      <w:pPr>
        <w:rPr>
          <w:b/>
        </w:rPr>
      </w:pPr>
    </w:p>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9.</w:t>
            </w:r>
          </w:p>
        </w:tc>
        <w:tc>
          <w:tcPr>
            <w:tcW w:w="86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Which statement regarding images a and b below is </w:t>
            </w:r>
            <w:r w:rsidRPr="00D74B0F">
              <w:rPr>
                <w:i/>
              </w:rPr>
              <w:t>false</w:t>
            </w:r>
            <w:r w:rsidRPr="00D74B0F">
              <w:t>?  Assume that each sphere represents one mole of substance.</w:t>
            </w:r>
          </w:p>
          <w:p w:rsidR="00E64F4B" w:rsidRPr="00D74B0F" w:rsidRDefault="00E64F4B" w:rsidP="00F8265E">
            <w:pPr>
              <w:keepNext/>
              <w:keepLines/>
              <w:widowControl w:val="0"/>
              <w:autoSpaceDE w:val="0"/>
              <w:autoSpaceDN w:val="0"/>
              <w:adjustRightInd w:val="0"/>
              <w:jc w:val="center"/>
            </w:pPr>
          </w:p>
          <w:p w:rsidR="00E64F4B" w:rsidRPr="00D74B0F" w:rsidRDefault="00E64F4B">
            <w:pPr>
              <w:keepNext/>
              <w:keepLines/>
              <w:widowControl w:val="0"/>
              <w:autoSpaceDE w:val="0"/>
              <w:autoSpaceDN w:val="0"/>
              <w:adjustRightInd w:val="0"/>
            </w:pPr>
          </w:p>
        </w:tc>
      </w:tr>
    </w:tbl>
    <w:p w:rsidR="00E64F4B" w:rsidRPr="00D74B0F" w:rsidRDefault="00E64F4B" w:rsidP="00E64F4B">
      <w:pPr>
        <w:jc w:val="center"/>
        <w:rPr>
          <w:noProof/>
        </w:rPr>
      </w:pPr>
      <w:r w:rsidRPr="00D74B0F">
        <w:rPr>
          <w:noProof/>
        </w:rPr>
        <w:drawing>
          <wp:inline distT="0" distB="0" distL="0" distR="0">
            <wp:extent cx="1822704" cy="2438400"/>
            <wp:effectExtent l="6096" t="0" r="0" b="0"/>
            <wp:docPr id="1" name="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635375" cy="4786013"/>
                      <a:chOff x="2754312" y="764232"/>
                      <a:chExt cx="3635375" cy="4786013"/>
                    </a:xfrm>
                  </a:grpSpPr>
                  <a:grpSp>
                    <a:nvGrpSpPr>
                      <a:cNvPr id="7" name="Group 6"/>
                      <a:cNvGrpSpPr/>
                    </a:nvGrpSpPr>
                    <a:grpSpPr>
                      <a:xfrm>
                        <a:off x="2754312" y="764232"/>
                        <a:ext cx="3635375" cy="4786013"/>
                        <a:chOff x="2754312" y="764232"/>
                        <a:chExt cx="3635375" cy="4786013"/>
                      </a:xfrm>
                    </a:grpSpPr>
                    <a:pic>
                      <a:nvPicPr>
                        <a:cNvPr id="4" name="Picture 4"/>
                        <a:cNvPicPr>
                          <a:picLocks noChangeAspect="1" noChangeArrowheads="1"/>
                        </a:cNvPicPr>
                      </a:nvPicPr>
                      <a:blipFill>
                        <a:blip r:embed="rId8"/>
                        <a:srcRect/>
                        <a:stretch>
                          <a:fillRect/>
                        </a:stretch>
                      </a:blipFill>
                      <a:spPr bwMode="auto">
                        <a:xfrm>
                          <a:off x="2754312" y="764232"/>
                          <a:ext cx="3635375" cy="4762500"/>
                        </a:xfrm>
                        <a:prstGeom prst="rect">
                          <a:avLst/>
                        </a:prstGeom>
                        <a:noFill/>
                        <a:ln w="9525">
                          <a:noFill/>
                          <a:miter lim="800000"/>
                          <a:headEnd/>
                          <a:tailEnd/>
                        </a:ln>
                      </a:spPr>
                    </a:pic>
                    <a:sp>
                      <a:nvSpPr>
                        <a:cNvPr id="5" name="Rectangle 4"/>
                        <a:cNvSpPr/>
                      </a:nvSpPr>
                      <a:spPr>
                        <a:xfrm>
                          <a:off x="3104844" y="2704398"/>
                          <a:ext cx="1811159" cy="329231"/>
                        </a:xfrm>
                        <a:prstGeom prst="rect">
                          <a:avLst/>
                        </a:prstGeom>
                        <a:solidFill>
                          <a:schemeClr val="bg1"/>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 name="Rectangle 5"/>
                        <a:cNvSpPr/>
                      </a:nvSpPr>
                      <a:spPr>
                        <a:xfrm>
                          <a:off x="3198932" y="5221014"/>
                          <a:ext cx="1811159" cy="329231"/>
                        </a:xfrm>
                        <a:prstGeom prst="rect">
                          <a:avLst/>
                        </a:prstGeom>
                        <a:solidFill>
                          <a:schemeClr val="bg1"/>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E64F4B" w:rsidRPr="00D74B0F" w:rsidRDefault="00E64F4B" w:rsidP="00E64F4B">
      <w:pPr>
        <w:jc w:val="center"/>
        <w:rPr>
          <w:noProof/>
        </w:rPr>
      </w:pPr>
    </w:p>
    <w:tbl>
      <w:tblPr>
        <w:tblW w:w="8460" w:type="dxa"/>
        <w:tblLayout w:type="fixed"/>
        <w:tblCellMar>
          <w:left w:w="0" w:type="dxa"/>
          <w:right w:w="0" w:type="dxa"/>
        </w:tblCellMar>
        <w:tblLook w:val="0000" w:firstRow="0" w:lastRow="0" w:firstColumn="0" w:lastColumn="0" w:noHBand="0" w:noVBand="0"/>
      </w:tblPr>
      <w:tblGrid>
        <w:gridCol w:w="720"/>
        <w:gridCol w:w="774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77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In image (a), there are equal masses but different numbers of moles of substances.</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77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In image (b), there are equal numbers of moles but different masses of each substance.</w:t>
            </w:r>
          </w:p>
        </w:tc>
      </w:tr>
      <w:tr w:rsidR="00E64F4B" w:rsidRPr="00D74B0F">
        <w:trPr>
          <w:cantSplit/>
          <w:trHeight w:val="468"/>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77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 In image (b), the substance on the right has a smaller molar mass than the substance on the left.</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77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In image (b), both substances have the same molar mass.</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77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None of the above.</w:t>
            </w:r>
          </w:p>
        </w:tc>
      </w:tr>
    </w:tbl>
    <w:p w:rsidR="00E64F4B" w:rsidRPr="00D74B0F" w:rsidRDefault="00E64F4B" w:rsidP="00E64F4B">
      <w:pPr>
        <w:jc w:val="center"/>
        <w:rPr>
          <w:b/>
        </w:rPr>
      </w:pPr>
    </w:p>
    <w:p w:rsidR="00E64F4B" w:rsidRPr="00D74B0F" w:rsidRDefault="00E64F4B" w:rsidP="00E64F4B">
      <w:pPr>
        <w:jc w:val="cente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rsidP="00E64F4B">
            <w:pPr>
              <w:keepNext/>
              <w:keepLines/>
              <w:widowControl w:val="0"/>
              <w:autoSpaceDE w:val="0"/>
              <w:autoSpaceDN w:val="0"/>
              <w:adjustRightInd w:val="0"/>
              <w:jc w:val="right"/>
            </w:pPr>
            <w:r w:rsidRPr="00D74B0F">
              <w:t>10.</w:t>
            </w:r>
          </w:p>
        </w:tc>
        <w:tc>
          <w:tcPr>
            <w:tcW w:w="86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What is the coefficient for O</w:t>
            </w:r>
            <w:r w:rsidRPr="00D74B0F">
              <w:rPr>
                <w:vertAlign w:val="subscript"/>
              </w:rPr>
              <w:t>2</w:t>
            </w:r>
            <w:r w:rsidRPr="00D74B0F">
              <w:t>(g) when this equation is balanced?</w:t>
            </w:r>
          </w:p>
          <w:p w:rsidR="00E64F4B" w:rsidRPr="00D74B0F" w:rsidRDefault="00E64F4B" w:rsidP="00F8265E">
            <w:pPr>
              <w:keepNext/>
              <w:keepLines/>
              <w:widowControl w:val="0"/>
              <w:autoSpaceDE w:val="0"/>
              <w:autoSpaceDN w:val="0"/>
              <w:adjustRightInd w:val="0"/>
            </w:pPr>
          </w:p>
          <w:p w:rsidR="00E64F4B" w:rsidRPr="00D74B0F" w:rsidRDefault="00E64F4B" w:rsidP="00F8265E">
            <w:pPr>
              <w:keepNext/>
              <w:keepLines/>
              <w:widowControl w:val="0"/>
              <w:autoSpaceDE w:val="0"/>
              <w:autoSpaceDN w:val="0"/>
              <w:adjustRightInd w:val="0"/>
              <w:jc w:val="center"/>
            </w:pPr>
            <w:r w:rsidRPr="00D74B0F">
              <w:t>C</w:t>
            </w:r>
            <w:r w:rsidRPr="00D74B0F">
              <w:rPr>
                <w:vertAlign w:val="subscript"/>
              </w:rPr>
              <w:t>2</w:t>
            </w:r>
            <w:r w:rsidRPr="00D74B0F">
              <w:t>H</w:t>
            </w:r>
            <w:r w:rsidRPr="00D74B0F">
              <w:rPr>
                <w:vertAlign w:val="subscript"/>
              </w:rPr>
              <w:t>6</w:t>
            </w:r>
            <w:r w:rsidRPr="00D74B0F">
              <w:t>(g)   +      O</w:t>
            </w:r>
            <w:r w:rsidRPr="00D74B0F">
              <w:rPr>
                <w:vertAlign w:val="subscript"/>
              </w:rPr>
              <w:t>2</w:t>
            </w:r>
            <w:r w:rsidRPr="00D74B0F">
              <w:t xml:space="preserve">(g)     </w:t>
            </w:r>
            <w:r w:rsidRPr="00D74B0F">
              <w:sym w:font="Wingdings" w:char="F0E0"/>
            </w:r>
            <w:r w:rsidRPr="00D74B0F">
              <w:t xml:space="preserve">    H</w:t>
            </w:r>
            <w:r w:rsidRPr="00D74B0F">
              <w:rPr>
                <w:vertAlign w:val="subscript"/>
              </w:rPr>
              <w:t>2</w:t>
            </w:r>
            <w:r w:rsidRPr="00D74B0F">
              <w:t>O(g)  +    CO</w:t>
            </w:r>
            <w:r w:rsidRPr="00D74B0F">
              <w:rPr>
                <w:vertAlign w:val="subscript"/>
              </w:rPr>
              <w:t>2</w:t>
            </w:r>
            <w:r w:rsidRPr="00D74B0F">
              <w:t>(g)</w:t>
            </w:r>
          </w:p>
        </w:tc>
      </w:tr>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A)</w:t>
            </w:r>
            <w:r w:rsidRPr="00D74B0F">
              <w:rPr>
                <w:vertAlign w:val="superscript"/>
              </w:rPr>
              <w:t xml:space="preserve"> </w:t>
            </w:r>
            <w:r w:rsidRPr="00D74B0F">
              <w:t xml:space="preserve"> 7   </w:t>
            </w:r>
          </w:p>
          <w:p w:rsidR="00E64F4B" w:rsidRPr="00D74B0F" w:rsidRDefault="00E64F4B">
            <w:pPr>
              <w:keepNext/>
              <w:keepLines/>
              <w:widowControl w:val="0"/>
              <w:autoSpaceDE w:val="0"/>
              <w:autoSpaceDN w:val="0"/>
              <w:adjustRightInd w:val="0"/>
            </w:pPr>
            <w:r w:rsidRPr="00D74B0F">
              <w:t>B) 4</w:t>
            </w:r>
          </w:p>
          <w:p w:rsidR="00E64F4B" w:rsidRPr="00D74B0F" w:rsidRDefault="00E64F4B">
            <w:pPr>
              <w:keepNext/>
              <w:keepLines/>
              <w:widowControl w:val="0"/>
              <w:autoSpaceDE w:val="0"/>
              <w:autoSpaceDN w:val="0"/>
              <w:adjustRightInd w:val="0"/>
            </w:pPr>
            <w:r w:rsidRPr="00D74B0F">
              <w:t>C) 3.5</w:t>
            </w:r>
          </w:p>
          <w:p w:rsidR="00E64F4B" w:rsidRPr="00D74B0F" w:rsidRDefault="00E64F4B">
            <w:pPr>
              <w:keepNext/>
              <w:keepLines/>
              <w:widowControl w:val="0"/>
              <w:autoSpaceDE w:val="0"/>
              <w:autoSpaceDN w:val="0"/>
              <w:adjustRightInd w:val="0"/>
            </w:pPr>
            <w:r w:rsidRPr="00D74B0F">
              <w:t>D) 1.75</w:t>
            </w:r>
          </w:p>
          <w:p w:rsidR="00E64F4B" w:rsidRPr="00D74B0F" w:rsidRDefault="00E64F4B" w:rsidP="00F8265E">
            <w:pPr>
              <w:keepNext/>
              <w:keepLines/>
              <w:widowControl w:val="0"/>
              <w:autoSpaceDE w:val="0"/>
              <w:autoSpaceDN w:val="0"/>
              <w:adjustRightInd w:val="0"/>
            </w:pPr>
            <w:r w:rsidRPr="00D74B0F">
              <w:t>E) 2</w:t>
            </w:r>
          </w:p>
        </w:tc>
      </w:tr>
    </w:tbl>
    <w:p w:rsidR="00E64F4B" w:rsidRPr="00D74B0F" w:rsidRDefault="00E64F4B" w:rsidP="00E64F4B">
      <w:pPr>
        <w:jc w:val="cente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11.</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Which ionic compound below is </w:t>
            </w:r>
            <w:r w:rsidRPr="00D74B0F">
              <w:rPr>
                <w:i/>
              </w:rPr>
              <w:t>insoluble</w:t>
            </w:r>
            <w:r w:rsidRPr="00D74B0F">
              <w:t xml:space="preserve"> in aqueous solution?</w:t>
            </w:r>
          </w:p>
          <w:p w:rsidR="00E64F4B" w:rsidRPr="00D74B0F" w:rsidRDefault="00E64F4B">
            <w:pPr>
              <w:keepNext/>
              <w:keepLines/>
              <w:widowControl w:val="0"/>
              <w:autoSpaceDE w:val="0"/>
              <w:autoSpaceDN w:val="0"/>
              <w:adjustRightInd w:val="0"/>
            </w:pPr>
            <w:r w:rsidRPr="00D74B0F">
              <w:t xml:space="preserve"> </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LiOH</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 CaCO</w:t>
                  </w:r>
                  <w:r w:rsidRPr="00D74B0F">
                    <w:rPr>
                      <w:vertAlign w:val="subscript"/>
                    </w:rPr>
                    <w:t>3</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 K</w:t>
                  </w:r>
                  <w:r w:rsidRPr="00D74B0F">
                    <w:rPr>
                      <w:vertAlign w:val="subscript"/>
                    </w:rPr>
                    <w:t>3</w:t>
                  </w:r>
                  <w:r w:rsidRPr="00D74B0F">
                    <w:t>PO</w:t>
                  </w:r>
                  <w:r w:rsidRPr="00D74B0F">
                    <w:rPr>
                      <w:vertAlign w:val="subscript"/>
                    </w:rPr>
                    <w:t>4</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 (NH</w:t>
                  </w:r>
                  <w:r w:rsidRPr="00D74B0F">
                    <w:rPr>
                      <w:vertAlign w:val="subscript"/>
                    </w:rPr>
                    <w:t>4</w:t>
                  </w:r>
                  <w:r w:rsidRPr="00D74B0F">
                    <w:t>)</w:t>
                  </w:r>
                  <w:r w:rsidRPr="00D74B0F">
                    <w:rPr>
                      <w:vertAlign w:val="subscript"/>
                    </w:rPr>
                    <w:t>2</w:t>
                  </w:r>
                  <w:r w:rsidRPr="00D74B0F">
                    <w:t>SO</w:t>
                  </w:r>
                  <w:r w:rsidRPr="00D74B0F">
                    <w:rPr>
                      <w:vertAlign w:val="subscript"/>
                    </w:rPr>
                    <w:t>4</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 FeCl</w:t>
                  </w:r>
                  <w:r w:rsidRPr="00D74B0F">
                    <w:rPr>
                      <w:vertAlign w:val="subscript"/>
                    </w:rPr>
                    <w:t>2</w:t>
                  </w:r>
                </w:p>
              </w:tc>
            </w:tr>
          </w:tbl>
          <w:p w:rsidR="00E64F4B" w:rsidRPr="00D74B0F" w:rsidRDefault="00E64F4B">
            <w:pPr>
              <w:keepNext/>
              <w:keepLines/>
              <w:widowControl w:val="0"/>
              <w:autoSpaceDE w:val="0"/>
              <w:autoSpaceDN w:val="0"/>
              <w:adjustRightInd w:val="0"/>
            </w:pPr>
          </w:p>
        </w:tc>
      </w:tr>
    </w:tbl>
    <w:p w:rsidR="009C7861" w:rsidRPr="00D74B0F" w:rsidRDefault="009C7861" w:rsidP="00E64F4B">
      <w:pPr>
        <w:jc w:val="center"/>
        <w:rPr>
          <w:b/>
        </w:rPr>
      </w:pPr>
    </w:p>
    <w:p w:rsidR="009C7861" w:rsidRPr="00D74B0F" w:rsidRDefault="009C7861" w:rsidP="009C7861">
      <w:r w:rsidRPr="00D74B0F">
        <w:br/>
      </w:r>
      <w:r w:rsidR="00A34DC4" w:rsidRPr="00D74B0F">
        <w:t>13</w:t>
      </w:r>
      <w:r w:rsidRPr="00D74B0F">
        <w:t>.  What is the chemical formula for the compound containing the iron(III) cation and the sulfate anion?</w:t>
      </w:r>
    </w:p>
    <w:p w:rsidR="009C7861" w:rsidRPr="00D74B0F" w:rsidRDefault="009C7861" w:rsidP="009C7861"/>
    <w:p w:rsidR="009C7861" w:rsidRPr="00D74B0F" w:rsidRDefault="009C7861" w:rsidP="009C7861">
      <w:r w:rsidRPr="00D74B0F">
        <w:tab/>
        <w:t>A) Fe</w:t>
      </w:r>
      <w:r w:rsidRPr="00D74B0F">
        <w:rPr>
          <w:vertAlign w:val="subscript"/>
        </w:rPr>
        <w:t>3</w:t>
      </w:r>
      <w:r w:rsidRPr="00D74B0F">
        <w:t>SO</w:t>
      </w:r>
      <w:r w:rsidRPr="00D74B0F">
        <w:rPr>
          <w:vertAlign w:val="subscript"/>
        </w:rPr>
        <w:t>4</w:t>
      </w:r>
    </w:p>
    <w:p w:rsidR="009C7861" w:rsidRPr="00D74B0F" w:rsidRDefault="009C7861" w:rsidP="009C7861">
      <w:r w:rsidRPr="00D74B0F">
        <w:tab/>
        <w:t>B) FeS</w:t>
      </w:r>
    </w:p>
    <w:p w:rsidR="009C7861" w:rsidRPr="00D74B0F" w:rsidRDefault="009C7861" w:rsidP="009C7861">
      <w:r w:rsidRPr="00D74B0F">
        <w:tab/>
        <w:t>C) Fe</w:t>
      </w:r>
      <w:r w:rsidRPr="00D74B0F">
        <w:rPr>
          <w:vertAlign w:val="subscript"/>
        </w:rPr>
        <w:t>3</w:t>
      </w:r>
      <w:r w:rsidRPr="00D74B0F">
        <w:t>(SO</w:t>
      </w:r>
      <w:r w:rsidRPr="00D74B0F">
        <w:rPr>
          <w:vertAlign w:val="subscript"/>
        </w:rPr>
        <w:t>4</w:t>
      </w:r>
      <w:r w:rsidRPr="00D74B0F">
        <w:t>)</w:t>
      </w:r>
      <w:r w:rsidRPr="00D74B0F">
        <w:rPr>
          <w:vertAlign w:val="subscript"/>
        </w:rPr>
        <w:t>2</w:t>
      </w:r>
    </w:p>
    <w:p w:rsidR="009C7861" w:rsidRPr="00D74B0F" w:rsidRDefault="009C7861" w:rsidP="009C7861">
      <w:r w:rsidRPr="00D74B0F">
        <w:tab/>
        <w:t>D) Fe</w:t>
      </w:r>
      <w:r w:rsidRPr="00D74B0F">
        <w:rPr>
          <w:vertAlign w:val="subscript"/>
        </w:rPr>
        <w:t>2</w:t>
      </w:r>
      <w:r w:rsidRPr="00D74B0F">
        <w:t>(SO</w:t>
      </w:r>
      <w:r w:rsidRPr="00D74B0F">
        <w:rPr>
          <w:vertAlign w:val="subscript"/>
        </w:rPr>
        <w:t>4</w:t>
      </w:r>
      <w:r w:rsidRPr="00D74B0F">
        <w:t>)</w:t>
      </w:r>
      <w:r w:rsidRPr="00D74B0F">
        <w:rPr>
          <w:vertAlign w:val="subscript"/>
        </w:rPr>
        <w:t>3</w:t>
      </w:r>
    </w:p>
    <w:p w:rsidR="009C7861" w:rsidRPr="00D74B0F" w:rsidRDefault="009C7861" w:rsidP="009C7861">
      <w:r w:rsidRPr="00D74B0F">
        <w:tab/>
        <w:t>E) Fe</w:t>
      </w:r>
      <w:r w:rsidRPr="00D74B0F">
        <w:rPr>
          <w:vertAlign w:val="subscript"/>
        </w:rPr>
        <w:t>2</w:t>
      </w:r>
      <w:r w:rsidRPr="00D74B0F">
        <w:t>S</w:t>
      </w:r>
      <w:r w:rsidRPr="00D74B0F">
        <w:rPr>
          <w:vertAlign w:val="subscript"/>
        </w:rPr>
        <w:t>3</w:t>
      </w:r>
    </w:p>
    <w:p w:rsidR="009C7861" w:rsidRPr="00D74B0F" w:rsidRDefault="009C7861" w:rsidP="009C7861"/>
    <w:p w:rsidR="009C7861" w:rsidRPr="00D74B0F" w:rsidRDefault="00A34DC4" w:rsidP="009C7861">
      <w:r w:rsidRPr="00D74B0F">
        <w:t>14</w:t>
      </w:r>
      <w:r w:rsidR="009C7861" w:rsidRPr="00D74B0F">
        <w:t xml:space="preserve">.  Which chemical species is </w:t>
      </w:r>
      <w:r w:rsidR="009C7861" w:rsidRPr="00D74B0F">
        <w:rPr>
          <w:i/>
        </w:rPr>
        <w:t>incorrectly</w:t>
      </w:r>
      <w:r w:rsidR="009C7861" w:rsidRPr="00D74B0F">
        <w:t xml:space="preserve"> named?</w:t>
      </w:r>
    </w:p>
    <w:p w:rsidR="009C7861" w:rsidRPr="00D74B0F" w:rsidRDefault="009C7861" w:rsidP="009C7861"/>
    <w:p w:rsidR="009C7861" w:rsidRPr="00D74B0F" w:rsidRDefault="009C7861" w:rsidP="009C7861">
      <w:r w:rsidRPr="00D74B0F">
        <w:tab/>
        <w:t>A) CaBr</w:t>
      </w:r>
      <w:r w:rsidRPr="00D74B0F">
        <w:rPr>
          <w:vertAlign w:val="subscript"/>
        </w:rPr>
        <w:t>2</w:t>
      </w:r>
      <w:r w:rsidRPr="00D74B0F">
        <w:tab/>
      </w:r>
      <w:r w:rsidRPr="00D74B0F">
        <w:tab/>
        <w:t>calcium bromide</w:t>
      </w:r>
    </w:p>
    <w:p w:rsidR="009C7861" w:rsidRPr="00D74B0F" w:rsidRDefault="009C7861" w:rsidP="009C7861">
      <w:r w:rsidRPr="00D74B0F">
        <w:tab/>
        <w:t>B) TiCl</w:t>
      </w:r>
      <w:r w:rsidRPr="00D74B0F">
        <w:rPr>
          <w:vertAlign w:val="subscript"/>
        </w:rPr>
        <w:t>2</w:t>
      </w:r>
      <w:r w:rsidRPr="00D74B0F">
        <w:tab/>
      </w:r>
      <w:r w:rsidRPr="00D74B0F">
        <w:tab/>
        <w:t>titanium(II) chloride</w:t>
      </w:r>
    </w:p>
    <w:p w:rsidR="009C7861" w:rsidRPr="00D74B0F" w:rsidRDefault="009C7861" w:rsidP="009C7861">
      <w:r w:rsidRPr="00D74B0F">
        <w:tab/>
        <w:t>C) (NH</w:t>
      </w:r>
      <w:r w:rsidRPr="00D74B0F">
        <w:rPr>
          <w:vertAlign w:val="subscript"/>
        </w:rPr>
        <w:t>4</w:t>
      </w:r>
      <w:r w:rsidRPr="00D74B0F">
        <w:t>)</w:t>
      </w:r>
      <w:r w:rsidRPr="00D74B0F">
        <w:rPr>
          <w:vertAlign w:val="subscript"/>
        </w:rPr>
        <w:t>2</w:t>
      </w:r>
      <w:r w:rsidRPr="00D74B0F">
        <w:t>CO</w:t>
      </w:r>
      <w:r w:rsidRPr="00D74B0F">
        <w:rPr>
          <w:vertAlign w:val="subscript"/>
        </w:rPr>
        <w:t>3</w:t>
      </w:r>
      <w:r w:rsidRPr="00D74B0F">
        <w:tab/>
      </w:r>
      <w:r w:rsidRPr="00D74B0F">
        <w:tab/>
        <w:t>ammonium carbonate</w:t>
      </w:r>
    </w:p>
    <w:p w:rsidR="009C7861" w:rsidRPr="00D74B0F" w:rsidRDefault="009C7861" w:rsidP="009C7861">
      <w:r w:rsidRPr="00D74B0F">
        <w:tab/>
        <w:t>D) PF</w:t>
      </w:r>
      <w:r w:rsidRPr="00D74B0F">
        <w:rPr>
          <w:vertAlign w:val="subscript"/>
        </w:rPr>
        <w:t>5</w:t>
      </w:r>
      <w:r w:rsidRPr="00D74B0F">
        <w:tab/>
      </w:r>
      <w:r w:rsidRPr="00D74B0F">
        <w:tab/>
      </w:r>
      <w:r w:rsidRPr="00D74B0F">
        <w:tab/>
        <w:t>phosphorus pentafluoride</w:t>
      </w:r>
    </w:p>
    <w:p w:rsidR="009C7861" w:rsidRPr="00D74B0F" w:rsidRDefault="009C7861" w:rsidP="009C7861">
      <w:r w:rsidRPr="00D74B0F">
        <w:tab/>
        <w:t>E) SO</w:t>
      </w:r>
      <w:r w:rsidRPr="00D74B0F">
        <w:rPr>
          <w:vertAlign w:val="subscript"/>
        </w:rPr>
        <w:t>3</w:t>
      </w:r>
      <w:r w:rsidRPr="00D74B0F">
        <w:rPr>
          <w:vertAlign w:val="superscript"/>
        </w:rPr>
        <w:t>2-</w:t>
      </w:r>
      <w:r w:rsidRPr="00D74B0F">
        <w:tab/>
      </w:r>
      <w:r w:rsidRPr="00D74B0F">
        <w:tab/>
        <w:t>sulfur trioxide</w:t>
      </w:r>
    </w:p>
    <w:p w:rsidR="00A34DC4" w:rsidRPr="00D74B0F" w:rsidRDefault="00A34DC4" w:rsidP="009C7861"/>
    <w:p w:rsidR="009C7861" w:rsidRPr="00D74B0F" w:rsidRDefault="009C7861" w:rsidP="009C7861"/>
    <w:p w:rsidR="009C7861" w:rsidRPr="00D74B0F" w:rsidRDefault="00A34DC4" w:rsidP="009C7861">
      <w:r w:rsidRPr="00D74B0F">
        <w:t>15</w:t>
      </w:r>
      <w:r w:rsidR="009C7861" w:rsidRPr="00D74B0F">
        <w:t>.  The metal X forms the chloride XCl</w:t>
      </w:r>
      <w:r w:rsidR="009C7861" w:rsidRPr="00D74B0F">
        <w:rPr>
          <w:vertAlign w:val="subscript"/>
        </w:rPr>
        <w:t>4</w:t>
      </w:r>
      <w:r w:rsidR="009C7861" w:rsidRPr="00D74B0F">
        <w:t xml:space="preserve"> containing 74.76% Cl by mass.  What is element X?</w:t>
      </w:r>
    </w:p>
    <w:p w:rsidR="009C7861" w:rsidRPr="00D74B0F" w:rsidRDefault="009C7861" w:rsidP="009C7861"/>
    <w:p w:rsidR="009C7861" w:rsidRPr="00D74B0F" w:rsidRDefault="009C7861" w:rsidP="009C7861">
      <w:r w:rsidRPr="00D74B0F">
        <w:tab/>
        <w:t>A) B</w:t>
      </w:r>
    </w:p>
    <w:p w:rsidR="009C7861" w:rsidRPr="00D74B0F" w:rsidRDefault="009C7861" w:rsidP="009C7861">
      <w:r w:rsidRPr="00D74B0F">
        <w:tab/>
        <w:t>B) Ti</w:t>
      </w:r>
    </w:p>
    <w:p w:rsidR="009C7861" w:rsidRPr="00D74B0F" w:rsidRDefault="009C7861" w:rsidP="009C7861">
      <w:r w:rsidRPr="00D74B0F">
        <w:tab/>
        <w:t>C) Mg</w:t>
      </w:r>
    </w:p>
    <w:p w:rsidR="009C7861" w:rsidRPr="00D74B0F" w:rsidRDefault="009C7861" w:rsidP="009C7861">
      <w:r w:rsidRPr="00D74B0F">
        <w:tab/>
        <w:t>D) C</w:t>
      </w:r>
    </w:p>
    <w:p w:rsidR="009C7861" w:rsidRPr="00D74B0F" w:rsidRDefault="009C7861" w:rsidP="009C7861">
      <w:r w:rsidRPr="00D74B0F">
        <w:tab/>
        <w:t>E) There is not enough information to answer the question.</w:t>
      </w:r>
    </w:p>
    <w:p w:rsidR="00A34DC4" w:rsidRPr="00D74B0F" w:rsidRDefault="00A34DC4" w:rsidP="009C7861"/>
    <w:p w:rsidR="00A34DC4" w:rsidRPr="00D74B0F" w:rsidRDefault="00A34DC4" w:rsidP="009C7861"/>
    <w:p w:rsidR="009C7861" w:rsidRPr="00D74B0F" w:rsidRDefault="00A34DC4" w:rsidP="009C7861">
      <w:r w:rsidRPr="00D74B0F">
        <w:t>16</w:t>
      </w:r>
      <w:r w:rsidR="009C7861" w:rsidRPr="00D74B0F">
        <w:t>.  What are the coefficients represented by A and B, respectively, in the balanced chemical reaction:</w:t>
      </w:r>
    </w:p>
    <w:p w:rsidR="009C7861" w:rsidRPr="00D74B0F" w:rsidRDefault="009C7861" w:rsidP="009C7861">
      <w:r w:rsidRPr="00D74B0F">
        <w:t xml:space="preserve"> </w:t>
      </w:r>
    </w:p>
    <w:p w:rsidR="009C7861" w:rsidRPr="00D74B0F" w:rsidRDefault="009C7861" w:rsidP="009C7861">
      <w:pPr>
        <w:jc w:val="center"/>
      </w:pPr>
      <w:r w:rsidRPr="00D74B0F">
        <w:t xml:space="preserve">___ SrO(s)  + ___Al(s)  </w:t>
      </w:r>
      <w:r w:rsidRPr="00D74B0F">
        <w:sym w:font="Wingdings" w:char="F0E0"/>
      </w:r>
      <w:r w:rsidRPr="00D74B0F">
        <w:t xml:space="preserve">  __Sr(s) + ___Al</w:t>
      </w:r>
      <w:r w:rsidRPr="00D74B0F">
        <w:rPr>
          <w:vertAlign w:val="subscript"/>
        </w:rPr>
        <w:t>2</w:t>
      </w:r>
      <w:r w:rsidRPr="00D74B0F">
        <w:t>O</w:t>
      </w:r>
      <w:r w:rsidRPr="00D74B0F">
        <w:rPr>
          <w:vertAlign w:val="subscript"/>
        </w:rPr>
        <w:t>3</w:t>
      </w:r>
      <w:r w:rsidRPr="00D74B0F">
        <w:t>(s)</w:t>
      </w:r>
    </w:p>
    <w:p w:rsidR="009C7861" w:rsidRPr="00D74B0F" w:rsidRDefault="009C7861" w:rsidP="009C7861">
      <w:r w:rsidRPr="00D74B0F">
        <w:tab/>
      </w:r>
      <w:r w:rsidRPr="00D74B0F">
        <w:tab/>
        <w:t xml:space="preserve">         A                    B                    C</w:t>
      </w:r>
      <w:r w:rsidRPr="00D74B0F">
        <w:tab/>
        <w:t xml:space="preserve">           D</w:t>
      </w:r>
    </w:p>
    <w:p w:rsidR="009C7861" w:rsidRPr="00D74B0F" w:rsidRDefault="009C7861" w:rsidP="009C7861">
      <w:pPr>
        <w:jc w:val="center"/>
      </w:pPr>
    </w:p>
    <w:p w:rsidR="009C7861" w:rsidRPr="00D74B0F" w:rsidRDefault="009C7861" w:rsidP="009C7861">
      <w:r w:rsidRPr="00D74B0F">
        <w:tab/>
        <w:t>A) 1 and 1</w:t>
      </w:r>
    </w:p>
    <w:p w:rsidR="009C7861" w:rsidRPr="00D74B0F" w:rsidRDefault="009C7861" w:rsidP="009C7861">
      <w:r w:rsidRPr="00D74B0F">
        <w:tab/>
        <w:t>B) 3 and 2</w:t>
      </w:r>
    </w:p>
    <w:p w:rsidR="009C7861" w:rsidRPr="00D74B0F" w:rsidRDefault="009C7861" w:rsidP="009C7861">
      <w:r w:rsidRPr="00D74B0F">
        <w:tab/>
        <w:t>C) 2 and 3</w:t>
      </w:r>
    </w:p>
    <w:p w:rsidR="009C7861" w:rsidRPr="00D74B0F" w:rsidRDefault="009C7861" w:rsidP="009C7861">
      <w:r w:rsidRPr="00D74B0F">
        <w:tab/>
        <w:t>D) 1 and 2</w:t>
      </w:r>
    </w:p>
    <w:p w:rsidR="009C7861" w:rsidRPr="00D74B0F" w:rsidRDefault="009C7861" w:rsidP="009C7861">
      <w:r w:rsidRPr="00D74B0F">
        <w:tab/>
        <w:t>E) 2 and 2</w:t>
      </w:r>
    </w:p>
    <w:p w:rsidR="009C7861" w:rsidRPr="00D74B0F" w:rsidRDefault="009C7861" w:rsidP="009C7861"/>
    <w:p w:rsidR="00D76652" w:rsidRPr="00D74B0F" w:rsidRDefault="00D76652" w:rsidP="009C7861"/>
    <w:p w:rsidR="00D76652" w:rsidRPr="00D74B0F" w:rsidRDefault="00D76652" w:rsidP="009C7861"/>
    <w:p w:rsidR="00D76652" w:rsidRPr="00D74B0F" w:rsidRDefault="00D76652" w:rsidP="009C7861"/>
    <w:p w:rsidR="00D76652" w:rsidRPr="00D74B0F" w:rsidRDefault="00D76652" w:rsidP="009C7861"/>
    <w:p w:rsidR="00D76652" w:rsidRPr="00D74B0F" w:rsidRDefault="00D76652" w:rsidP="009C7861"/>
    <w:p w:rsidR="009C7861" w:rsidRPr="00D74B0F" w:rsidRDefault="00A34DC4" w:rsidP="009C7861">
      <w:r w:rsidRPr="00D74B0F">
        <w:t>17</w:t>
      </w:r>
      <w:r w:rsidR="009C7861" w:rsidRPr="00D74B0F">
        <w:t>.  How many atoms of nitrogen are in 20.85 g Ba(NO</w:t>
      </w:r>
      <w:r w:rsidR="009C7861" w:rsidRPr="00D74B0F">
        <w:rPr>
          <w:vertAlign w:val="subscript"/>
        </w:rPr>
        <w:t>3</w:t>
      </w:r>
      <w:r w:rsidR="009C7861" w:rsidRPr="00D74B0F">
        <w:t>)</w:t>
      </w:r>
      <w:r w:rsidR="009C7861" w:rsidRPr="00D74B0F">
        <w:rPr>
          <w:vertAlign w:val="subscript"/>
        </w:rPr>
        <w:t>2</w:t>
      </w:r>
      <w:r w:rsidR="009C7861" w:rsidRPr="00D74B0F">
        <w:t xml:space="preserve"> ?  The molar mass of Ba(NO</w:t>
      </w:r>
      <w:r w:rsidR="009C7861" w:rsidRPr="00D74B0F">
        <w:rPr>
          <w:vertAlign w:val="subscript"/>
        </w:rPr>
        <w:t>3</w:t>
      </w:r>
      <w:r w:rsidR="009C7861" w:rsidRPr="00D74B0F">
        <w:t>)</w:t>
      </w:r>
      <w:r w:rsidR="009C7861" w:rsidRPr="00D74B0F">
        <w:rPr>
          <w:vertAlign w:val="subscript"/>
        </w:rPr>
        <w:t>2</w:t>
      </w:r>
      <w:r w:rsidR="009C7861" w:rsidRPr="00D74B0F">
        <w:t xml:space="preserve"> is 261.337 g/mol.</w:t>
      </w:r>
    </w:p>
    <w:p w:rsidR="009C7861" w:rsidRPr="00D74B0F" w:rsidRDefault="009C7861" w:rsidP="009C7861"/>
    <w:p w:rsidR="009C7861" w:rsidRPr="00D74B0F" w:rsidRDefault="009C7861" w:rsidP="009C7861">
      <w:r w:rsidRPr="00D74B0F">
        <w:tab/>
        <w:t>A) 8.84 x 10</w:t>
      </w:r>
      <w:r w:rsidRPr="00D74B0F">
        <w:rPr>
          <w:vertAlign w:val="superscript"/>
        </w:rPr>
        <w:t>24</w:t>
      </w:r>
      <w:r w:rsidRPr="00D74B0F">
        <w:t xml:space="preserve"> atoms</w:t>
      </w:r>
    </w:p>
    <w:p w:rsidR="009C7861" w:rsidRPr="00D74B0F" w:rsidRDefault="009C7861" w:rsidP="009C7861">
      <w:r w:rsidRPr="00D74B0F">
        <w:tab/>
        <w:t>B) 4.80 x 10</w:t>
      </w:r>
      <w:r w:rsidRPr="00D74B0F">
        <w:rPr>
          <w:vertAlign w:val="superscript"/>
        </w:rPr>
        <w:t>22</w:t>
      </w:r>
      <w:r w:rsidRPr="00D74B0F">
        <w:t xml:space="preserve"> atoms</w:t>
      </w:r>
    </w:p>
    <w:p w:rsidR="009C7861" w:rsidRPr="00D74B0F" w:rsidRDefault="009C7861" w:rsidP="009C7861">
      <w:r w:rsidRPr="00D74B0F">
        <w:tab/>
        <w:t>C) 9.60 x 10</w:t>
      </w:r>
      <w:r w:rsidRPr="00D74B0F">
        <w:rPr>
          <w:vertAlign w:val="superscript"/>
        </w:rPr>
        <w:t>22</w:t>
      </w:r>
      <w:r w:rsidRPr="00D74B0F">
        <w:t xml:space="preserve"> atoms</w:t>
      </w:r>
      <w:r w:rsidRPr="00D74B0F">
        <w:br/>
      </w:r>
      <w:r w:rsidRPr="00D74B0F">
        <w:tab/>
        <w:t>D) 1.92 x 10</w:t>
      </w:r>
      <w:r w:rsidRPr="00D74B0F">
        <w:rPr>
          <w:vertAlign w:val="superscript"/>
        </w:rPr>
        <w:t>23</w:t>
      </w:r>
      <w:r w:rsidRPr="00D74B0F">
        <w:t xml:space="preserve"> atoms</w:t>
      </w:r>
    </w:p>
    <w:p w:rsidR="009C7861" w:rsidRPr="00D74B0F" w:rsidRDefault="009C7861" w:rsidP="009C7861">
      <w:r w:rsidRPr="00D74B0F">
        <w:tab/>
        <w:t>E) 8.13 x 10</w:t>
      </w:r>
      <w:r w:rsidRPr="00D74B0F">
        <w:rPr>
          <w:vertAlign w:val="superscript"/>
        </w:rPr>
        <w:t>26</w:t>
      </w:r>
      <w:r w:rsidRPr="00D74B0F">
        <w:t xml:space="preserve"> atoms</w:t>
      </w:r>
      <w:r w:rsidRPr="00D74B0F">
        <w:br/>
      </w:r>
    </w:p>
    <w:p w:rsidR="009C7861" w:rsidRPr="00D74B0F" w:rsidRDefault="00A34DC4" w:rsidP="009C7861">
      <w:r w:rsidRPr="00D74B0F">
        <w:t>18</w:t>
      </w:r>
      <w:r w:rsidR="009C7861" w:rsidRPr="00D74B0F">
        <w:t>.  What is the solid produced when Li</w:t>
      </w:r>
      <w:r w:rsidR="009C7861" w:rsidRPr="00D74B0F">
        <w:rPr>
          <w:vertAlign w:val="subscript"/>
        </w:rPr>
        <w:t>3</w:t>
      </w:r>
      <w:r w:rsidR="009C7861" w:rsidRPr="00D74B0F">
        <w:t>PO</w:t>
      </w:r>
      <w:r w:rsidR="009C7861" w:rsidRPr="00D74B0F">
        <w:rPr>
          <w:vertAlign w:val="subscript"/>
        </w:rPr>
        <w:t>4</w:t>
      </w:r>
      <w:r w:rsidR="009C7861" w:rsidRPr="00D74B0F">
        <w:t xml:space="preserve"> reacts with calcium nitrate?</w:t>
      </w:r>
    </w:p>
    <w:p w:rsidR="009C7861" w:rsidRPr="00D74B0F" w:rsidRDefault="009C7861" w:rsidP="009C7861"/>
    <w:p w:rsidR="009C7861" w:rsidRPr="00D74B0F" w:rsidRDefault="009C7861" w:rsidP="009C7861">
      <w:r w:rsidRPr="00D74B0F">
        <w:tab/>
        <w:t>A) LiNO</w:t>
      </w:r>
      <w:r w:rsidRPr="00D74B0F">
        <w:rPr>
          <w:vertAlign w:val="subscript"/>
        </w:rPr>
        <w:t>3</w:t>
      </w:r>
    </w:p>
    <w:p w:rsidR="009C7861" w:rsidRPr="00D74B0F" w:rsidRDefault="009C7861" w:rsidP="009C7861">
      <w:r w:rsidRPr="00D74B0F">
        <w:tab/>
        <w:t>B) Ca</w:t>
      </w:r>
      <w:r w:rsidRPr="00D74B0F">
        <w:rPr>
          <w:vertAlign w:val="subscript"/>
        </w:rPr>
        <w:t>3</w:t>
      </w:r>
      <w:r w:rsidRPr="00D74B0F">
        <w:t>(PO</w:t>
      </w:r>
      <w:r w:rsidRPr="00D74B0F">
        <w:rPr>
          <w:vertAlign w:val="subscript"/>
        </w:rPr>
        <w:t>4</w:t>
      </w:r>
      <w:r w:rsidRPr="00D74B0F">
        <w:t>)</w:t>
      </w:r>
      <w:r w:rsidRPr="00D74B0F">
        <w:rPr>
          <w:vertAlign w:val="subscript"/>
        </w:rPr>
        <w:t>2</w:t>
      </w:r>
    </w:p>
    <w:p w:rsidR="009C7861" w:rsidRPr="00D74B0F" w:rsidRDefault="009C7861" w:rsidP="009C7861">
      <w:r w:rsidRPr="00D74B0F">
        <w:tab/>
        <w:t>C) Ca</w:t>
      </w:r>
      <w:r w:rsidRPr="00D74B0F">
        <w:rPr>
          <w:vertAlign w:val="superscript"/>
        </w:rPr>
        <w:t>2+</w:t>
      </w:r>
    </w:p>
    <w:p w:rsidR="009C7861" w:rsidRPr="00D74B0F" w:rsidRDefault="009C7861" w:rsidP="009C7861">
      <w:r w:rsidRPr="00D74B0F">
        <w:tab/>
        <w:t>D) NO</w:t>
      </w:r>
      <w:r w:rsidRPr="00D74B0F">
        <w:rPr>
          <w:vertAlign w:val="subscript"/>
        </w:rPr>
        <w:t>3</w:t>
      </w:r>
      <w:r w:rsidRPr="00D74B0F">
        <w:rPr>
          <w:vertAlign w:val="superscript"/>
        </w:rPr>
        <w:t>-</w:t>
      </w:r>
    </w:p>
    <w:p w:rsidR="009C7861" w:rsidRPr="00D74B0F" w:rsidRDefault="009C7861" w:rsidP="009C7861">
      <w:r w:rsidRPr="00D74B0F">
        <w:tab/>
        <w:t>E) Li</w:t>
      </w:r>
    </w:p>
    <w:p w:rsidR="009C7861" w:rsidRPr="00D74B0F" w:rsidRDefault="009C7861" w:rsidP="009C7861"/>
    <w:p w:rsidR="009C7861" w:rsidRPr="00D74B0F" w:rsidRDefault="009C7861" w:rsidP="009C7861">
      <w:r w:rsidRPr="00D74B0F">
        <w:t>1</w:t>
      </w:r>
      <w:r w:rsidR="00A34DC4" w:rsidRPr="00D74B0F">
        <w:t>9</w:t>
      </w:r>
      <w:r w:rsidRPr="00D74B0F">
        <w:t>.  How many moles of HCl are required to completely react with 1.87 g Al according to the reaction:</w:t>
      </w:r>
    </w:p>
    <w:p w:rsidR="009C7861" w:rsidRPr="00D74B0F" w:rsidRDefault="009C7861" w:rsidP="009C7861">
      <w:pPr>
        <w:jc w:val="center"/>
      </w:pPr>
      <w:r w:rsidRPr="00D74B0F">
        <w:t xml:space="preserve">6 HCl(aq) + 2Al(s) </w:t>
      </w:r>
      <w:r w:rsidRPr="00D74B0F">
        <w:sym w:font="Wingdings" w:char="F0E0"/>
      </w:r>
      <w:r w:rsidRPr="00D74B0F">
        <w:t xml:space="preserve">  2AlCl</w:t>
      </w:r>
      <w:r w:rsidRPr="00D74B0F">
        <w:rPr>
          <w:vertAlign w:val="subscript"/>
        </w:rPr>
        <w:t>3</w:t>
      </w:r>
      <w:r w:rsidRPr="00D74B0F">
        <w:t>(aq) + 3H</w:t>
      </w:r>
      <w:r w:rsidRPr="00D74B0F">
        <w:rPr>
          <w:vertAlign w:val="subscript"/>
        </w:rPr>
        <w:t>2</w:t>
      </w:r>
      <w:r w:rsidRPr="00D74B0F">
        <w:t>(g)</w:t>
      </w:r>
    </w:p>
    <w:p w:rsidR="009C7861" w:rsidRPr="00D74B0F" w:rsidRDefault="009C7861" w:rsidP="009C7861">
      <w:pPr>
        <w:jc w:val="center"/>
      </w:pPr>
    </w:p>
    <w:p w:rsidR="009C7861" w:rsidRPr="00D74B0F" w:rsidRDefault="009C7861" w:rsidP="009C7861">
      <w:r w:rsidRPr="00D74B0F">
        <w:tab/>
        <w:t>A) 0.0347 mol</w:t>
      </w:r>
    </w:p>
    <w:p w:rsidR="009C7861" w:rsidRPr="00D74B0F" w:rsidRDefault="009C7861" w:rsidP="009C7861">
      <w:r w:rsidRPr="00D74B0F">
        <w:tab/>
        <w:t>B) 0.0693 mol</w:t>
      </w:r>
    </w:p>
    <w:p w:rsidR="009C7861" w:rsidRPr="00D74B0F" w:rsidRDefault="009C7861" w:rsidP="009C7861">
      <w:r w:rsidRPr="00D74B0F">
        <w:tab/>
        <w:t>C) 0.208 mol</w:t>
      </w:r>
    </w:p>
    <w:p w:rsidR="009C7861" w:rsidRPr="00D74B0F" w:rsidRDefault="009C7861" w:rsidP="009C7861">
      <w:r w:rsidRPr="00D74B0F">
        <w:tab/>
        <w:t>D) 0.419 mol</w:t>
      </w:r>
    </w:p>
    <w:p w:rsidR="009C7861" w:rsidRPr="00D74B0F" w:rsidRDefault="009C7861" w:rsidP="009C7861">
      <w:r w:rsidRPr="00D74B0F">
        <w:tab/>
        <w:t>E) 7.40 mol</w:t>
      </w:r>
    </w:p>
    <w:p w:rsidR="009C7861" w:rsidRPr="00D74B0F" w:rsidRDefault="009C7861" w:rsidP="009C7861"/>
    <w:p w:rsidR="009C7861" w:rsidRPr="00D74B0F" w:rsidRDefault="00A34DC4" w:rsidP="009C7861">
      <w:r w:rsidRPr="00D74B0F">
        <w:t>20</w:t>
      </w:r>
      <w:r w:rsidR="009C7861" w:rsidRPr="00D74B0F">
        <w:t>.  A 10.0 mL sample of an unknown concentration of K</w:t>
      </w:r>
      <w:r w:rsidR="009C7861" w:rsidRPr="00D74B0F">
        <w:rPr>
          <w:vertAlign w:val="subscript"/>
        </w:rPr>
        <w:t>2</w:t>
      </w:r>
      <w:r w:rsidR="009C7861" w:rsidRPr="00D74B0F">
        <w:t>CrO</w:t>
      </w:r>
      <w:r w:rsidR="009C7861" w:rsidRPr="00D74B0F">
        <w:softHyphen/>
        <w:t>4</w:t>
      </w:r>
      <w:r w:rsidR="009C7861" w:rsidRPr="00D74B0F">
        <w:softHyphen/>
        <w:t xml:space="preserve"> was diluted with water to a total volume of 250.0 mL.  The concentration of the resulting solution was 0.0200</w:t>
      </w:r>
      <w:r w:rsidR="009C7861" w:rsidRPr="00D74B0F">
        <w:rPr>
          <w:i/>
        </w:rPr>
        <w:t xml:space="preserve"> M</w:t>
      </w:r>
      <w:r w:rsidR="009C7861" w:rsidRPr="00D74B0F">
        <w:t>.  What was the concentration of the original 10.0 mL sample?</w:t>
      </w:r>
    </w:p>
    <w:p w:rsidR="009C7861" w:rsidRPr="00D74B0F" w:rsidRDefault="009C7861" w:rsidP="009C7861"/>
    <w:p w:rsidR="009C7861" w:rsidRPr="00D74B0F" w:rsidRDefault="009C7861" w:rsidP="009C7861">
      <w:r w:rsidRPr="00D74B0F">
        <w:tab/>
        <w:t xml:space="preserve">A) 0.0800 </w:t>
      </w:r>
      <w:r w:rsidRPr="00D74B0F">
        <w:rPr>
          <w:i/>
        </w:rPr>
        <w:t>M</w:t>
      </w:r>
    </w:p>
    <w:p w:rsidR="009C7861" w:rsidRPr="00D74B0F" w:rsidRDefault="009C7861" w:rsidP="009C7861">
      <w:r w:rsidRPr="00D74B0F">
        <w:tab/>
        <w:t xml:space="preserve">B) 0.172 </w:t>
      </w:r>
      <w:r w:rsidRPr="00D74B0F">
        <w:rPr>
          <w:i/>
        </w:rPr>
        <w:t>M</w:t>
      </w:r>
    </w:p>
    <w:p w:rsidR="009C7861" w:rsidRPr="00D74B0F" w:rsidRDefault="009C7861" w:rsidP="009C7861">
      <w:r w:rsidRPr="00D74B0F">
        <w:tab/>
        <w:t xml:space="preserve">C) 0.240 </w:t>
      </w:r>
      <w:r w:rsidRPr="00D74B0F">
        <w:rPr>
          <w:i/>
        </w:rPr>
        <w:t>M</w:t>
      </w:r>
    </w:p>
    <w:p w:rsidR="009C7861" w:rsidRPr="00D74B0F" w:rsidRDefault="009C7861" w:rsidP="009C7861">
      <w:pPr>
        <w:rPr>
          <w:i/>
        </w:rPr>
      </w:pPr>
      <w:r w:rsidRPr="00D74B0F">
        <w:tab/>
        <w:t xml:space="preserve">D) 0.250 </w:t>
      </w:r>
      <w:r w:rsidRPr="00D74B0F">
        <w:rPr>
          <w:i/>
        </w:rPr>
        <w:t>M</w:t>
      </w:r>
      <w:r w:rsidRPr="00D74B0F">
        <w:br/>
      </w:r>
      <w:r w:rsidRPr="00D74B0F">
        <w:tab/>
        <w:t xml:space="preserve">E) 0.500 </w:t>
      </w:r>
      <w:r w:rsidRPr="00D74B0F">
        <w:rPr>
          <w:i/>
        </w:rPr>
        <w:t>M</w:t>
      </w:r>
    </w:p>
    <w:p w:rsidR="009C7861" w:rsidRPr="00D74B0F" w:rsidRDefault="009C7861" w:rsidP="009C7861"/>
    <w:p w:rsidR="009C7861" w:rsidRPr="00D74B0F" w:rsidRDefault="00A34DC4" w:rsidP="009C7861">
      <w:r w:rsidRPr="00D74B0F">
        <w:t>21</w:t>
      </w:r>
      <w:r w:rsidR="009C7861" w:rsidRPr="00D74B0F">
        <w:t>. What is the maximum mass (in g) of PCl</w:t>
      </w:r>
      <w:r w:rsidR="009C7861" w:rsidRPr="00D74B0F">
        <w:rPr>
          <w:vertAlign w:val="subscript"/>
        </w:rPr>
        <w:t>3</w:t>
      </w:r>
      <w:r w:rsidR="009C7861" w:rsidRPr="00D74B0F">
        <w:t xml:space="preserve"> that can be produced from the reaction of 125 g P</w:t>
      </w:r>
      <w:r w:rsidR="009C7861" w:rsidRPr="00D74B0F">
        <w:rPr>
          <w:vertAlign w:val="subscript"/>
        </w:rPr>
        <w:t>4</w:t>
      </w:r>
      <w:r w:rsidR="009C7861" w:rsidRPr="00D74B0F">
        <w:t xml:space="preserve"> with 323 g Cl</w:t>
      </w:r>
      <w:r w:rsidR="009C7861" w:rsidRPr="00D74B0F">
        <w:rPr>
          <w:vertAlign w:val="subscript"/>
        </w:rPr>
        <w:t>2</w:t>
      </w:r>
      <w:r w:rsidR="009C7861" w:rsidRPr="00D74B0F">
        <w:t>?</w:t>
      </w:r>
    </w:p>
    <w:p w:rsidR="009C7861" w:rsidRPr="00D74B0F" w:rsidRDefault="009C7861" w:rsidP="009C7861"/>
    <w:p w:rsidR="009C7861" w:rsidRPr="00D74B0F" w:rsidRDefault="009C7861" w:rsidP="009C7861">
      <w:pPr>
        <w:jc w:val="center"/>
      </w:pPr>
      <w:r w:rsidRPr="00D74B0F">
        <w:t>P</w:t>
      </w:r>
      <w:r w:rsidRPr="00D74B0F">
        <w:rPr>
          <w:vertAlign w:val="subscript"/>
        </w:rPr>
        <w:t>4</w:t>
      </w:r>
      <w:r w:rsidRPr="00D74B0F">
        <w:t>(s)  +  6Cl</w:t>
      </w:r>
      <w:r w:rsidRPr="00D74B0F">
        <w:rPr>
          <w:vertAlign w:val="subscript"/>
        </w:rPr>
        <w:t>2</w:t>
      </w:r>
      <w:r w:rsidRPr="00D74B0F">
        <w:t xml:space="preserve">  </w:t>
      </w:r>
      <w:r w:rsidRPr="00D74B0F">
        <w:sym w:font="Wingdings" w:char="F0E0"/>
      </w:r>
      <w:r w:rsidRPr="00D74B0F">
        <w:t xml:space="preserve">  4PCl</w:t>
      </w:r>
      <w:r w:rsidRPr="00D74B0F">
        <w:rPr>
          <w:vertAlign w:val="subscript"/>
        </w:rPr>
        <w:t>3</w:t>
      </w:r>
    </w:p>
    <w:p w:rsidR="009C7861" w:rsidRPr="00D74B0F" w:rsidRDefault="009C7861" w:rsidP="009C7861">
      <w:r w:rsidRPr="00D74B0F">
        <w:tab/>
        <w:t>A) 555 g</w:t>
      </w:r>
    </w:p>
    <w:p w:rsidR="009C7861" w:rsidRPr="00D74B0F" w:rsidRDefault="009C7861" w:rsidP="009C7861">
      <w:r w:rsidRPr="00D74B0F">
        <w:tab/>
        <w:t>B) 418 g</w:t>
      </w:r>
    </w:p>
    <w:p w:rsidR="009C7861" w:rsidRPr="00D74B0F" w:rsidRDefault="009C7861" w:rsidP="009C7861">
      <w:r w:rsidRPr="00D74B0F">
        <w:tab/>
        <w:t>C) 626 g</w:t>
      </w:r>
    </w:p>
    <w:p w:rsidR="009C7861" w:rsidRPr="00D74B0F" w:rsidRDefault="009C7861" w:rsidP="009C7861">
      <w:r w:rsidRPr="00D74B0F">
        <w:tab/>
        <w:t>D) 139 g</w:t>
      </w:r>
    </w:p>
    <w:p w:rsidR="00120CEC" w:rsidRPr="00D74B0F" w:rsidRDefault="009C7861" w:rsidP="009C7861">
      <w:r w:rsidRPr="00D74B0F">
        <w:tab/>
        <w:t>E) There is not enough information to answer the question.</w:t>
      </w:r>
    </w:p>
    <w:p w:rsidR="009C7861" w:rsidRPr="00D74B0F" w:rsidRDefault="00A34DC4" w:rsidP="009C7861">
      <w:r w:rsidRPr="00D74B0F">
        <w:t>22</w:t>
      </w:r>
      <w:r w:rsidR="009C7861" w:rsidRPr="00D74B0F">
        <w:t>.  The percent yield for a given reaction is 79.4%.  If the theoretical yield is 60.1g, then how much product was actually made?</w:t>
      </w:r>
    </w:p>
    <w:p w:rsidR="009C7861" w:rsidRPr="00D74B0F" w:rsidRDefault="009C7861" w:rsidP="009C7861"/>
    <w:p w:rsidR="009C7861" w:rsidRPr="00D74B0F" w:rsidRDefault="009C7861" w:rsidP="009C7861">
      <w:r w:rsidRPr="00D74B0F">
        <w:tab/>
        <w:t>A) 0.760 g</w:t>
      </w:r>
    </w:p>
    <w:p w:rsidR="009C7861" w:rsidRPr="00D74B0F" w:rsidRDefault="009C7861" w:rsidP="009C7861">
      <w:r w:rsidRPr="00D74B0F">
        <w:tab/>
        <w:t>B) 47.7 g</w:t>
      </w:r>
    </w:p>
    <w:p w:rsidR="009C7861" w:rsidRPr="00D74B0F" w:rsidRDefault="009C7861" w:rsidP="009C7861">
      <w:r w:rsidRPr="00D74B0F">
        <w:tab/>
        <w:t>C) 75.7 g</w:t>
      </w:r>
    </w:p>
    <w:p w:rsidR="009C7861" w:rsidRPr="00D74B0F" w:rsidRDefault="009C7861" w:rsidP="009C7861">
      <w:r w:rsidRPr="00D74B0F">
        <w:tab/>
        <w:t>D) 79.4 g</w:t>
      </w:r>
    </w:p>
    <w:p w:rsidR="009C7861" w:rsidRPr="00D74B0F" w:rsidRDefault="009C7861" w:rsidP="009C7861">
      <w:r w:rsidRPr="00D74B0F">
        <w:tab/>
        <w:t>E) There is not enough information to answer this question.</w:t>
      </w:r>
      <w:r w:rsidRPr="00D74B0F">
        <w:br/>
      </w:r>
    </w:p>
    <w:p w:rsidR="009C7861" w:rsidRPr="00D74B0F" w:rsidRDefault="00A34DC4" w:rsidP="009C7861">
      <w:r w:rsidRPr="00D74B0F">
        <w:t>23</w:t>
      </w:r>
      <w:r w:rsidR="009C7861" w:rsidRPr="00D74B0F">
        <w:t xml:space="preserve">.  What is the </w:t>
      </w:r>
      <w:r w:rsidR="009C7861" w:rsidRPr="00D74B0F">
        <w:rPr>
          <w:i/>
        </w:rPr>
        <w:t>net</w:t>
      </w:r>
      <w:r w:rsidR="009C7861" w:rsidRPr="00D74B0F">
        <w:t xml:space="preserve"> ionic equation for the following chemical reaction?</w:t>
      </w:r>
    </w:p>
    <w:p w:rsidR="009C7861" w:rsidRPr="00D74B0F" w:rsidRDefault="009C7861" w:rsidP="009C7861"/>
    <w:p w:rsidR="009C7861" w:rsidRPr="00D74B0F" w:rsidRDefault="009C7861" w:rsidP="009C7861">
      <w:pPr>
        <w:jc w:val="center"/>
      </w:pPr>
      <w:r w:rsidRPr="00D74B0F">
        <w:t>Na</w:t>
      </w:r>
      <w:r w:rsidRPr="00D74B0F">
        <w:rPr>
          <w:vertAlign w:val="subscript"/>
        </w:rPr>
        <w:t>2</w:t>
      </w:r>
      <w:r w:rsidRPr="00D74B0F">
        <w:t>CO</w:t>
      </w:r>
      <w:r w:rsidRPr="00D74B0F">
        <w:rPr>
          <w:vertAlign w:val="subscript"/>
        </w:rPr>
        <w:t>3</w:t>
      </w:r>
      <w:r w:rsidRPr="00D74B0F">
        <w:t>(aq)  +  Ca(NO</w:t>
      </w:r>
      <w:r w:rsidRPr="00D74B0F">
        <w:rPr>
          <w:vertAlign w:val="subscript"/>
        </w:rPr>
        <w:t>3</w:t>
      </w:r>
      <w:r w:rsidRPr="00D74B0F">
        <w:t>)</w:t>
      </w:r>
      <w:r w:rsidRPr="00D74B0F">
        <w:rPr>
          <w:vertAlign w:val="subscript"/>
        </w:rPr>
        <w:t>2</w:t>
      </w:r>
      <w:r w:rsidRPr="00D74B0F">
        <w:t xml:space="preserve">(aq)  </w:t>
      </w:r>
      <w:r w:rsidRPr="00D74B0F">
        <w:sym w:font="Wingdings" w:char="F0E0"/>
      </w:r>
      <w:r w:rsidRPr="00D74B0F">
        <w:t xml:space="preserve">  CaCO</w:t>
      </w:r>
      <w:r w:rsidRPr="00D74B0F">
        <w:rPr>
          <w:vertAlign w:val="subscript"/>
        </w:rPr>
        <w:t>3</w:t>
      </w:r>
      <w:r w:rsidRPr="00D74B0F">
        <w:t>(s)  +  NaNO</w:t>
      </w:r>
      <w:r w:rsidRPr="00D74B0F">
        <w:rPr>
          <w:vertAlign w:val="subscript"/>
        </w:rPr>
        <w:t>3</w:t>
      </w:r>
      <w:r w:rsidRPr="00D74B0F">
        <w:t>(aq)</w:t>
      </w:r>
    </w:p>
    <w:p w:rsidR="009C7861" w:rsidRPr="00D74B0F" w:rsidRDefault="009C7861" w:rsidP="009C7861">
      <w:pPr>
        <w:spacing w:line="360" w:lineRule="auto"/>
        <w:rPr>
          <w:sz w:val="23"/>
        </w:rPr>
      </w:pPr>
      <w:r w:rsidRPr="00D74B0F">
        <w:br/>
      </w:r>
      <w:r w:rsidRPr="00D74B0F">
        <w:tab/>
      </w:r>
      <w:r w:rsidRPr="00D74B0F">
        <w:rPr>
          <w:sz w:val="23"/>
        </w:rPr>
        <w:t>A) Na</w:t>
      </w:r>
      <w:r w:rsidRPr="00D74B0F">
        <w:rPr>
          <w:sz w:val="23"/>
          <w:vertAlign w:val="subscript"/>
        </w:rPr>
        <w:t>2</w:t>
      </w:r>
      <w:r w:rsidRPr="00D74B0F">
        <w:rPr>
          <w:sz w:val="23"/>
        </w:rPr>
        <w:t>CO</w:t>
      </w:r>
      <w:r w:rsidRPr="00D74B0F">
        <w:rPr>
          <w:sz w:val="23"/>
          <w:vertAlign w:val="subscript"/>
        </w:rPr>
        <w:t>3</w:t>
      </w:r>
      <w:r w:rsidRPr="00D74B0F">
        <w:rPr>
          <w:sz w:val="23"/>
        </w:rPr>
        <w:t>(aq)  +  Ca(NO</w:t>
      </w:r>
      <w:r w:rsidRPr="00D74B0F">
        <w:rPr>
          <w:sz w:val="23"/>
          <w:vertAlign w:val="subscript"/>
        </w:rPr>
        <w:t>3</w:t>
      </w:r>
      <w:r w:rsidRPr="00D74B0F">
        <w:rPr>
          <w:sz w:val="23"/>
        </w:rPr>
        <w:t>)</w:t>
      </w:r>
      <w:r w:rsidRPr="00D74B0F">
        <w:rPr>
          <w:sz w:val="23"/>
          <w:vertAlign w:val="subscript"/>
        </w:rPr>
        <w:t>2</w:t>
      </w:r>
      <w:r w:rsidRPr="00D74B0F">
        <w:rPr>
          <w:sz w:val="23"/>
        </w:rPr>
        <w:t xml:space="preserve">(aq)  </w:t>
      </w:r>
      <w:r w:rsidRPr="00D74B0F">
        <w:rPr>
          <w:sz w:val="23"/>
        </w:rPr>
        <w:sym w:font="Wingdings" w:char="F0E0"/>
      </w:r>
      <w:r w:rsidRPr="00D74B0F">
        <w:rPr>
          <w:sz w:val="23"/>
        </w:rPr>
        <w:t xml:space="preserve">  CaCO</w:t>
      </w:r>
      <w:r w:rsidRPr="00D74B0F">
        <w:rPr>
          <w:sz w:val="23"/>
          <w:vertAlign w:val="subscript"/>
        </w:rPr>
        <w:t>3</w:t>
      </w:r>
      <w:r w:rsidRPr="00D74B0F">
        <w:rPr>
          <w:sz w:val="23"/>
        </w:rPr>
        <w:t>(s)  +  NaNO</w:t>
      </w:r>
      <w:r w:rsidRPr="00D74B0F">
        <w:rPr>
          <w:sz w:val="23"/>
          <w:vertAlign w:val="subscript"/>
        </w:rPr>
        <w:t>3</w:t>
      </w:r>
      <w:r w:rsidRPr="00D74B0F">
        <w:rPr>
          <w:sz w:val="23"/>
        </w:rPr>
        <w:t>(aq)</w:t>
      </w:r>
    </w:p>
    <w:p w:rsidR="009C7861" w:rsidRPr="00D74B0F" w:rsidRDefault="009C7861" w:rsidP="009C7861">
      <w:pPr>
        <w:spacing w:line="360" w:lineRule="auto"/>
        <w:rPr>
          <w:sz w:val="23"/>
        </w:rPr>
      </w:pPr>
      <w:r w:rsidRPr="00D74B0F">
        <w:rPr>
          <w:sz w:val="23"/>
        </w:rPr>
        <w:tab/>
        <w:t>B) 2Na</w:t>
      </w:r>
      <w:r w:rsidRPr="00D74B0F">
        <w:rPr>
          <w:sz w:val="23"/>
          <w:vertAlign w:val="superscript"/>
        </w:rPr>
        <w:t>+</w:t>
      </w:r>
      <w:r w:rsidRPr="00D74B0F">
        <w:rPr>
          <w:sz w:val="23"/>
        </w:rPr>
        <w:t>(aq)+ CO</w:t>
      </w:r>
      <w:r w:rsidRPr="00D74B0F">
        <w:rPr>
          <w:sz w:val="23"/>
          <w:vertAlign w:val="subscript"/>
        </w:rPr>
        <w:t>3</w:t>
      </w:r>
      <w:r w:rsidRPr="00D74B0F">
        <w:rPr>
          <w:sz w:val="23"/>
          <w:vertAlign w:val="superscript"/>
        </w:rPr>
        <w:t>2-</w:t>
      </w:r>
      <w:r w:rsidRPr="00D74B0F">
        <w:rPr>
          <w:sz w:val="23"/>
        </w:rPr>
        <w:t>(aq)+ Ca</w:t>
      </w:r>
      <w:r w:rsidRPr="00D74B0F">
        <w:rPr>
          <w:sz w:val="23"/>
          <w:vertAlign w:val="superscript"/>
        </w:rPr>
        <w:t>2+</w:t>
      </w:r>
      <w:r w:rsidRPr="00D74B0F">
        <w:rPr>
          <w:sz w:val="23"/>
        </w:rPr>
        <w:t>(aq)+ 2NO</w:t>
      </w:r>
      <w:r w:rsidRPr="00D74B0F">
        <w:rPr>
          <w:sz w:val="23"/>
          <w:vertAlign w:val="subscript"/>
        </w:rPr>
        <w:t>3</w:t>
      </w:r>
      <w:r w:rsidRPr="00D74B0F">
        <w:rPr>
          <w:sz w:val="23"/>
          <w:vertAlign w:val="superscript"/>
        </w:rPr>
        <w:t>-</w:t>
      </w:r>
      <w:r w:rsidRPr="00D74B0F">
        <w:rPr>
          <w:sz w:val="23"/>
        </w:rPr>
        <w:t xml:space="preserve">(aq) </w:t>
      </w:r>
      <w:r w:rsidRPr="00D74B0F">
        <w:rPr>
          <w:sz w:val="23"/>
        </w:rPr>
        <w:sym w:font="Wingdings" w:char="F0E0"/>
      </w:r>
      <w:r w:rsidRPr="00D74B0F">
        <w:rPr>
          <w:sz w:val="23"/>
        </w:rPr>
        <w:t xml:space="preserve"> CaCO</w:t>
      </w:r>
      <w:r w:rsidRPr="00D74B0F">
        <w:rPr>
          <w:sz w:val="23"/>
          <w:vertAlign w:val="subscript"/>
        </w:rPr>
        <w:t>3</w:t>
      </w:r>
      <w:r w:rsidRPr="00D74B0F">
        <w:rPr>
          <w:sz w:val="23"/>
        </w:rPr>
        <w:t>(s) + Na</w:t>
      </w:r>
      <w:r w:rsidRPr="00D74B0F">
        <w:rPr>
          <w:sz w:val="23"/>
          <w:vertAlign w:val="superscript"/>
        </w:rPr>
        <w:t>+</w:t>
      </w:r>
      <w:r w:rsidRPr="00D74B0F">
        <w:rPr>
          <w:sz w:val="23"/>
        </w:rPr>
        <w:t>(aq)+ NO</w:t>
      </w:r>
      <w:r w:rsidRPr="00D74B0F">
        <w:rPr>
          <w:sz w:val="23"/>
          <w:vertAlign w:val="subscript"/>
        </w:rPr>
        <w:t>3</w:t>
      </w:r>
      <w:r w:rsidRPr="00D74B0F">
        <w:rPr>
          <w:sz w:val="23"/>
          <w:vertAlign w:val="superscript"/>
        </w:rPr>
        <w:t>-</w:t>
      </w:r>
      <w:r w:rsidRPr="00D74B0F">
        <w:rPr>
          <w:sz w:val="23"/>
        </w:rPr>
        <w:t>(aq)</w:t>
      </w:r>
    </w:p>
    <w:p w:rsidR="009C7861" w:rsidRPr="00D74B0F" w:rsidRDefault="009C7861" w:rsidP="009C7861">
      <w:pPr>
        <w:spacing w:line="360" w:lineRule="auto"/>
        <w:rPr>
          <w:sz w:val="23"/>
        </w:rPr>
      </w:pPr>
      <w:r w:rsidRPr="00D74B0F">
        <w:rPr>
          <w:sz w:val="23"/>
        </w:rPr>
        <w:tab/>
        <w:t>C) CO</w:t>
      </w:r>
      <w:r w:rsidRPr="00D74B0F">
        <w:rPr>
          <w:sz w:val="23"/>
          <w:vertAlign w:val="subscript"/>
        </w:rPr>
        <w:t>3</w:t>
      </w:r>
      <w:r w:rsidRPr="00D74B0F">
        <w:rPr>
          <w:sz w:val="23"/>
          <w:vertAlign w:val="superscript"/>
        </w:rPr>
        <w:t>2-</w:t>
      </w:r>
      <w:r w:rsidRPr="00D74B0F">
        <w:rPr>
          <w:sz w:val="23"/>
        </w:rPr>
        <w:t>(aq) + Ca</w:t>
      </w:r>
      <w:r w:rsidRPr="00D74B0F">
        <w:rPr>
          <w:sz w:val="23"/>
          <w:vertAlign w:val="superscript"/>
        </w:rPr>
        <w:t>2+</w:t>
      </w:r>
      <w:r w:rsidRPr="00D74B0F">
        <w:rPr>
          <w:sz w:val="23"/>
        </w:rPr>
        <w:t xml:space="preserve">(aq) </w:t>
      </w:r>
      <w:r w:rsidRPr="00D74B0F">
        <w:rPr>
          <w:sz w:val="23"/>
        </w:rPr>
        <w:sym w:font="Wingdings" w:char="F0E0"/>
      </w:r>
      <w:r w:rsidRPr="00D74B0F">
        <w:rPr>
          <w:sz w:val="23"/>
        </w:rPr>
        <w:t xml:space="preserve"> CaCO</w:t>
      </w:r>
      <w:r w:rsidRPr="00D74B0F">
        <w:rPr>
          <w:sz w:val="23"/>
          <w:vertAlign w:val="subscript"/>
        </w:rPr>
        <w:t>3</w:t>
      </w:r>
      <w:r w:rsidRPr="00D74B0F">
        <w:rPr>
          <w:sz w:val="23"/>
        </w:rPr>
        <w:t xml:space="preserve">(s) </w:t>
      </w:r>
    </w:p>
    <w:p w:rsidR="009C7861" w:rsidRPr="00D74B0F" w:rsidRDefault="009C7861" w:rsidP="009C7861">
      <w:pPr>
        <w:spacing w:line="360" w:lineRule="auto"/>
        <w:rPr>
          <w:sz w:val="23"/>
        </w:rPr>
      </w:pPr>
      <w:r w:rsidRPr="00D74B0F">
        <w:rPr>
          <w:sz w:val="23"/>
        </w:rPr>
        <w:tab/>
        <w:t>D) Na</w:t>
      </w:r>
      <w:r w:rsidRPr="00D74B0F">
        <w:rPr>
          <w:sz w:val="23"/>
          <w:vertAlign w:val="subscript"/>
        </w:rPr>
        <w:t>2</w:t>
      </w:r>
      <w:r w:rsidRPr="00D74B0F">
        <w:rPr>
          <w:sz w:val="23"/>
        </w:rPr>
        <w:t>CO</w:t>
      </w:r>
      <w:r w:rsidRPr="00D74B0F">
        <w:rPr>
          <w:sz w:val="23"/>
          <w:vertAlign w:val="subscript"/>
        </w:rPr>
        <w:t>3</w:t>
      </w:r>
      <w:r w:rsidRPr="00D74B0F">
        <w:rPr>
          <w:sz w:val="23"/>
        </w:rPr>
        <w:t>(aq) + Ca</w:t>
      </w:r>
      <w:r w:rsidRPr="00D74B0F">
        <w:rPr>
          <w:sz w:val="23"/>
          <w:vertAlign w:val="superscript"/>
        </w:rPr>
        <w:t>2+</w:t>
      </w:r>
      <w:r w:rsidRPr="00D74B0F">
        <w:rPr>
          <w:sz w:val="23"/>
        </w:rPr>
        <w:t>(aq)+ 2NO</w:t>
      </w:r>
      <w:r w:rsidRPr="00D74B0F">
        <w:rPr>
          <w:sz w:val="23"/>
          <w:vertAlign w:val="subscript"/>
        </w:rPr>
        <w:t>3</w:t>
      </w:r>
      <w:r w:rsidRPr="00D74B0F">
        <w:rPr>
          <w:sz w:val="23"/>
          <w:vertAlign w:val="superscript"/>
        </w:rPr>
        <w:t>-</w:t>
      </w:r>
      <w:r w:rsidRPr="00D74B0F">
        <w:rPr>
          <w:sz w:val="23"/>
        </w:rPr>
        <w:t xml:space="preserve">(aq) </w:t>
      </w:r>
      <w:r w:rsidRPr="00D74B0F">
        <w:rPr>
          <w:sz w:val="23"/>
        </w:rPr>
        <w:sym w:font="Wingdings" w:char="F0E0"/>
      </w:r>
      <w:r w:rsidRPr="00D74B0F">
        <w:rPr>
          <w:sz w:val="23"/>
        </w:rPr>
        <w:t xml:space="preserve"> CaCO</w:t>
      </w:r>
      <w:r w:rsidRPr="00D74B0F">
        <w:rPr>
          <w:sz w:val="23"/>
          <w:vertAlign w:val="subscript"/>
        </w:rPr>
        <w:t>3</w:t>
      </w:r>
      <w:r w:rsidRPr="00D74B0F">
        <w:rPr>
          <w:sz w:val="23"/>
        </w:rPr>
        <w:t>(s) + Na</w:t>
      </w:r>
      <w:r w:rsidRPr="00D74B0F">
        <w:rPr>
          <w:sz w:val="23"/>
          <w:vertAlign w:val="superscript"/>
        </w:rPr>
        <w:t>+</w:t>
      </w:r>
      <w:r w:rsidRPr="00D74B0F">
        <w:rPr>
          <w:sz w:val="23"/>
        </w:rPr>
        <w:t>(aq)+ NO</w:t>
      </w:r>
      <w:r w:rsidRPr="00D74B0F">
        <w:rPr>
          <w:sz w:val="23"/>
          <w:vertAlign w:val="subscript"/>
        </w:rPr>
        <w:t>3</w:t>
      </w:r>
      <w:r w:rsidRPr="00D74B0F">
        <w:rPr>
          <w:sz w:val="23"/>
          <w:vertAlign w:val="superscript"/>
        </w:rPr>
        <w:t>-</w:t>
      </w:r>
      <w:r w:rsidRPr="00D74B0F">
        <w:rPr>
          <w:sz w:val="23"/>
        </w:rPr>
        <w:t>(aq)</w:t>
      </w:r>
    </w:p>
    <w:p w:rsidR="00A34DC4" w:rsidRPr="00D74B0F" w:rsidRDefault="009C7861" w:rsidP="009C7861">
      <w:pPr>
        <w:rPr>
          <w:sz w:val="23"/>
          <w:vertAlign w:val="subscript"/>
        </w:rPr>
      </w:pPr>
      <w:r w:rsidRPr="00D74B0F">
        <w:rPr>
          <w:sz w:val="23"/>
        </w:rPr>
        <w:tab/>
        <w:t>E) 2Na</w:t>
      </w:r>
      <w:r w:rsidRPr="00D74B0F">
        <w:rPr>
          <w:sz w:val="23"/>
          <w:vertAlign w:val="superscript"/>
        </w:rPr>
        <w:t>+</w:t>
      </w:r>
      <w:r w:rsidRPr="00D74B0F">
        <w:rPr>
          <w:sz w:val="23"/>
        </w:rPr>
        <w:t>(aq)+ CO</w:t>
      </w:r>
      <w:r w:rsidRPr="00D74B0F">
        <w:rPr>
          <w:sz w:val="23"/>
          <w:vertAlign w:val="subscript"/>
        </w:rPr>
        <w:t>3</w:t>
      </w:r>
      <w:r w:rsidRPr="00D74B0F">
        <w:rPr>
          <w:sz w:val="23"/>
          <w:vertAlign w:val="superscript"/>
        </w:rPr>
        <w:t>2-</w:t>
      </w:r>
      <w:r w:rsidRPr="00D74B0F">
        <w:rPr>
          <w:sz w:val="23"/>
        </w:rPr>
        <w:t>(aq)+ Ca</w:t>
      </w:r>
      <w:r w:rsidRPr="00D74B0F">
        <w:rPr>
          <w:sz w:val="23"/>
          <w:vertAlign w:val="superscript"/>
        </w:rPr>
        <w:t>2+</w:t>
      </w:r>
      <w:r w:rsidRPr="00D74B0F">
        <w:rPr>
          <w:sz w:val="23"/>
        </w:rPr>
        <w:t>(aq)+ 2NO</w:t>
      </w:r>
      <w:r w:rsidRPr="00D74B0F">
        <w:rPr>
          <w:sz w:val="23"/>
          <w:vertAlign w:val="subscript"/>
        </w:rPr>
        <w:t>3</w:t>
      </w:r>
      <w:r w:rsidRPr="00D74B0F">
        <w:rPr>
          <w:sz w:val="23"/>
          <w:vertAlign w:val="superscript"/>
        </w:rPr>
        <w:t>-</w:t>
      </w:r>
      <w:r w:rsidRPr="00D74B0F">
        <w:rPr>
          <w:sz w:val="23"/>
        </w:rPr>
        <w:t xml:space="preserve">(aq) </w:t>
      </w:r>
      <w:r w:rsidRPr="00D74B0F">
        <w:rPr>
          <w:sz w:val="23"/>
        </w:rPr>
        <w:sym w:font="Wingdings" w:char="F0E0"/>
      </w:r>
      <w:r w:rsidRPr="00D74B0F">
        <w:rPr>
          <w:sz w:val="23"/>
        </w:rPr>
        <w:t xml:space="preserve"> CaCO</w:t>
      </w:r>
      <w:r w:rsidRPr="00D74B0F">
        <w:rPr>
          <w:sz w:val="23"/>
          <w:vertAlign w:val="subscript"/>
        </w:rPr>
        <w:t>3</w:t>
      </w:r>
      <w:r w:rsidRPr="00D74B0F">
        <w:rPr>
          <w:sz w:val="23"/>
        </w:rPr>
        <w:t>(s) + 2Na</w:t>
      </w:r>
      <w:r w:rsidRPr="00D74B0F">
        <w:rPr>
          <w:sz w:val="23"/>
          <w:vertAlign w:val="superscript"/>
        </w:rPr>
        <w:t>+</w:t>
      </w:r>
      <w:r w:rsidRPr="00D74B0F">
        <w:rPr>
          <w:sz w:val="23"/>
        </w:rPr>
        <w:t>(aq)+ 2NO</w:t>
      </w:r>
      <w:r w:rsidRPr="00D74B0F">
        <w:rPr>
          <w:sz w:val="23"/>
          <w:vertAlign w:val="subscript"/>
        </w:rPr>
        <w:t>3</w:t>
      </w:r>
    </w:p>
    <w:p w:rsidR="00FF2442" w:rsidRPr="00D74B0F" w:rsidRDefault="00FF2442" w:rsidP="005A392B"/>
    <w:p w:rsidR="00FF2442" w:rsidRPr="00D74B0F" w:rsidRDefault="00FF2442" w:rsidP="005A392B"/>
    <w:p w:rsidR="005A392B" w:rsidRPr="00D74B0F" w:rsidRDefault="005A392B" w:rsidP="005A392B">
      <w:r w:rsidRPr="00D74B0F">
        <w:t xml:space="preserve">24.  Which compound is </w:t>
      </w:r>
      <w:r w:rsidRPr="00D74B0F">
        <w:rPr>
          <w:i/>
        </w:rPr>
        <w:t>correctly</w:t>
      </w:r>
      <w:r w:rsidRPr="00D74B0F">
        <w:t xml:space="preserve"> named?</w:t>
      </w:r>
    </w:p>
    <w:p w:rsidR="005A392B" w:rsidRPr="00D74B0F" w:rsidRDefault="005A392B" w:rsidP="005A392B"/>
    <w:p w:rsidR="005A392B" w:rsidRPr="00D74B0F" w:rsidRDefault="005A392B" w:rsidP="005A392B">
      <w:r w:rsidRPr="00D74B0F">
        <w:tab/>
        <w:t>A) HCl</w:t>
      </w:r>
      <w:r w:rsidRPr="00D74B0F">
        <w:tab/>
        <w:t>(aq)</w:t>
      </w:r>
      <w:r w:rsidRPr="00D74B0F">
        <w:tab/>
      </w:r>
      <w:r w:rsidRPr="00D74B0F">
        <w:tab/>
        <w:t>hydrogen chloride</w:t>
      </w:r>
    </w:p>
    <w:p w:rsidR="005A392B" w:rsidRPr="00D74B0F" w:rsidRDefault="005A392B" w:rsidP="005A392B">
      <w:r w:rsidRPr="00D74B0F">
        <w:tab/>
        <w:t>B) H</w:t>
      </w:r>
      <w:r w:rsidRPr="00D74B0F">
        <w:rPr>
          <w:vertAlign w:val="subscript"/>
        </w:rPr>
        <w:t>2</w:t>
      </w:r>
      <w:r w:rsidRPr="00D74B0F">
        <w:t>S</w:t>
      </w:r>
      <w:r w:rsidRPr="00D74B0F">
        <w:tab/>
      </w:r>
      <w:r w:rsidRPr="00D74B0F">
        <w:tab/>
      </w:r>
      <w:r w:rsidRPr="00D74B0F">
        <w:tab/>
        <w:t>sulfuric acid</w:t>
      </w:r>
    </w:p>
    <w:p w:rsidR="005A392B" w:rsidRPr="00D74B0F" w:rsidRDefault="005A392B" w:rsidP="005A392B">
      <w:r w:rsidRPr="00D74B0F">
        <w:tab/>
        <w:t>C) CoCl</w:t>
      </w:r>
      <w:r w:rsidRPr="00D74B0F">
        <w:rPr>
          <w:vertAlign w:val="subscript"/>
        </w:rPr>
        <w:t>2</w:t>
      </w:r>
      <w:r w:rsidRPr="00D74B0F">
        <w:tab/>
      </w:r>
      <w:r w:rsidRPr="00D74B0F">
        <w:tab/>
        <w:t>cobalt chloride</w:t>
      </w:r>
    </w:p>
    <w:p w:rsidR="005A392B" w:rsidRPr="00D74B0F" w:rsidRDefault="005A392B" w:rsidP="005A392B">
      <w:r w:rsidRPr="00D74B0F">
        <w:tab/>
        <w:t xml:space="preserve">D) </w:t>
      </w:r>
      <w:del w:id="1" w:author="Chem Annex 042 Cox" w:date="2011-05-05T16:14:00Z">
        <w:r w:rsidRPr="00D74B0F" w:rsidDel="00B5798A">
          <w:delText>VPO</w:delText>
        </w:r>
        <w:r w:rsidRPr="00D74B0F" w:rsidDel="00B5798A">
          <w:rPr>
            <w:vertAlign w:val="subscript"/>
          </w:rPr>
          <w:delText>3</w:delText>
        </w:r>
      </w:del>
      <w:ins w:id="2" w:author="Chem Annex 042 Cox" w:date="2011-05-05T16:14:00Z">
        <w:r w:rsidRPr="00D74B0F">
          <w:t>VPO</w:t>
        </w:r>
        <w:r w:rsidRPr="00D74B0F">
          <w:rPr>
            <w:vertAlign w:val="subscript"/>
          </w:rPr>
          <w:t>4</w:t>
        </w:r>
      </w:ins>
      <w:r w:rsidRPr="00D74B0F">
        <w:tab/>
      </w:r>
      <w:r w:rsidRPr="00D74B0F">
        <w:tab/>
        <w:t>vanadium(III) phosphate</w:t>
      </w:r>
    </w:p>
    <w:p w:rsidR="00A34DC4" w:rsidRPr="00D74B0F" w:rsidRDefault="00FF2442" w:rsidP="009C7861">
      <w:r w:rsidRPr="00D74B0F">
        <w:tab/>
        <w:t>E) NaClO</w:t>
      </w:r>
      <w:r w:rsidRPr="00D74B0F">
        <w:tab/>
      </w:r>
      <w:r w:rsidRPr="00D74B0F">
        <w:tab/>
        <w:t>sodium chlorite</w:t>
      </w:r>
    </w:p>
    <w:p w:rsidR="00A34DC4" w:rsidRPr="00D74B0F" w:rsidRDefault="00A34DC4" w:rsidP="009C7861">
      <w:pPr>
        <w:rPr>
          <w:sz w:val="23"/>
          <w:vertAlign w:val="subscript"/>
        </w:rPr>
      </w:pPr>
    </w:p>
    <w:p w:rsidR="005A392B" w:rsidRPr="00D74B0F" w:rsidRDefault="005A392B" w:rsidP="005A392B">
      <w:r w:rsidRPr="00D74B0F">
        <w:t xml:space="preserve">25.  Which statement is </w:t>
      </w:r>
      <w:r w:rsidRPr="00D74B0F">
        <w:rPr>
          <w:i/>
        </w:rPr>
        <w:t>true</w:t>
      </w:r>
      <w:r w:rsidRPr="00D74B0F">
        <w:t>?</w:t>
      </w:r>
    </w:p>
    <w:p w:rsidR="005A392B" w:rsidRPr="00D74B0F" w:rsidRDefault="005A392B" w:rsidP="005A392B"/>
    <w:p w:rsidR="005A392B" w:rsidRPr="00D74B0F" w:rsidRDefault="005A392B" w:rsidP="005A392B">
      <w:r w:rsidRPr="00D74B0F">
        <w:tab/>
        <w:t xml:space="preserve">A) A 1.0 L sample of 0.200 </w:t>
      </w:r>
      <w:r w:rsidRPr="00D74B0F">
        <w:rPr>
          <w:i/>
        </w:rPr>
        <w:t>M</w:t>
      </w:r>
      <w:r w:rsidRPr="00D74B0F">
        <w:t xml:space="preserve"> Ca(OH)</w:t>
      </w:r>
      <w:r w:rsidRPr="00D74B0F">
        <w:rPr>
          <w:vertAlign w:val="subscript"/>
        </w:rPr>
        <w:t>2</w:t>
      </w:r>
      <w:r w:rsidRPr="00D74B0F">
        <w:t xml:space="preserve"> contains 1.20 x 10</w:t>
      </w:r>
      <w:r w:rsidRPr="00D74B0F">
        <w:rPr>
          <w:vertAlign w:val="superscript"/>
        </w:rPr>
        <w:t>23</w:t>
      </w:r>
      <w:r w:rsidRPr="00D74B0F">
        <w:t xml:space="preserve"> hydroxide ions</w:t>
      </w:r>
      <w:ins w:id="3" w:author="Chem Annex 042 Cox" w:date="2011-05-05T16:14:00Z">
        <w:r w:rsidRPr="00D74B0F">
          <w:t>.</w:t>
        </w:r>
      </w:ins>
    </w:p>
    <w:p w:rsidR="005A392B" w:rsidRPr="00D74B0F" w:rsidRDefault="005A392B" w:rsidP="005A392B">
      <w:r w:rsidRPr="00D74B0F">
        <w:tab/>
        <w:t xml:space="preserve">B) In a dilution, the volume of solution remains constant while the moles of </w:t>
      </w:r>
      <w:r w:rsidRPr="00D74B0F">
        <w:tab/>
      </w:r>
      <w:r w:rsidRPr="00D74B0F">
        <w:tab/>
        <w:t xml:space="preserve">      solute </w:t>
      </w:r>
      <w:del w:id="4" w:author="Chem Annex 042 Cox" w:date="2011-05-05T16:14:00Z">
        <w:r w:rsidRPr="00D74B0F" w:rsidDel="00B5798A">
          <w:delText>increases</w:delText>
        </w:r>
      </w:del>
      <w:ins w:id="5" w:author="Chem Annex 042 Cox" w:date="2011-05-05T16:14:00Z">
        <w:r w:rsidRPr="00D74B0F">
          <w:t>decreases</w:t>
        </w:r>
      </w:ins>
      <w:r w:rsidRPr="00D74B0F">
        <w:t>.</w:t>
      </w:r>
    </w:p>
    <w:p w:rsidR="005A392B" w:rsidRPr="00D74B0F" w:rsidRDefault="005A392B" w:rsidP="005A392B">
      <w:r w:rsidRPr="00D74B0F">
        <w:tab/>
        <w:t xml:space="preserve">C) There are 124 moles of solute in 145.6 mL of 0.850 </w:t>
      </w:r>
      <w:r w:rsidRPr="00D74B0F">
        <w:rPr>
          <w:i/>
        </w:rPr>
        <w:t>M</w:t>
      </w:r>
      <w:r w:rsidRPr="00D74B0F">
        <w:t xml:space="preserve"> sodium cyanide.</w:t>
      </w:r>
    </w:p>
    <w:p w:rsidR="005A392B" w:rsidRPr="00D74B0F" w:rsidRDefault="005A392B" w:rsidP="005A392B">
      <w:r w:rsidRPr="00D74B0F">
        <w:tab/>
        <w:t xml:space="preserve">D) To prepare 0.80 L of 0.15 </w:t>
      </w:r>
      <w:r w:rsidRPr="00D74B0F">
        <w:rPr>
          <w:i/>
        </w:rPr>
        <w:t xml:space="preserve">M </w:t>
      </w:r>
      <w:r w:rsidRPr="00D74B0F">
        <w:t xml:space="preserve">NaCl, 0.020L of 5.0 </w:t>
      </w:r>
      <w:r w:rsidRPr="00D74B0F">
        <w:rPr>
          <w:i/>
        </w:rPr>
        <w:t>M</w:t>
      </w:r>
      <w:r w:rsidRPr="00D74B0F">
        <w:t xml:space="preserve"> NaCl must be diluted to </w:t>
      </w:r>
      <w:r w:rsidRPr="00D74B0F">
        <w:tab/>
        <w:t xml:space="preserve"> </w:t>
      </w:r>
      <w:r w:rsidRPr="00D74B0F">
        <w:tab/>
        <w:t xml:space="preserve">      a total volume of 800. mL.</w:t>
      </w:r>
    </w:p>
    <w:p w:rsidR="005A392B" w:rsidRPr="00D74B0F" w:rsidRDefault="005A392B" w:rsidP="005A392B">
      <w:r w:rsidRPr="00D74B0F">
        <w:tab/>
        <w:t xml:space="preserve">E) It takes 21.1 g of KI to make 500.0 mL of 0.254 </w:t>
      </w:r>
      <w:r w:rsidRPr="00D74B0F">
        <w:rPr>
          <w:i/>
        </w:rPr>
        <w:t>M</w:t>
      </w:r>
      <w:r w:rsidRPr="00D74B0F">
        <w:t xml:space="preserve"> KI solution.</w:t>
      </w:r>
    </w:p>
    <w:p w:rsidR="005A392B" w:rsidRPr="00D74B0F" w:rsidRDefault="005A392B" w:rsidP="005A392B"/>
    <w:p w:rsidR="005A392B" w:rsidRPr="00D74B0F" w:rsidRDefault="00DD7F54" w:rsidP="005A392B">
      <w:r w:rsidRPr="00D74B0F">
        <w:br w:type="page"/>
      </w:r>
      <w:r w:rsidR="005A392B" w:rsidRPr="00D74B0F">
        <w:t xml:space="preserve">26. </w:t>
      </w:r>
      <w:r w:rsidR="005A392B" w:rsidRPr="00D74B0F">
        <w:rPr>
          <w:rFonts w:cs="Helvetica"/>
        </w:rPr>
        <w:t>Boron has two isotopes; one of these is boron-10 with a mass of 10.0129 amu and a percent abundance of 19.91%. If the universal mass of boron is 10.811, what is the mass of the other isotope of boron.</w:t>
      </w:r>
    </w:p>
    <w:p w:rsidR="005A392B" w:rsidRPr="00D74B0F" w:rsidRDefault="005A392B" w:rsidP="005A392B"/>
    <w:p w:rsidR="005A392B" w:rsidRPr="00D74B0F" w:rsidRDefault="005A392B" w:rsidP="005A392B">
      <w:r w:rsidRPr="00D74B0F">
        <w:tab/>
        <w:t>A) 11.01 amu</w:t>
      </w:r>
    </w:p>
    <w:p w:rsidR="005A392B" w:rsidRPr="00D74B0F" w:rsidRDefault="005A392B" w:rsidP="005A392B">
      <w:r w:rsidRPr="00D74B0F">
        <w:tab/>
        <w:t>B) 44.29 amu</w:t>
      </w:r>
    </w:p>
    <w:p w:rsidR="005A392B" w:rsidRPr="00D74B0F" w:rsidRDefault="005A392B" w:rsidP="005A392B">
      <w:r w:rsidRPr="00D74B0F">
        <w:tab/>
        <w:t>C) 14.02 amu</w:t>
      </w:r>
    </w:p>
    <w:p w:rsidR="005A392B" w:rsidRPr="00D74B0F" w:rsidRDefault="005A392B" w:rsidP="005A392B">
      <w:r w:rsidRPr="00D74B0F">
        <w:tab/>
        <w:t>D) 10.90 amu</w:t>
      </w:r>
    </w:p>
    <w:p w:rsidR="005A392B" w:rsidRPr="00D74B0F" w:rsidRDefault="005A392B" w:rsidP="005A392B">
      <w:r w:rsidRPr="00D74B0F">
        <w:tab/>
        <w:t>E) There is not enough inform</w:t>
      </w:r>
      <w:r w:rsidR="00FF2442" w:rsidRPr="00D74B0F">
        <w:t>ation to answer this question.</w:t>
      </w:r>
      <w:r w:rsidR="00FF2442" w:rsidRPr="00D74B0F">
        <w:br/>
      </w:r>
    </w:p>
    <w:p w:rsidR="005A392B" w:rsidRPr="00D74B0F" w:rsidRDefault="005A392B" w:rsidP="005A392B">
      <w:r w:rsidRPr="00D74B0F">
        <w:t>27.  All of the substances below are fertilizers.  Which is the richest source of nitrogen on a mass percentage basis?</w:t>
      </w:r>
    </w:p>
    <w:p w:rsidR="005A392B" w:rsidRPr="00D74B0F" w:rsidRDefault="005A392B" w:rsidP="005A392B"/>
    <w:p w:rsidR="005A392B" w:rsidRPr="00D74B0F" w:rsidRDefault="005A392B" w:rsidP="005A392B">
      <w:r w:rsidRPr="00D74B0F">
        <w:tab/>
        <w:t>A) Urea, (NH</w:t>
      </w:r>
      <w:r w:rsidRPr="00D74B0F">
        <w:softHyphen/>
      </w:r>
      <w:r w:rsidRPr="00D74B0F">
        <w:rPr>
          <w:vertAlign w:val="subscript"/>
        </w:rPr>
        <w:t>2</w:t>
      </w:r>
      <w:r w:rsidRPr="00D74B0F">
        <w:t>)</w:t>
      </w:r>
      <w:r w:rsidRPr="00D74B0F">
        <w:rPr>
          <w:vertAlign w:val="subscript"/>
        </w:rPr>
        <w:t>2</w:t>
      </w:r>
      <w:r w:rsidRPr="00D74B0F">
        <w:t>CO</w:t>
      </w:r>
    </w:p>
    <w:p w:rsidR="005A392B" w:rsidRPr="00D74B0F" w:rsidRDefault="005A392B" w:rsidP="005A392B">
      <w:r w:rsidRPr="00D74B0F">
        <w:tab/>
        <w:t>B) Ammonium nitrate, NH</w:t>
      </w:r>
      <w:r w:rsidRPr="00D74B0F">
        <w:rPr>
          <w:vertAlign w:val="subscript"/>
        </w:rPr>
        <w:t>4</w:t>
      </w:r>
      <w:r w:rsidRPr="00D74B0F">
        <w:t>NO</w:t>
      </w:r>
      <w:r w:rsidRPr="00D74B0F">
        <w:rPr>
          <w:vertAlign w:val="subscript"/>
        </w:rPr>
        <w:t>3</w:t>
      </w:r>
    </w:p>
    <w:p w:rsidR="005A392B" w:rsidRPr="00D74B0F" w:rsidRDefault="005A392B" w:rsidP="005A392B">
      <w:r w:rsidRPr="00D74B0F">
        <w:tab/>
        <w:t>C) Guanidine, HNC(NH</w:t>
      </w:r>
      <w:r w:rsidRPr="00D74B0F">
        <w:rPr>
          <w:vertAlign w:val="subscript"/>
        </w:rPr>
        <w:t>2</w:t>
      </w:r>
      <w:r w:rsidRPr="00D74B0F">
        <w:t>)</w:t>
      </w:r>
      <w:r w:rsidRPr="00D74B0F">
        <w:rPr>
          <w:vertAlign w:val="subscript"/>
        </w:rPr>
        <w:t>2</w:t>
      </w:r>
    </w:p>
    <w:p w:rsidR="005A392B" w:rsidRPr="00D74B0F" w:rsidRDefault="005A392B" w:rsidP="005A392B">
      <w:r w:rsidRPr="00D74B0F">
        <w:tab/>
        <w:t>D) Ammonia, NH</w:t>
      </w:r>
      <w:r w:rsidRPr="00D74B0F">
        <w:rPr>
          <w:vertAlign w:val="subscript"/>
        </w:rPr>
        <w:t>3</w:t>
      </w:r>
    </w:p>
    <w:p w:rsidR="005A392B" w:rsidRPr="00D74B0F" w:rsidRDefault="005A392B" w:rsidP="005A392B">
      <w:r w:rsidRPr="00D74B0F">
        <w:tab/>
        <w:t>E) There is not enough information to answer this question</w:t>
      </w:r>
    </w:p>
    <w:p w:rsidR="00A34DC4" w:rsidRPr="00D74B0F" w:rsidRDefault="00A34DC4" w:rsidP="009C7861">
      <w:pPr>
        <w:rPr>
          <w:sz w:val="23"/>
          <w:vertAlign w:val="subscript"/>
        </w:rPr>
      </w:pPr>
    </w:p>
    <w:p w:rsidR="005A392B" w:rsidRPr="00D74B0F" w:rsidRDefault="005A392B" w:rsidP="005A392B">
      <w:r w:rsidRPr="00D74B0F">
        <w:t>28.  Depicted below is a reaction vessel containing a mixture of H</w:t>
      </w:r>
      <w:r w:rsidRPr="00D74B0F">
        <w:rPr>
          <w:vertAlign w:val="subscript"/>
        </w:rPr>
        <w:t>2</w:t>
      </w:r>
      <w:r w:rsidRPr="00D74B0F">
        <w:t>(g) and N</w:t>
      </w:r>
      <w:r w:rsidRPr="00D74B0F">
        <w:rPr>
          <w:vertAlign w:val="subscript"/>
        </w:rPr>
        <w:t>2</w:t>
      </w:r>
      <w:r w:rsidRPr="00D74B0F">
        <w:t xml:space="preserve">(g) before the reaction begins.  The filled spheres represent nitrogen and the open spheres represent hydrogen.  Given the equation below, which image best represents the vessel </w:t>
      </w:r>
      <w:r w:rsidRPr="00D74B0F">
        <w:rPr>
          <w:i/>
        </w:rPr>
        <w:t>after</w:t>
      </w:r>
      <w:r w:rsidRPr="00D74B0F">
        <w:t xml:space="preserve"> reaction occurs?</w:t>
      </w:r>
    </w:p>
    <w:p w:rsidR="005A392B" w:rsidRPr="00D74B0F" w:rsidRDefault="005A392B" w:rsidP="005A392B">
      <w:pPr>
        <w:jc w:val="center"/>
      </w:pPr>
      <w:r w:rsidRPr="00D74B0F">
        <w:rPr>
          <w:noProof/>
        </w:rPr>
        <w:drawing>
          <wp:inline distT="0" distB="0" distL="0" distR="0">
            <wp:extent cx="1739900" cy="1270000"/>
            <wp:effectExtent l="25400" t="0" r="0" b="0"/>
            <wp:docPr id="37"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33712" cy="2851011"/>
                      <a:chOff x="359410" y="598952"/>
                      <a:chExt cx="3833712" cy="2851011"/>
                    </a:xfrm>
                  </a:grpSpPr>
                  <a:grpSp>
                    <a:nvGrpSpPr>
                      <a:cNvPr id="46" name="Group 45"/>
                      <a:cNvGrpSpPr/>
                    </a:nvGrpSpPr>
                    <a:grpSpPr>
                      <a:xfrm>
                        <a:off x="359410" y="598952"/>
                        <a:ext cx="3833712" cy="2851011"/>
                        <a:chOff x="359410" y="598952"/>
                        <a:chExt cx="3833712" cy="2851011"/>
                      </a:xfrm>
                    </a:grpSpPr>
                    <a:grpSp>
                      <a:nvGrpSpPr>
                        <a:cNvPr id="3" name="Group 43"/>
                        <a:cNvGrpSpPr/>
                      </a:nvGrpSpPr>
                      <a:grpSpPr>
                        <a:xfrm>
                          <a:off x="718821" y="1052964"/>
                          <a:ext cx="3068941" cy="2094250"/>
                          <a:chOff x="718821" y="1052964"/>
                          <a:chExt cx="3068941" cy="2094250"/>
                        </a:xfrm>
                      </a:grpSpPr>
                      <a:grpSp>
                        <a:nvGrpSpPr>
                          <a:cNvPr id="5" name="Group 11"/>
                          <a:cNvGrpSpPr/>
                        </a:nvGrpSpPr>
                        <a:grpSpPr>
                          <a:xfrm>
                            <a:off x="1509524" y="1293736"/>
                            <a:ext cx="487850" cy="559687"/>
                            <a:chOff x="1509524" y="1293736"/>
                            <a:chExt cx="487850" cy="559687"/>
                          </a:xfrm>
                        </a:grpSpPr>
                        <a:sp>
                          <a:nvSpPr>
                            <a:cNvPr id="32" name="Oval 3"/>
                            <a:cNvSpPr/>
                          </a:nvSpPr>
                          <a:spPr>
                            <a:xfrm>
                              <a:off x="1509524"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5" name="Oval 4"/>
                            <a:cNvSpPr/>
                          </a:nvSpPr>
                          <a:spPr>
                            <a:xfrm>
                              <a:off x="1685885"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6" name="Group 7"/>
                          <a:cNvGrpSpPr/>
                        </a:nvGrpSpPr>
                        <a:grpSpPr>
                          <a:xfrm>
                            <a:off x="2276276" y="2060392"/>
                            <a:ext cx="487850" cy="559687"/>
                            <a:chOff x="2491925" y="1293736"/>
                            <a:chExt cx="487850" cy="559687"/>
                          </a:xfrm>
                          <a:scene3d>
                            <a:camera prst="orthographicFront">
                              <a:rot lat="0" lon="0" rev="5400000"/>
                            </a:camera>
                            <a:lightRig rig="threePt" dir="t"/>
                          </a:scene3d>
                        </a:grpSpPr>
                        <a:sp>
                          <a:nvSpPr>
                            <a:cNvPr id="26" name="Oval 5"/>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9" name="Oval 6"/>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7" name="Group 8"/>
                          <a:cNvGrpSpPr/>
                        </a:nvGrpSpPr>
                        <a:grpSpPr>
                          <a:xfrm>
                            <a:off x="2668286" y="1158640"/>
                            <a:ext cx="487850" cy="559687"/>
                            <a:chOff x="2491925" y="1293736"/>
                            <a:chExt cx="487850" cy="559687"/>
                          </a:xfrm>
                          <a:scene3d>
                            <a:camera prst="orthographicFront">
                              <a:rot lat="0" lon="0" rev="5400000"/>
                            </a:camera>
                            <a:lightRig rig="threePt" dir="t"/>
                          </a:scene3d>
                        </a:grpSpPr>
                        <a:sp>
                          <a:nvSpPr>
                            <a:cNvPr id="20" name="Oval 9"/>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3" name="Oval 10"/>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8" name="Group 12"/>
                          <a:cNvGrpSpPr/>
                        </a:nvGrpSpPr>
                        <a:grpSpPr>
                          <a:xfrm>
                            <a:off x="1326470" y="2404456"/>
                            <a:ext cx="487850" cy="559687"/>
                            <a:chOff x="1509524" y="1293736"/>
                            <a:chExt cx="487850" cy="559687"/>
                          </a:xfrm>
                        </a:grpSpPr>
                        <a:sp>
                          <a:nvSpPr>
                            <a:cNvPr id="4" name="Oval 13"/>
                            <a:cNvSpPr/>
                          </a:nvSpPr>
                          <a:spPr>
                            <a:xfrm>
                              <a:off x="1509524"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Oval 14"/>
                            <a:cNvSpPr/>
                          </a:nvSpPr>
                          <a:spPr>
                            <a:xfrm>
                              <a:off x="1685885"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9" name="Group 18"/>
                          <a:cNvGrpSpPr/>
                        </a:nvGrpSpPr>
                        <a:grpSpPr>
                          <a:xfrm>
                            <a:off x="718821" y="1293736"/>
                            <a:ext cx="527134" cy="276516"/>
                            <a:chOff x="718821" y="1293736"/>
                            <a:chExt cx="527134" cy="276516"/>
                          </a:xfrm>
                        </a:grpSpPr>
                        <a:sp>
                          <a:nvSpPr>
                            <a:cNvPr id="2" name="Oval 16"/>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Oval 17"/>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0" name="Group 19"/>
                          <a:cNvGrpSpPr/>
                        </a:nvGrpSpPr>
                        <a:grpSpPr>
                          <a:xfrm>
                            <a:off x="1542129" y="1949254"/>
                            <a:ext cx="527134" cy="276516"/>
                            <a:chOff x="718821" y="1293736"/>
                            <a:chExt cx="527134" cy="276516"/>
                          </a:xfrm>
                        </a:grpSpPr>
                        <a:sp>
                          <a:nvSpPr>
                            <a:cNvPr id="21" name="Oval 20"/>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2" name="Oval 21"/>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1" name="Group 22"/>
                          <a:cNvGrpSpPr/>
                        </a:nvGrpSpPr>
                        <a:grpSpPr>
                          <a:xfrm>
                            <a:off x="2748813" y="1790200"/>
                            <a:ext cx="527134" cy="276516"/>
                            <a:chOff x="718821" y="1293736"/>
                            <a:chExt cx="527134" cy="276516"/>
                          </a:xfrm>
                        </a:grpSpPr>
                        <a:sp>
                          <a:nvSpPr>
                            <a:cNvPr id="24" name="Oval 23"/>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5" name="Oval 24"/>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2" name="Group 25"/>
                          <a:cNvGrpSpPr/>
                        </a:nvGrpSpPr>
                        <a:grpSpPr>
                          <a:xfrm rot="16200000">
                            <a:off x="1973426" y="1178273"/>
                            <a:ext cx="527134" cy="276516"/>
                            <a:chOff x="718821" y="1293736"/>
                            <a:chExt cx="527134" cy="276516"/>
                          </a:xfrm>
                        </a:grpSpPr>
                        <a:sp>
                          <a:nvSpPr>
                            <a:cNvPr id="27" name="Oval 26"/>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Oval 27"/>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3" name="Group 28"/>
                          <a:cNvGrpSpPr/>
                        </a:nvGrpSpPr>
                        <a:grpSpPr>
                          <a:xfrm rot="16200000">
                            <a:off x="1849310" y="2745389"/>
                            <a:ext cx="527134" cy="276516"/>
                            <a:chOff x="718821" y="1293736"/>
                            <a:chExt cx="527134" cy="276516"/>
                          </a:xfrm>
                        </a:grpSpPr>
                        <a:sp>
                          <a:nvSpPr>
                            <a:cNvPr id="30" name="Oval 29"/>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1" name="Oval 30"/>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4" name="Group 31"/>
                          <a:cNvGrpSpPr/>
                        </a:nvGrpSpPr>
                        <a:grpSpPr>
                          <a:xfrm rot="16200000">
                            <a:off x="2720540" y="2658209"/>
                            <a:ext cx="527134" cy="276516"/>
                            <a:chOff x="718821" y="1293736"/>
                            <a:chExt cx="527134" cy="276516"/>
                          </a:xfrm>
                        </a:grpSpPr>
                        <a:sp>
                          <a:nvSpPr>
                            <a:cNvPr id="33" name="Oval 32"/>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Oval 33"/>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5" name="Group 34"/>
                          <a:cNvGrpSpPr/>
                        </a:nvGrpSpPr>
                        <a:grpSpPr>
                          <a:xfrm rot="16200000">
                            <a:off x="844131" y="2322796"/>
                            <a:ext cx="527134" cy="276516"/>
                            <a:chOff x="718821" y="1293736"/>
                            <a:chExt cx="527134" cy="276516"/>
                          </a:xfrm>
                        </a:grpSpPr>
                        <a:sp>
                          <a:nvSpPr>
                            <a:cNvPr id="36" name="Oval 35"/>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7" name="Oval 36"/>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 name="Group 37"/>
                          <a:cNvGrpSpPr/>
                        </a:nvGrpSpPr>
                        <a:grpSpPr>
                          <a:xfrm>
                            <a:off x="3260628" y="1463440"/>
                            <a:ext cx="527134" cy="276516"/>
                            <a:chOff x="718821" y="1293736"/>
                            <a:chExt cx="527134" cy="276516"/>
                          </a:xfrm>
                        </a:grpSpPr>
                        <a:sp>
                          <a:nvSpPr>
                            <a:cNvPr id="39" name="Oval 38"/>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0" name="Oval 39"/>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7" name="Group 40"/>
                          <a:cNvGrpSpPr/>
                        </a:nvGrpSpPr>
                        <a:grpSpPr>
                          <a:xfrm>
                            <a:off x="3149457" y="2238748"/>
                            <a:ext cx="527134" cy="276516"/>
                            <a:chOff x="718821" y="1293736"/>
                            <a:chExt cx="527134" cy="276516"/>
                          </a:xfrm>
                        </a:grpSpPr>
                        <a:sp>
                          <a:nvSpPr>
                            <a:cNvPr id="42" name="Oval 41"/>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3" name="Oval 42"/>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sp>
                      <a:nvSpPr>
                        <a:cNvPr id="45" name="Rectangle 44"/>
                        <a:cNvSpPr/>
                      </a:nvSpPr>
                      <a:spPr>
                        <a:xfrm>
                          <a:off x="359410" y="598952"/>
                          <a:ext cx="3833712" cy="2851011"/>
                        </a:xfrm>
                        <a:prstGeom prst="rect">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5A392B" w:rsidRPr="00D74B0F" w:rsidRDefault="005A392B" w:rsidP="005A392B">
      <w:pPr>
        <w:jc w:val="center"/>
      </w:pPr>
      <w:r w:rsidRPr="00D74B0F">
        <w:t>N</w:t>
      </w:r>
      <w:r w:rsidRPr="00D74B0F">
        <w:rPr>
          <w:vertAlign w:val="subscript"/>
        </w:rPr>
        <w:t>2</w:t>
      </w:r>
      <w:r w:rsidRPr="00D74B0F">
        <w:t>(g) + 3H</w:t>
      </w:r>
      <w:r w:rsidRPr="00D74B0F">
        <w:rPr>
          <w:vertAlign w:val="subscript"/>
        </w:rPr>
        <w:t>2</w:t>
      </w:r>
      <w:r w:rsidRPr="00D74B0F">
        <w:t xml:space="preserve">(g) </w:t>
      </w:r>
      <w:r w:rsidRPr="00D74B0F">
        <w:sym w:font="Wingdings" w:char="F0E0"/>
      </w:r>
      <w:r w:rsidRPr="00D74B0F">
        <w:t xml:space="preserve">  2NH</w:t>
      </w:r>
      <w:r w:rsidRPr="00D74B0F">
        <w:rPr>
          <w:vertAlign w:val="subscript"/>
        </w:rPr>
        <w:t>3</w:t>
      </w:r>
      <w:r w:rsidRPr="00D74B0F">
        <w:t>(g)</w:t>
      </w:r>
    </w:p>
    <w:p w:rsidR="00DD7F54" w:rsidRPr="00D74B0F" w:rsidRDefault="00DD7F54" w:rsidP="005A392B">
      <w:pPr>
        <w:jc w:val="center"/>
      </w:pPr>
    </w:p>
    <w:p w:rsidR="005A392B" w:rsidRPr="00D74B0F" w:rsidRDefault="00DD7F54" w:rsidP="00DD7F54">
      <w:r w:rsidRPr="00D74B0F">
        <w:t>ANS: B</w:t>
      </w:r>
    </w:p>
    <w:p w:rsidR="005A392B" w:rsidRPr="00D74B0F" w:rsidRDefault="005A392B" w:rsidP="005A392B">
      <w:r w:rsidRPr="00D74B0F">
        <w:rPr>
          <w:noProof/>
        </w:rPr>
        <w:drawing>
          <wp:inline distT="0" distB="0" distL="0" distR="0">
            <wp:extent cx="4800600" cy="3581400"/>
            <wp:effectExtent l="0" t="0" r="0" b="0"/>
            <wp:docPr id="38"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2888" cy="6411298"/>
                      <a:chOff x="-1803" y="253473"/>
                      <a:chExt cx="8532888" cy="6411298"/>
                    </a:xfrm>
                  </a:grpSpPr>
                  <a:grpSp>
                    <a:nvGrpSpPr>
                      <a:cNvPr id="170" name="Group 169"/>
                      <a:cNvGrpSpPr/>
                    </a:nvGrpSpPr>
                    <a:grpSpPr>
                      <a:xfrm>
                        <a:off x="-1803" y="253473"/>
                        <a:ext cx="8532888" cy="6411298"/>
                        <a:chOff x="-1803" y="253473"/>
                        <a:chExt cx="8532888" cy="6411298"/>
                      </a:xfrm>
                    </a:grpSpPr>
                    <a:grpSp>
                      <a:nvGrpSpPr>
                        <a:cNvPr id="3" name="Group 45"/>
                        <a:cNvGrpSpPr/>
                      </a:nvGrpSpPr>
                      <a:grpSpPr>
                        <a:xfrm>
                          <a:off x="359410" y="598952"/>
                          <a:ext cx="3833712" cy="2851011"/>
                          <a:chOff x="359410" y="598952"/>
                          <a:chExt cx="3833712" cy="2851011"/>
                        </a:xfrm>
                      </a:grpSpPr>
                      <a:grpSp>
                        <a:nvGrpSpPr>
                          <a:cNvPr id="112" name="Group 43"/>
                          <a:cNvGrpSpPr/>
                        </a:nvGrpSpPr>
                        <a:grpSpPr>
                          <a:xfrm>
                            <a:off x="718821" y="1052964"/>
                            <a:ext cx="3068941" cy="2094250"/>
                            <a:chOff x="718821" y="1052964"/>
                            <a:chExt cx="3068941" cy="2094250"/>
                          </a:xfrm>
                        </a:grpSpPr>
                        <a:grpSp>
                          <a:nvGrpSpPr>
                            <a:cNvPr id="117" name="Group 11"/>
                            <a:cNvGrpSpPr/>
                          </a:nvGrpSpPr>
                          <a:grpSpPr>
                            <a:xfrm>
                              <a:off x="1509524" y="1293736"/>
                              <a:ext cx="487850" cy="559687"/>
                              <a:chOff x="1509524" y="1293736"/>
                              <a:chExt cx="487850" cy="559687"/>
                            </a:xfrm>
                          </a:grpSpPr>
                          <a:sp>
                            <a:nvSpPr>
                              <a:cNvPr id="23" name="Oval 3"/>
                              <a:cNvSpPr/>
                            </a:nvSpPr>
                            <a:spPr>
                              <a:xfrm>
                                <a:off x="1509524"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Oval 4"/>
                              <a:cNvSpPr/>
                            </a:nvSpPr>
                            <a:spPr>
                              <a:xfrm>
                                <a:off x="1685885"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22" name="Group 7"/>
                            <a:cNvGrpSpPr/>
                          </a:nvGrpSpPr>
                          <a:grpSpPr>
                            <a:xfrm>
                              <a:off x="2276276" y="2060392"/>
                              <a:ext cx="487850" cy="559687"/>
                              <a:chOff x="2491925" y="1293736"/>
                              <a:chExt cx="487850" cy="559687"/>
                            </a:xfrm>
                            <a:scene3d>
                              <a:camera prst="orthographicFront">
                                <a:rot lat="0" lon="0" rev="5400000"/>
                              </a:camera>
                              <a:lightRig rig="threePt" dir="t"/>
                            </a:scene3d>
                          </a:grpSpPr>
                          <a:sp>
                            <a:nvSpPr>
                              <a:cNvPr id="16" name="Oval 5"/>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 name="Oval 6"/>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27" name="Group 8"/>
                            <a:cNvGrpSpPr/>
                          </a:nvGrpSpPr>
                          <a:grpSpPr>
                            <a:xfrm>
                              <a:off x="2668286" y="1158640"/>
                              <a:ext cx="487850" cy="559687"/>
                              <a:chOff x="2491925" y="1293736"/>
                              <a:chExt cx="487850" cy="559687"/>
                            </a:xfrm>
                            <a:scene3d>
                              <a:camera prst="orthographicFront">
                                <a:rot lat="0" lon="0" rev="5400000"/>
                              </a:camera>
                              <a:lightRig rig="threePt" dir="t"/>
                            </a:scene3d>
                          </a:grpSpPr>
                          <a:sp>
                            <a:nvSpPr>
                              <a:cNvPr id="11" name="Oval 9"/>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 name="Oval 10"/>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34" name="Group 12"/>
                            <a:cNvGrpSpPr/>
                          </a:nvGrpSpPr>
                          <a:grpSpPr>
                            <a:xfrm>
                              <a:off x="1326470" y="2404456"/>
                              <a:ext cx="487850" cy="559687"/>
                              <a:chOff x="1509524" y="1293736"/>
                              <a:chExt cx="487850" cy="559687"/>
                            </a:xfrm>
                          </a:grpSpPr>
                          <a:sp>
                            <a:nvSpPr>
                              <a:cNvPr id="14" name="Oval 13"/>
                              <a:cNvSpPr/>
                            </a:nvSpPr>
                            <a:spPr>
                              <a:xfrm>
                                <a:off x="1509524"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 name="Oval 14"/>
                              <a:cNvSpPr/>
                            </a:nvSpPr>
                            <a:spPr>
                              <a:xfrm>
                                <a:off x="1685885"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55" name="Group 18"/>
                            <a:cNvGrpSpPr/>
                          </a:nvGrpSpPr>
                          <a:grpSpPr>
                            <a:xfrm>
                              <a:off x="718821" y="1293736"/>
                              <a:ext cx="527134" cy="276516"/>
                              <a:chOff x="718821" y="1293736"/>
                              <a:chExt cx="527134" cy="276516"/>
                            </a:xfrm>
                          </a:grpSpPr>
                          <a:sp>
                            <a:nvSpPr>
                              <a:cNvPr id="17" name="Oval 16"/>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Oval 17"/>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1" name="Group 19"/>
                            <a:cNvGrpSpPr/>
                          </a:nvGrpSpPr>
                          <a:grpSpPr>
                            <a:xfrm>
                              <a:off x="1542129" y="1949254"/>
                              <a:ext cx="527134" cy="276516"/>
                              <a:chOff x="718821" y="1293736"/>
                              <a:chExt cx="527134" cy="276516"/>
                            </a:xfrm>
                          </a:grpSpPr>
                          <a:sp>
                            <a:nvSpPr>
                              <a:cNvPr id="21" name="Oval 20"/>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2" name="Oval 21"/>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2" name="Group 22"/>
                            <a:cNvGrpSpPr/>
                          </a:nvGrpSpPr>
                          <a:grpSpPr>
                            <a:xfrm>
                              <a:off x="2748813" y="1790200"/>
                              <a:ext cx="527134" cy="276516"/>
                              <a:chOff x="718821" y="1293736"/>
                              <a:chExt cx="527134" cy="276516"/>
                            </a:xfrm>
                          </a:grpSpPr>
                          <a:sp>
                            <a:nvSpPr>
                              <a:cNvPr id="24" name="Oval 23"/>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5" name="Oval 24"/>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3" name="Group 25"/>
                            <a:cNvGrpSpPr/>
                          </a:nvGrpSpPr>
                          <a:grpSpPr>
                            <a:xfrm rot="16200000">
                              <a:off x="1973426" y="1178273"/>
                              <a:ext cx="527134" cy="276516"/>
                              <a:chOff x="718821" y="1293736"/>
                              <a:chExt cx="527134" cy="276516"/>
                            </a:xfrm>
                          </a:grpSpPr>
                          <a:sp>
                            <a:nvSpPr>
                              <a:cNvPr id="27" name="Oval 26"/>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Oval 27"/>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4" name="Group 28"/>
                            <a:cNvGrpSpPr/>
                          </a:nvGrpSpPr>
                          <a:grpSpPr>
                            <a:xfrm rot="16200000">
                              <a:off x="1849310" y="2745389"/>
                              <a:ext cx="527134" cy="276516"/>
                              <a:chOff x="718821" y="1293736"/>
                              <a:chExt cx="527134" cy="276516"/>
                            </a:xfrm>
                          </a:grpSpPr>
                          <a:sp>
                            <a:nvSpPr>
                              <a:cNvPr id="30" name="Oval 29"/>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Oval 30"/>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5" name="Group 31"/>
                            <a:cNvGrpSpPr/>
                          </a:nvGrpSpPr>
                          <a:grpSpPr>
                            <a:xfrm rot="16200000">
                              <a:off x="2720540" y="2658209"/>
                              <a:ext cx="527134" cy="276516"/>
                              <a:chOff x="718821" y="1293736"/>
                              <a:chExt cx="527134" cy="276516"/>
                            </a:xfrm>
                          </a:grpSpPr>
                          <a:sp>
                            <a:nvSpPr>
                              <a:cNvPr id="33" name="Oval 32"/>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Oval 33"/>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71" name="Group 34"/>
                            <a:cNvGrpSpPr/>
                          </a:nvGrpSpPr>
                          <a:grpSpPr>
                            <a:xfrm rot="16200000">
                              <a:off x="844131" y="2322796"/>
                              <a:ext cx="527134" cy="276516"/>
                              <a:chOff x="718821" y="1293736"/>
                              <a:chExt cx="527134" cy="276516"/>
                            </a:xfrm>
                          </a:grpSpPr>
                          <a:sp>
                            <a:nvSpPr>
                              <a:cNvPr id="36" name="Oval 35"/>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7" name="Oval 36"/>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72" name="Group 37"/>
                            <a:cNvGrpSpPr/>
                          </a:nvGrpSpPr>
                          <a:grpSpPr>
                            <a:xfrm>
                              <a:off x="3260628" y="1463440"/>
                              <a:ext cx="527134" cy="276516"/>
                              <a:chOff x="718821" y="1293736"/>
                              <a:chExt cx="527134" cy="276516"/>
                            </a:xfrm>
                          </a:grpSpPr>
                          <a:sp>
                            <a:nvSpPr>
                              <a:cNvPr id="39" name="Oval 38"/>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0" name="Oval 39"/>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73" name="Group 40"/>
                            <a:cNvGrpSpPr/>
                          </a:nvGrpSpPr>
                          <a:grpSpPr>
                            <a:xfrm>
                              <a:off x="3149457" y="2238748"/>
                              <a:ext cx="527134" cy="276516"/>
                              <a:chOff x="718821" y="1293736"/>
                              <a:chExt cx="527134" cy="276516"/>
                            </a:xfrm>
                          </a:grpSpPr>
                          <a:sp>
                            <a:nvSpPr>
                              <a:cNvPr id="8" name="Oval 41"/>
                              <a:cNvSpPr/>
                            </a:nvSpPr>
                            <a:spPr>
                              <a:xfrm>
                                <a:off x="718821" y="129373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 name="Oval 42"/>
                              <a:cNvSpPr/>
                            </a:nvSpPr>
                            <a:spPr>
                              <a:xfrm>
                                <a:off x="982388" y="132202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sp>
                        <a:nvSpPr>
                          <a:cNvPr id="7" name="Rectangle 44"/>
                          <a:cNvSpPr/>
                        </a:nvSpPr>
                        <a:spPr>
                          <a:xfrm>
                            <a:off x="359410" y="598952"/>
                            <a:ext cx="3833712" cy="2851011"/>
                          </a:xfrm>
                          <a:prstGeom prst="rect">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 name="Group 164"/>
                        <a:cNvGrpSpPr/>
                      </a:nvGrpSpPr>
                      <a:grpSpPr>
                        <a:xfrm>
                          <a:off x="329541" y="3813760"/>
                          <a:ext cx="3833712" cy="2851011"/>
                          <a:chOff x="329541" y="3813760"/>
                          <a:chExt cx="3833712" cy="2851011"/>
                        </a:xfrm>
                      </a:grpSpPr>
                      <a:sp>
                        <a:nvSpPr>
                          <a:cNvPr id="88" name="Oval 3"/>
                          <a:cNvSpPr/>
                        </a:nvSpPr>
                        <a:spPr>
                          <a:xfrm>
                            <a:off x="841978" y="4267773"/>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9" name="Oval 4"/>
                          <a:cNvSpPr/>
                        </a:nvSpPr>
                        <a:spPr>
                          <a:xfrm>
                            <a:off x="1656016" y="475677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84" name="Group 7"/>
                          <a:cNvGrpSpPr/>
                        </a:nvGrpSpPr>
                        <a:grpSpPr>
                          <a:xfrm>
                            <a:off x="2246407" y="5275200"/>
                            <a:ext cx="487850" cy="559687"/>
                            <a:chOff x="2491925" y="1293736"/>
                            <a:chExt cx="487850" cy="559687"/>
                          </a:xfrm>
                          <a:scene3d>
                            <a:camera prst="orthographicFront">
                              <a:rot lat="0" lon="0" rev="5400000"/>
                            </a:camera>
                            <a:lightRig rig="threePt" dir="t"/>
                          </a:scene3d>
                        </a:grpSpPr>
                        <a:sp>
                          <a:nvSpPr>
                            <a:cNvPr id="86" name="Oval 5"/>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7" name="Oval 6"/>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2" name="Oval 9"/>
                          <a:cNvSpPr/>
                        </a:nvSpPr>
                        <a:spPr>
                          <a:xfrm>
                            <a:off x="2482672" y="4267773"/>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2" name="Oval 13"/>
                          <a:cNvSpPr/>
                        </a:nvSpPr>
                        <a:spPr>
                          <a:xfrm>
                            <a:off x="682005" y="54635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3" name="Oval 14"/>
                          <a:cNvSpPr/>
                        </a:nvSpPr>
                        <a:spPr>
                          <a:xfrm>
                            <a:off x="1472962" y="586749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0" name="Oval 16"/>
                          <a:cNvSpPr/>
                        </a:nvSpPr>
                        <a:spPr>
                          <a:xfrm>
                            <a:off x="596912" y="4434924"/>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1" name="Oval 80"/>
                          <a:cNvSpPr/>
                        </a:nvSpPr>
                        <a:spPr>
                          <a:xfrm>
                            <a:off x="1099783" y="446320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8" name="Oval 77"/>
                          <a:cNvSpPr/>
                        </a:nvSpPr>
                        <a:spPr>
                          <a:xfrm>
                            <a:off x="1475444" y="4980012"/>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9" name="Oval 78"/>
                          <a:cNvSpPr/>
                        </a:nvSpPr>
                        <a:spPr>
                          <a:xfrm>
                            <a:off x="1904683" y="497148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7" name="Oval 76"/>
                          <a:cNvSpPr/>
                        </a:nvSpPr>
                        <a:spPr>
                          <a:xfrm>
                            <a:off x="2522311" y="4039422"/>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4" name="Oval 73"/>
                          <a:cNvSpPr/>
                        </a:nvSpPr>
                        <a:spPr>
                          <a:xfrm rot="16200000">
                            <a:off x="1711448" y="452060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5" name="Oval 74"/>
                          <a:cNvSpPr/>
                        </a:nvSpPr>
                        <a:spPr>
                          <a:xfrm rot="16200000">
                            <a:off x="887421" y="399346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2" name="Oval 71"/>
                          <a:cNvSpPr/>
                        </a:nvSpPr>
                        <a:spPr>
                          <a:xfrm rot="16200000">
                            <a:off x="1532108" y="5609189"/>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3" name="Oval 72"/>
                          <a:cNvSpPr/>
                        </a:nvSpPr>
                        <a:spPr>
                          <a:xfrm rot="16200000">
                            <a:off x="444514" y="5369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0" name="Oval 69"/>
                          <a:cNvSpPr/>
                        </a:nvSpPr>
                        <a:spPr>
                          <a:xfrm rot="16200000">
                            <a:off x="1740650" y="6018944"/>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1" name="Oval 70"/>
                          <a:cNvSpPr/>
                        </a:nvSpPr>
                        <a:spPr>
                          <a:xfrm rot="16200000">
                            <a:off x="1253625" y="6058702"/>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8" name="Oval 67"/>
                          <a:cNvSpPr/>
                        </a:nvSpPr>
                        <a:spPr>
                          <a:xfrm rot="16200000">
                            <a:off x="821457" y="573874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9" name="Oval 68"/>
                          <a:cNvSpPr/>
                        </a:nvSpPr>
                        <a:spPr>
                          <a:xfrm rot="16200000">
                            <a:off x="923373" y="5383154"/>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6" name="Oval 65"/>
                          <a:cNvSpPr/>
                        </a:nvSpPr>
                        <a:spPr>
                          <a:xfrm>
                            <a:off x="2273543" y="443898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7" name="Oval 66"/>
                          <a:cNvSpPr/>
                        </a:nvSpPr>
                        <a:spPr>
                          <a:xfrm>
                            <a:off x="2684374" y="4485672"/>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107" name="Group 90"/>
                          <a:cNvGrpSpPr/>
                        </a:nvGrpSpPr>
                        <a:grpSpPr>
                          <a:xfrm>
                            <a:off x="3082772" y="4968198"/>
                            <a:ext cx="655990" cy="725064"/>
                            <a:chOff x="3082772" y="4968198"/>
                            <a:chExt cx="655990" cy="725064"/>
                          </a:xfrm>
                        </a:grpSpPr>
                        <a:sp>
                          <a:nvSpPr>
                            <a:cNvPr id="85"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6" name="Oval 75"/>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4" name="Oval 63"/>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5" name="Oval 64"/>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50" name="Rectangle 49"/>
                          <a:cNvSpPr/>
                        </a:nvSpPr>
                        <a:spPr>
                          <a:xfrm>
                            <a:off x="329541" y="3813760"/>
                            <a:ext cx="3833712" cy="2851011"/>
                          </a:xfrm>
                          <a:prstGeom prst="rect">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5" name="Group 163"/>
                        <a:cNvGrpSpPr/>
                      </a:nvGrpSpPr>
                      <a:grpSpPr>
                        <a:xfrm>
                          <a:off x="4655587" y="604400"/>
                          <a:ext cx="3833712" cy="2851011"/>
                          <a:chOff x="4655587" y="641210"/>
                          <a:chExt cx="3833712" cy="2851011"/>
                        </a:xfrm>
                      </a:grpSpPr>
                      <a:sp>
                        <a:nvSpPr>
                          <a:cNvPr id="90" name="Rectangle 89"/>
                          <a:cNvSpPr/>
                        </a:nvSpPr>
                        <a:spPr>
                          <a:xfrm>
                            <a:off x="4655587" y="641210"/>
                            <a:ext cx="3833712" cy="2851011"/>
                          </a:xfrm>
                          <a:prstGeom prst="rect">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42" name="Group 91"/>
                          <a:cNvGrpSpPr/>
                        </a:nvGrpSpPr>
                        <a:grpSpPr>
                          <a:xfrm>
                            <a:off x="7504461" y="2601611"/>
                            <a:ext cx="655990" cy="725064"/>
                            <a:chOff x="3082772" y="4968198"/>
                            <a:chExt cx="655990" cy="725064"/>
                          </a:xfrm>
                        </a:grpSpPr>
                        <a:sp>
                          <a:nvSpPr>
                            <a:cNvPr id="93"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4" name="Oval 93"/>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5" name="Oval 94"/>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6" name="Oval 95"/>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3" name="Group 96"/>
                          <a:cNvGrpSpPr/>
                        </a:nvGrpSpPr>
                        <a:grpSpPr>
                          <a:xfrm>
                            <a:off x="5144677" y="1145663"/>
                            <a:ext cx="655990" cy="725064"/>
                            <a:chOff x="3082772" y="4968198"/>
                            <a:chExt cx="655990" cy="725064"/>
                          </a:xfrm>
                        </a:grpSpPr>
                        <a:sp>
                          <a:nvSpPr>
                            <a:cNvPr id="98"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9" name="Oval 98"/>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0" name="Oval 99"/>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1" name="Oval 100"/>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4" name="Group 101"/>
                          <a:cNvGrpSpPr/>
                        </a:nvGrpSpPr>
                        <a:grpSpPr>
                          <a:xfrm>
                            <a:off x="6438342" y="1904500"/>
                            <a:ext cx="655990" cy="725064"/>
                            <a:chOff x="3082772" y="4968198"/>
                            <a:chExt cx="655990" cy="725064"/>
                          </a:xfrm>
                        </a:grpSpPr>
                        <a:sp>
                          <a:nvSpPr>
                            <a:cNvPr id="103"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4" name="Oval 103"/>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5" name="Oval 104"/>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6" name="Oval 105"/>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5" name="Group 106"/>
                          <a:cNvGrpSpPr/>
                        </a:nvGrpSpPr>
                        <a:grpSpPr>
                          <a:xfrm>
                            <a:off x="6273653" y="816904"/>
                            <a:ext cx="655990" cy="725064"/>
                            <a:chOff x="3082772" y="4968198"/>
                            <a:chExt cx="655990" cy="725064"/>
                          </a:xfrm>
                        </a:grpSpPr>
                        <a:sp>
                          <a:nvSpPr>
                            <a:cNvPr id="108"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9" name="Oval 108"/>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0" name="Oval 109"/>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1" name="Oval 110"/>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6" name="Group 111"/>
                          <a:cNvGrpSpPr/>
                        </a:nvGrpSpPr>
                        <a:grpSpPr>
                          <a:xfrm>
                            <a:off x="7440033" y="1207720"/>
                            <a:ext cx="655990" cy="725064"/>
                            <a:chOff x="3082772" y="4968198"/>
                            <a:chExt cx="655990" cy="725064"/>
                          </a:xfrm>
                        </a:grpSpPr>
                        <a:sp>
                          <a:nvSpPr>
                            <a:cNvPr id="113"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4" name="Oval 113"/>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5" name="Oval 114"/>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6" name="Oval 115"/>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7" name="Group 116"/>
                          <a:cNvGrpSpPr/>
                        </a:nvGrpSpPr>
                        <a:grpSpPr>
                          <a:xfrm>
                            <a:off x="4881110" y="2533732"/>
                            <a:ext cx="655990" cy="725064"/>
                            <a:chOff x="3082772" y="4968198"/>
                            <a:chExt cx="655990" cy="725064"/>
                          </a:xfrm>
                        </a:grpSpPr>
                        <a:sp>
                          <a:nvSpPr>
                            <a:cNvPr id="118"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9" name="Oval 118"/>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0" name="Oval 119"/>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1" name="Oval 120"/>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8" name="Group 121"/>
                          <a:cNvGrpSpPr/>
                        </a:nvGrpSpPr>
                        <a:grpSpPr>
                          <a:xfrm>
                            <a:off x="5537100" y="2128067"/>
                            <a:ext cx="655990" cy="725064"/>
                            <a:chOff x="3082772" y="4968198"/>
                            <a:chExt cx="655990" cy="725064"/>
                          </a:xfrm>
                        </a:grpSpPr>
                        <a:sp>
                          <a:nvSpPr>
                            <a:cNvPr id="123"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4" name="Oval 123"/>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5" name="Oval 124"/>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6" name="Oval 125"/>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9" name="Group 126"/>
                          <a:cNvGrpSpPr/>
                        </a:nvGrpSpPr>
                        <a:grpSpPr>
                          <a:xfrm>
                            <a:off x="6701909" y="2691042"/>
                            <a:ext cx="655990" cy="725064"/>
                            <a:chOff x="3082772" y="4968198"/>
                            <a:chExt cx="655990" cy="725064"/>
                          </a:xfrm>
                        </a:grpSpPr>
                        <a:sp>
                          <a:nvSpPr>
                            <a:cNvPr id="128" name="Oval 10"/>
                            <a:cNvSpPr/>
                          </a:nvSpPr>
                          <a:spPr>
                            <a:xfrm>
                              <a:off x="3246078" y="5219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9" name="Oval 128"/>
                            <a:cNvSpPr/>
                          </a:nvSpPr>
                          <a:spPr>
                            <a:xfrm>
                              <a:off x="3271184" y="496819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0" name="Oval 129"/>
                            <a:cNvSpPr/>
                          </a:nvSpPr>
                          <a:spPr>
                            <a:xfrm>
                              <a:off x="3082772" y="543515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1" name="Oval 130"/>
                            <a:cNvSpPr/>
                          </a:nvSpPr>
                          <a:spPr>
                            <a:xfrm>
                              <a:off x="3475195" y="544503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grpSp>
                      <a:nvGrpSpPr>
                        <a:cNvPr id="6" name="Group 162"/>
                        <a:cNvGrpSpPr/>
                      </a:nvGrpSpPr>
                      <a:grpSpPr>
                        <a:xfrm>
                          <a:off x="4697373" y="3800515"/>
                          <a:ext cx="3833712" cy="2851011"/>
                          <a:chOff x="4697373" y="3763705"/>
                          <a:chExt cx="3833712" cy="2851011"/>
                        </a:xfrm>
                      </a:grpSpPr>
                      <a:sp>
                        <a:nvSpPr>
                          <a:cNvPr id="132" name="Oval 3"/>
                          <a:cNvSpPr/>
                        </a:nvSpPr>
                        <a:spPr>
                          <a:xfrm>
                            <a:off x="5209810" y="421771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12" name="Group 7"/>
                          <a:cNvGrpSpPr/>
                        </a:nvGrpSpPr>
                        <a:grpSpPr>
                          <a:xfrm>
                            <a:off x="6126389" y="4815758"/>
                            <a:ext cx="487850" cy="559687"/>
                            <a:chOff x="2491925" y="1293736"/>
                            <a:chExt cx="487850" cy="559687"/>
                          </a:xfrm>
                          <a:scene3d>
                            <a:camera prst="orthographicFront">
                              <a:rot lat="0" lon="0" rev="5400000"/>
                            </a:camera>
                            <a:lightRig rig="threePt" dir="t"/>
                          </a:scene3d>
                        </a:grpSpPr>
                        <a:sp>
                          <a:nvSpPr>
                            <a:cNvPr id="135" name="Oval 5"/>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6" name="Oval 6"/>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37" name="Oval 9"/>
                          <a:cNvSpPr/>
                        </a:nvSpPr>
                        <a:spPr>
                          <a:xfrm>
                            <a:off x="6850504" y="421771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8" name="Oval 13"/>
                          <a:cNvSpPr/>
                        </a:nvSpPr>
                        <a:spPr>
                          <a:xfrm>
                            <a:off x="5049837" y="5413481"/>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9" name="Oval 14"/>
                          <a:cNvSpPr/>
                        </a:nvSpPr>
                        <a:spPr>
                          <a:xfrm>
                            <a:off x="7547699" y="510202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0" name="Oval 16"/>
                          <a:cNvSpPr/>
                        </a:nvSpPr>
                        <a:spPr>
                          <a:xfrm>
                            <a:off x="4964744" y="4384869"/>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1" name="Oval 140"/>
                          <a:cNvSpPr/>
                        </a:nvSpPr>
                        <a:spPr>
                          <a:xfrm>
                            <a:off x="5467615" y="441315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4" name="Oval 143"/>
                          <a:cNvSpPr/>
                        </a:nvSpPr>
                        <a:spPr>
                          <a:xfrm>
                            <a:off x="6890143" y="3989367"/>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19" name="Group 160"/>
                          <a:cNvGrpSpPr/>
                        </a:nvGrpSpPr>
                        <a:grpSpPr>
                          <a:xfrm>
                            <a:off x="6543918" y="5747708"/>
                            <a:ext cx="692806" cy="715309"/>
                            <a:chOff x="5843276" y="4462880"/>
                            <a:chExt cx="692806" cy="715309"/>
                          </a:xfrm>
                        </a:grpSpPr>
                        <a:sp>
                          <a:nvSpPr>
                            <a:cNvPr id="133" name="Oval 4"/>
                            <a:cNvSpPr/>
                          </a:nvSpPr>
                          <a:spPr>
                            <a:xfrm>
                              <a:off x="6023848" y="4706721"/>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2" name="Oval 141"/>
                            <a:cNvSpPr/>
                          </a:nvSpPr>
                          <a:spPr>
                            <a:xfrm>
                              <a:off x="5843276" y="4929957"/>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3" name="Oval 142"/>
                            <a:cNvSpPr/>
                          </a:nvSpPr>
                          <a:spPr>
                            <a:xfrm>
                              <a:off x="6272515" y="492143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5" name="Oval 144"/>
                            <a:cNvSpPr/>
                          </a:nvSpPr>
                          <a:spPr>
                            <a:xfrm rot="16200000">
                              <a:off x="6079280" y="447054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46" name="Oval 145"/>
                          <a:cNvSpPr/>
                        </a:nvSpPr>
                        <a:spPr>
                          <a:xfrm rot="16200000">
                            <a:off x="5255253" y="394341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7" name="Oval 146"/>
                          <a:cNvSpPr/>
                        </a:nvSpPr>
                        <a:spPr>
                          <a:xfrm rot="16200000">
                            <a:off x="5692739" y="575537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8" name="Oval 147"/>
                          <a:cNvSpPr/>
                        </a:nvSpPr>
                        <a:spPr>
                          <a:xfrm rot="16200000">
                            <a:off x="4812346" y="531914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9" name="Oval 148"/>
                          <a:cNvSpPr/>
                        </a:nvSpPr>
                        <a:spPr>
                          <a:xfrm rot="16200000">
                            <a:off x="7770932" y="6049664"/>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0" name="Oval 149"/>
                          <a:cNvSpPr/>
                        </a:nvSpPr>
                        <a:spPr>
                          <a:xfrm rot="16200000">
                            <a:off x="5621457" y="6008647"/>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1" name="Oval 150"/>
                          <a:cNvSpPr/>
                        </a:nvSpPr>
                        <a:spPr>
                          <a:xfrm rot="16200000">
                            <a:off x="5189289" y="568869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2" name="Oval 151"/>
                          <a:cNvSpPr/>
                        </a:nvSpPr>
                        <a:spPr>
                          <a:xfrm rot="16200000">
                            <a:off x="5291205" y="5333099"/>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3" name="Oval 152"/>
                          <a:cNvSpPr/>
                        </a:nvSpPr>
                        <a:spPr>
                          <a:xfrm>
                            <a:off x="6641375" y="438892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4" name="Oval 153"/>
                          <a:cNvSpPr/>
                        </a:nvSpPr>
                        <a:spPr>
                          <a:xfrm>
                            <a:off x="7052206" y="4435617"/>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6" name="Oval 10"/>
                          <a:cNvSpPr/>
                        </a:nvSpPr>
                        <a:spPr>
                          <a:xfrm>
                            <a:off x="7456539" y="4815758"/>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8" name="Oval 157"/>
                          <a:cNvSpPr/>
                        </a:nvSpPr>
                        <a:spPr>
                          <a:xfrm>
                            <a:off x="7515032" y="604199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31" name="Group 161"/>
                          <a:cNvGrpSpPr/>
                        </a:nvGrpSpPr>
                        <a:grpSpPr>
                          <a:xfrm>
                            <a:off x="6865215" y="5275200"/>
                            <a:ext cx="516563" cy="340429"/>
                            <a:chOff x="7703444" y="5482846"/>
                            <a:chExt cx="516563" cy="340429"/>
                          </a:xfrm>
                        </a:grpSpPr>
                        <a:sp>
                          <a:nvSpPr>
                            <a:cNvPr id="157" name="Oval 156"/>
                            <a:cNvSpPr/>
                          </a:nvSpPr>
                          <a:spPr>
                            <a:xfrm>
                              <a:off x="7703444" y="557504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9" name="Oval 158"/>
                            <a:cNvSpPr/>
                          </a:nvSpPr>
                          <a:spPr>
                            <a:xfrm>
                              <a:off x="7956440" y="548284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60" name="Rectangle 159"/>
                          <a:cNvSpPr/>
                        </a:nvSpPr>
                        <a:spPr>
                          <a:xfrm>
                            <a:off x="4697373" y="3763705"/>
                            <a:ext cx="3833712" cy="2851011"/>
                          </a:xfrm>
                          <a:prstGeom prst="rect">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66" name="TextBox 165"/>
                        <a:cNvSpPr txBox="1"/>
                      </a:nvSpPr>
                      <a:spPr>
                        <a:xfrm>
                          <a:off x="35013" y="276068"/>
                          <a:ext cx="396450"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a:t>
                            </a:r>
                            <a:endParaRPr lang="en-US" b="1" dirty="0"/>
                          </a:p>
                        </a:txBody>
                        <a:useSpRect/>
                      </a:txSp>
                    </a:sp>
                    <a:sp>
                      <a:nvSpPr>
                        <a:cNvPr id="167" name="TextBox 166"/>
                        <a:cNvSpPr txBox="1"/>
                      </a:nvSpPr>
                      <a:spPr>
                        <a:xfrm>
                          <a:off x="-1803" y="3528010"/>
                          <a:ext cx="385968"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B)</a:t>
                            </a:r>
                            <a:endParaRPr lang="en-US" b="1" dirty="0"/>
                          </a:p>
                        </a:txBody>
                        <a:useSpRect/>
                      </a:txSp>
                    </a:sp>
                    <a:sp>
                      <a:nvSpPr>
                        <a:cNvPr id="168" name="TextBox 167"/>
                        <a:cNvSpPr txBox="1"/>
                      </a:nvSpPr>
                      <a:spPr>
                        <a:xfrm>
                          <a:off x="4349931" y="253473"/>
                          <a:ext cx="40208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D</a:t>
                            </a:r>
                            <a:r>
                              <a:rPr lang="en-US" b="1" dirty="0" smtClean="0"/>
                              <a:t>)</a:t>
                            </a:r>
                            <a:endParaRPr lang="en-US" b="1" dirty="0"/>
                          </a:p>
                        </a:txBody>
                        <a:useSpRect/>
                      </a:txSp>
                    </a:sp>
                    <a:sp>
                      <a:nvSpPr>
                        <a:cNvPr id="169" name="TextBox 168"/>
                        <a:cNvSpPr txBox="1"/>
                      </a:nvSpPr>
                      <a:spPr>
                        <a:xfrm>
                          <a:off x="4393328" y="3510626"/>
                          <a:ext cx="36917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E)</a:t>
                            </a:r>
                            <a:endParaRPr lang="en-US" b="1" dirty="0"/>
                          </a:p>
                        </a:txBody>
                        <a:useSpRect/>
                      </a:txSp>
                    </a:sp>
                  </a:grpSp>
                </lc:lockedCanvas>
              </a:graphicData>
            </a:graphic>
          </wp:inline>
        </w:drawing>
      </w:r>
      <w:r w:rsidRPr="00D74B0F">
        <w:rPr>
          <w:noProof/>
        </w:rPr>
        <w:drawing>
          <wp:inline distT="0" distB="0" distL="0" distR="0">
            <wp:extent cx="2286000" cy="2133600"/>
            <wp:effectExtent l="0" t="0" r="0" b="0"/>
            <wp:docPr id="39" name="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164456" cy="3146723"/>
                      <a:chOff x="166717" y="238020"/>
                      <a:chExt cx="4164456" cy="3146723"/>
                    </a:xfrm>
                  </a:grpSpPr>
                  <a:grpSp>
                    <a:nvGrpSpPr>
                      <a:cNvPr id="35" name="Group 34"/>
                      <a:cNvGrpSpPr/>
                    </a:nvGrpSpPr>
                    <a:grpSpPr>
                      <a:xfrm>
                        <a:off x="166717" y="238020"/>
                        <a:ext cx="4164456" cy="3146723"/>
                        <a:chOff x="166717" y="238020"/>
                        <a:chExt cx="4164456" cy="3146723"/>
                      </a:xfrm>
                    </a:grpSpPr>
                    <a:grpSp>
                      <a:nvGrpSpPr>
                        <a:cNvPr id="3" name="Group 32"/>
                        <a:cNvGrpSpPr/>
                      </a:nvGrpSpPr>
                      <a:grpSpPr>
                        <a:xfrm>
                          <a:off x="497461" y="533732"/>
                          <a:ext cx="3833712" cy="2851011"/>
                          <a:chOff x="497461" y="533732"/>
                          <a:chExt cx="3833712" cy="2851011"/>
                        </a:xfrm>
                      </a:grpSpPr>
                      <a:sp>
                        <a:nvSpPr>
                          <a:cNvPr id="2" name="Oval 3"/>
                          <a:cNvSpPr/>
                        </a:nvSpPr>
                        <a:spPr>
                          <a:xfrm>
                            <a:off x="2353814" y="871725"/>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6" name="Group 7"/>
                          <a:cNvGrpSpPr/>
                        </a:nvGrpSpPr>
                        <a:grpSpPr>
                          <a:xfrm>
                            <a:off x="1926477" y="1585785"/>
                            <a:ext cx="487850" cy="559687"/>
                            <a:chOff x="2491925" y="1293736"/>
                            <a:chExt cx="487850" cy="559687"/>
                          </a:xfrm>
                          <a:scene3d>
                            <a:camera prst="orthographicFront">
                              <a:rot lat="0" lon="0" rev="5400000"/>
                            </a:camera>
                            <a:lightRig rig="threePt" dir="t"/>
                          </a:scene3d>
                        </a:grpSpPr>
                        <a:sp>
                          <a:nvSpPr>
                            <a:cNvPr id="31" name="Oval 5"/>
                            <a:cNvSpPr/>
                          </a:nvSpPr>
                          <a:spPr>
                            <a:xfrm>
                              <a:off x="2491925" y="1293736"/>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2" name="Oval 6"/>
                            <a:cNvSpPr/>
                          </a:nvSpPr>
                          <a:spPr>
                            <a:xfrm>
                              <a:off x="2668286" y="154196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5" name="Oval 9"/>
                          <a:cNvSpPr/>
                        </a:nvSpPr>
                        <a:spPr>
                          <a:xfrm>
                            <a:off x="2650592" y="987745"/>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 name="Oval 13"/>
                          <a:cNvSpPr/>
                        </a:nvSpPr>
                        <a:spPr>
                          <a:xfrm>
                            <a:off x="849925" y="2183508"/>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 name="Oval 14"/>
                          <a:cNvSpPr/>
                        </a:nvSpPr>
                        <a:spPr>
                          <a:xfrm>
                            <a:off x="3347787" y="1872053"/>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 name="Oval 16"/>
                          <a:cNvSpPr/>
                        </a:nvSpPr>
                        <a:spPr>
                          <a:xfrm>
                            <a:off x="985728" y="115489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 name="Oval 8"/>
                          <a:cNvSpPr/>
                        </a:nvSpPr>
                        <a:spPr>
                          <a:xfrm>
                            <a:off x="1267703" y="118318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Oval 9"/>
                          <a:cNvSpPr/>
                        </a:nvSpPr>
                        <a:spPr>
                          <a:xfrm>
                            <a:off x="1787027" y="987745"/>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13" name="Group 160"/>
                          <a:cNvGrpSpPr/>
                        </a:nvGrpSpPr>
                        <a:grpSpPr>
                          <a:xfrm>
                            <a:off x="2344006" y="2517735"/>
                            <a:ext cx="692806" cy="715309"/>
                            <a:chOff x="5843276" y="4462880"/>
                            <a:chExt cx="692806" cy="715309"/>
                          </a:xfrm>
                        </a:grpSpPr>
                        <a:sp>
                          <a:nvSpPr>
                            <a:cNvPr id="27" name="Oval 4"/>
                            <a:cNvSpPr/>
                          </a:nvSpPr>
                          <a:spPr>
                            <a:xfrm>
                              <a:off x="6023848" y="4706721"/>
                              <a:ext cx="311489" cy="311455"/>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Oval 27"/>
                            <a:cNvSpPr/>
                          </a:nvSpPr>
                          <a:spPr>
                            <a:xfrm>
                              <a:off x="5843276" y="4929957"/>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9" name="Oval 28"/>
                            <a:cNvSpPr/>
                          </a:nvSpPr>
                          <a:spPr>
                            <a:xfrm>
                              <a:off x="6272515" y="492143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0" name="Oval 29"/>
                            <a:cNvSpPr/>
                          </a:nvSpPr>
                          <a:spPr>
                            <a:xfrm rot="16200000">
                              <a:off x="6079280" y="447054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2" name="Oval 11"/>
                          <a:cNvSpPr/>
                        </a:nvSpPr>
                        <a:spPr>
                          <a:xfrm rot="16200000">
                            <a:off x="1794694" y="747609"/>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 name="Oval 12"/>
                          <a:cNvSpPr/>
                        </a:nvSpPr>
                        <a:spPr>
                          <a:xfrm rot="16200000">
                            <a:off x="1492827" y="252540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 name="Oval 13"/>
                          <a:cNvSpPr/>
                        </a:nvSpPr>
                        <a:spPr>
                          <a:xfrm rot="16200000">
                            <a:off x="612434" y="2089170"/>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 name="Oval 14"/>
                          <a:cNvSpPr/>
                        </a:nvSpPr>
                        <a:spPr>
                          <a:xfrm rot="16200000">
                            <a:off x="3571020" y="2819691"/>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 name="Oval 15"/>
                          <a:cNvSpPr/>
                        </a:nvSpPr>
                        <a:spPr>
                          <a:xfrm rot="16200000">
                            <a:off x="1421545" y="2778674"/>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 name="Oval 16"/>
                          <a:cNvSpPr/>
                        </a:nvSpPr>
                        <a:spPr>
                          <a:xfrm rot="16200000">
                            <a:off x="989377" y="2458718"/>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Oval 17"/>
                          <a:cNvSpPr/>
                        </a:nvSpPr>
                        <a:spPr>
                          <a:xfrm rot="16200000">
                            <a:off x="1091293" y="210312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Oval 18"/>
                          <a:cNvSpPr/>
                        </a:nvSpPr>
                        <a:spPr>
                          <a:xfrm>
                            <a:off x="3347787" y="845224"/>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0" name="Oval 19"/>
                          <a:cNvSpPr/>
                        </a:nvSpPr>
                        <a:spPr>
                          <a:xfrm>
                            <a:off x="3527492" y="957412"/>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1" name="Oval 10"/>
                          <a:cNvSpPr/>
                        </a:nvSpPr>
                        <a:spPr>
                          <a:xfrm>
                            <a:off x="3256627" y="1585785"/>
                            <a:ext cx="311489" cy="311455"/>
                          </a:xfrm>
                          <a:prstGeom prst="ellipse">
                            <a:avLst/>
                          </a:prstGeom>
                          <a:solidFill>
                            <a:schemeClr val="tx1"/>
                          </a:solidFill>
                          <a:ln>
                            <a:solidFill>
                              <a:schemeClr val="tx1"/>
                            </a:solidFill>
                          </a:ln>
                          <a:scene3d>
                            <a:camera prst="orthographicFront">
                              <a:rot lat="0" lon="0" rev="5400000"/>
                            </a:camera>
                            <a:lightRig rig="threePt" dir="t"/>
                          </a:scene3d>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2" name="Oval 21"/>
                          <a:cNvSpPr/>
                        </a:nvSpPr>
                        <a:spPr>
                          <a:xfrm>
                            <a:off x="3315120" y="281202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25" name="Group 161"/>
                          <a:cNvGrpSpPr/>
                        </a:nvGrpSpPr>
                        <a:grpSpPr>
                          <a:xfrm>
                            <a:off x="2665303" y="2045227"/>
                            <a:ext cx="516563" cy="340429"/>
                            <a:chOff x="7703444" y="5482846"/>
                            <a:chExt cx="516563" cy="340429"/>
                          </a:xfrm>
                        </a:grpSpPr>
                        <a:sp>
                          <a:nvSpPr>
                            <a:cNvPr id="23" name="Oval 24"/>
                            <a:cNvSpPr/>
                          </a:nvSpPr>
                          <a:spPr>
                            <a:xfrm>
                              <a:off x="7703444" y="5575043"/>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6" name="Oval 25"/>
                            <a:cNvSpPr/>
                          </a:nvSpPr>
                          <a:spPr>
                            <a:xfrm>
                              <a:off x="7956440" y="5482846"/>
                              <a:ext cx="263567" cy="248232"/>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24" name="Rectangle 23"/>
                          <a:cNvSpPr/>
                        </a:nvSpPr>
                        <a:spPr>
                          <a:xfrm>
                            <a:off x="497461" y="533732"/>
                            <a:ext cx="3833712" cy="2851011"/>
                          </a:xfrm>
                          <a:prstGeom prst="rect">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34" name="TextBox 33"/>
                        <a:cNvSpPr txBox="1"/>
                      </a:nvSpPr>
                      <a:spPr>
                        <a:xfrm>
                          <a:off x="166717" y="238020"/>
                          <a:ext cx="37875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r>
                              <a:rPr lang="en-US" b="1" dirty="0" smtClean="0"/>
                              <a:t>)</a:t>
                            </a:r>
                            <a:endParaRPr lang="en-US" b="1" dirty="0"/>
                          </a:p>
                        </a:txBody>
                        <a:useSpRect/>
                      </a:txSp>
                    </a:sp>
                  </a:grpSp>
                </lc:lockedCanvas>
              </a:graphicData>
            </a:graphic>
          </wp:inline>
        </w:drawing>
      </w:r>
      <w:r w:rsidRPr="00D74B0F">
        <w:tab/>
      </w:r>
    </w:p>
    <w:p w:rsidR="005A392B" w:rsidRPr="00D74B0F" w:rsidRDefault="005A392B" w:rsidP="005A392B"/>
    <w:p w:rsidR="00FF2442" w:rsidRPr="00D74B0F" w:rsidRDefault="00FF2442" w:rsidP="005A392B"/>
    <w:p w:rsidR="00FF2442" w:rsidRPr="00D74B0F" w:rsidRDefault="00FF2442" w:rsidP="005A392B"/>
    <w:p w:rsidR="00FF2442" w:rsidRPr="00D74B0F" w:rsidRDefault="00FF2442" w:rsidP="005A392B"/>
    <w:p w:rsidR="00FF2442" w:rsidRPr="00D74B0F" w:rsidRDefault="00FF2442" w:rsidP="005A392B"/>
    <w:p w:rsidR="005A392B" w:rsidRPr="00D74B0F" w:rsidRDefault="005A392B" w:rsidP="005A392B">
      <w:r w:rsidRPr="00D74B0F">
        <w:t>29.  How many moles of carbon monoxide are required to react with one mole of O</w:t>
      </w:r>
      <w:r w:rsidRPr="00D74B0F">
        <w:rPr>
          <w:vertAlign w:val="subscript"/>
        </w:rPr>
        <w:t>2</w:t>
      </w:r>
      <w:r w:rsidRPr="00D74B0F">
        <w:t>(g) to produce 2 moles of carbon dioxide gas?</w:t>
      </w:r>
    </w:p>
    <w:p w:rsidR="005A392B" w:rsidRPr="00D74B0F" w:rsidRDefault="005A392B" w:rsidP="005A392B"/>
    <w:p w:rsidR="005A392B" w:rsidRPr="00D74B0F" w:rsidRDefault="005A392B" w:rsidP="005A392B">
      <w:r w:rsidRPr="00D74B0F">
        <w:tab/>
        <w:t>A) ½</w:t>
      </w:r>
    </w:p>
    <w:p w:rsidR="005A392B" w:rsidRPr="00D74B0F" w:rsidRDefault="005A392B" w:rsidP="005A392B">
      <w:r w:rsidRPr="00D74B0F">
        <w:tab/>
        <w:t>B) 1</w:t>
      </w:r>
    </w:p>
    <w:p w:rsidR="005A392B" w:rsidRPr="00D74B0F" w:rsidRDefault="005A392B" w:rsidP="005A392B">
      <w:r w:rsidRPr="00D74B0F">
        <w:tab/>
        <w:t>C) 2</w:t>
      </w:r>
    </w:p>
    <w:p w:rsidR="005A392B" w:rsidRPr="00D74B0F" w:rsidRDefault="005A392B" w:rsidP="005A392B">
      <w:r w:rsidRPr="00D74B0F">
        <w:tab/>
        <w:t>D) 3/2</w:t>
      </w:r>
    </w:p>
    <w:p w:rsidR="005A392B" w:rsidRPr="00D74B0F" w:rsidRDefault="005A392B" w:rsidP="005A392B">
      <w:r w:rsidRPr="00D74B0F">
        <w:tab/>
        <w:t>E) 3</w:t>
      </w:r>
    </w:p>
    <w:p w:rsidR="005A392B" w:rsidRPr="00D74B0F" w:rsidRDefault="005A392B" w:rsidP="005A392B"/>
    <w:p w:rsidR="005A392B" w:rsidRPr="00D74B0F" w:rsidDel="00B5798A" w:rsidRDefault="005A392B" w:rsidP="005A392B">
      <w:pPr>
        <w:rPr>
          <w:del w:id="6" w:author="Chem Annex 042 Cox" w:date="2011-05-05T16:16:00Z"/>
        </w:rPr>
      </w:pPr>
    </w:p>
    <w:p w:rsidR="005A392B" w:rsidRPr="00D74B0F" w:rsidRDefault="005A392B" w:rsidP="005A392B">
      <w:r w:rsidRPr="00D74B0F">
        <w:t>30.  What are the spectator ions in the reaction of sulfuric acid with barium hydroxide?</w:t>
      </w:r>
    </w:p>
    <w:p w:rsidR="005A392B" w:rsidRPr="00D74B0F" w:rsidRDefault="005A392B" w:rsidP="005A392B"/>
    <w:p w:rsidR="005A392B" w:rsidRPr="00D74B0F" w:rsidRDefault="005A392B" w:rsidP="005A392B">
      <w:r w:rsidRPr="00D74B0F">
        <w:tab/>
        <w:t>A) Ba</w:t>
      </w:r>
      <w:r w:rsidRPr="00D74B0F">
        <w:rPr>
          <w:vertAlign w:val="superscript"/>
        </w:rPr>
        <w:t>2+</w:t>
      </w:r>
      <w:r w:rsidRPr="00D74B0F">
        <w:t xml:space="preserve"> and SO</w:t>
      </w:r>
      <w:r w:rsidRPr="00D74B0F">
        <w:rPr>
          <w:vertAlign w:val="subscript"/>
        </w:rPr>
        <w:t>4</w:t>
      </w:r>
      <w:r w:rsidRPr="00D74B0F">
        <w:rPr>
          <w:vertAlign w:val="superscript"/>
        </w:rPr>
        <w:t>2-</w:t>
      </w:r>
    </w:p>
    <w:p w:rsidR="005A392B" w:rsidRPr="00D74B0F" w:rsidRDefault="005A392B" w:rsidP="005A392B">
      <w:r w:rsidRPr="00D74B0F">
        <w:tab/>
        <w:t>B) H</w:t>
      </w:r>
      <w:r w:rsidRPr="00D74B0F">
        <w:rPr>
          <w:vertAlign w:val="superscript"/>
        </w:rPr>
        <w:t>+</w:t>
      </w:r>
      <w:r w:rsidRPr="00D74B0F">
        <w:t xml:space="preserve"> and OH</w:t>
      </w:r>
      <w:r w:rsidRPr="00D74B0F">
        <w:rPr>
          <w:vertAlign w:val="superscript"/>
        </w:rPr>
        <w:t>-</w:t>
      </w:r>
    </w:p>
    <w:p w:rsidR="005A392B" w:rsidRPr="00D74B0F" w:rsidRDefault="005A392B" w:rsidP="005A392B">
      <w:r w:rsidRPr="00D74B0F">
        <w:tab/>
        <w:t>C) OH</w:t>
      </w:r>
      <w:r w:rsidRPr="00D74B0F">
        <w:rPr>
          <w:vertAlign w:val="superscript"/>
        </w:rPr>
        <w:t>-</w:t>
      </w:r>
      <w:r w:rsidRPr="00D74B0F">
        <w:t xml:space="preserve"> and Ba</w:t>
      </w:r>
      <w:r w:rsidRPr="00D74B0F">
        <w:rPr>
          <w:vertAlign w:val="superscript"/>
        </w:rPr>
        <w:t>2+</w:t>
      </w:r>
    </w:p>
    <w:p w:rsidR="005A392B" w:rsidRPr="00D74B0F" w:rsidRDefault="005A392B" w:rsidP="005A392B">
      <w:r w:rsidRPr="00D74B0F">
        <w:tab/>
        <w:t>D) H</w:t>
      </w:r>
      <w:r w:rsidRPr="00D74B0F">
        <w:rPr>
          <w:vertAlign w:val="superscript"/>
        </w:rPr>
        <w:t>+</w:t>
      </w:r>
      <w:r w:rsidRPr="00D74B0F">
        <w:t xml:space="preserve"> and SO</w:t>
      </w:r>
      <w:r w:rsidRPr="00D74B0F">
        <w:rPr>
          <w:vertAlign w:val="subscript"/>
        </w:rPr>
        <w:t>4</w:t>
      </w:r>
      <w:r w:rsidRPr="00D74B0F">
        <w:t xml:space="preserve"> </w:t>
      </w:r>
      <w:r w:rsidRPr="00D74B0F">
        <w:rPr>
          <w:vertAlign w:val="superscript"/>
        </w:rPr>
        <w:t>2-</w:t>
      </w:r>
    </w:p>
    <w:p w:rsidR="005A392B" w:rsidRPr="00D74B0F" w:rsidRDefault="005A392B" w:rsidP="005A392B">
      <w:r w:rsidRPr="00D74B0F">
        <w:tab/>
        <w:t>E) There are no spectator ions in this reaction.</w:t>
      </w:r>
    </w:p>
    <w:p w:rsidR="005A392B" w:rsidRPr="00D74B0F" w:rsidRDefault="005A392B" w:rsidP="005A392B"/>
    <w:p w:rsidR="00FF2442" w:rsidRPr="00D74B0F" w:rsidRDefault="00FF2442" w:rsidP="00FF2442">
      <w:r w:rsidRPr="00D74B0F">
        <w:t>31.  What is the name of Cr(PO</w:t>
      </w:r>
      <w:r w:rsidRPr="00D74B0F">
        <w:rPr>
          <w:vertAlign w:val="subscript"/>
        </w:rPr>
        <w:t>4</w:t>
      </w:r>
      <w:r w:rsidRPr="00D74B0F">
        <w:t>)</w:t>
      </w:r>
      <w:r w:rsidRPr="00D74B0F">
        <w:rPr>
          <w:vertAlign w:val="subscript"/>
        </w:rPr>
        <w:t>2</w:t>
      </w:r>
      <w:r w:rsidRPr="00D74B0F">
        <w:t>?</w:t>
      </w:r>
    </w:p>
    <w:p w:rsidR="00FF2442" w:rsidRPr="00D74B0F" w:rsidRDefault="00FF2442" w:rsidP="00FF2442"/>
    <w:p w:rsidR="00FF2442" w:rsidRPr="00D74B0F" w:rsidRDefault="00FF2442" w:rsidP="00FF2442">
      <w:r w:rsidRPr="00D74B0F">
        <w:tab/>
        <w:t>A) chromium phosphide</w:t>
      </w:r>
    </w:p>
    <w:p w:rsidR="00FF2442" w:rsidRPr="00D74B0F" w:rsidRDefault="00FF2442" w:rsidP="00FF2442">
      <w:r w:rsidRPr="00D74B0F">
        <w:tab/>
        <w:t>B) chromium phosphate</w:t>
      </w:r>
    </w:p>
    <w:p w:rsidR="00FF2442" w:rsidRPr="00D74B0F" w:rsidRDefault="00FF2442" w:rsidP="00FF2442">
      <w:r w:rsidRPr="00D74B0F">
        <w:tab/>
        <w:t>C) chromium(II) phosphate</w:t>
      </w:r>
    </w:p>
    <w:p w:rsidR="00FF2442" w:rsidRPr="00D74B0F" w:rsidRDefault="00FF2442" w:rsidP="00FF2442">
      <w:r w:rsidRPr="00D74B0F">
        <w:tab/>
        <w:t>D) chromium diphosphorus octoxide</w:t>
      </w:r>
    </w:p>
    <w:p w:rsidR="00FF2442" w:rsidRPr="00D74B0F" w:rsidRDefault="00FF2442" w:rsidP="00FF2442">
      <w:r w:rsidRPr="00D74B0F">
        <w:tab/>
        <w:t xml:space="preserve">E) chromium (VI) </w:t>
      </w:r>
      <w:ins w:id="7" w:author=" " w:date="2012-01-25T15:14:00Z">
        <w:r w:rsidRPr="00D74B0F">
          <w:t>phosphate</w:t>
        </w:r>
      </w:ins>
    </w:p>
    <w:p w:rsidR="00FF2442" w:rsidRPr="00D74B0F" w:rsidRDefault="00FF2442" w:rsidP="00FF2442"/>
    <w:p w:rsidR="00FF2442" w:rsidRPr="00D74B0F" w:rsidRDefault="00FF2442" w:rsidP="00FF2442"/>
    <w:p w:rsidR="00FF2442" w:rsidRPr="00D74B0F" w:rsidRDefault="00FF2442" w:rsidP="00FF2442">
      <w:pPr>
        <w:rPr>
          <w:ins w:id="8" w:author="Carrie Shepler" w:date="2012-01-29T21:34:00Z"/>
        </w:rPr>
      </w:pPr>
      <w:r w:rsidRPr="00D74B0F">
        <w:t xml:space="preserve">33.  An element has two naturally occurring isotopes.  Isotope 1 has a mass of 129.9038 amu and a relative abundance of 57.4%.  Isotope 2 has a mass of 122.9042 amu.  What is the </w:t>
      </w:r>
      <w:ins w:id="9" w:author="Carrie Shepler" w:date="2012-01-29T21:34:00Z">
        <w:r w:rsidRPr="00D74B0F">
          <w:t>atomic weight of the element?</w:t>
        </w:r>
      </w:ins>
    </w:p>
    <w:p w:rsidR="00FF2442" w:rsidRPr="00D74B0F" w:rsidRDefault="00FF2442" w:rsidP="00FF2442"/>
    <w:p w:rsidR="00FF2442" w:rsidRPr="00D74B0F" w:rsidRDefault="00FF2442" w:rsidP="00FF2442">
      <w:pPr>
        <w:rPr>
          <w:ins w:id="10" w:author="Carrie Shepler" w:date="2012-01-29T21:34:00Z"/>
        </w:rPr>
      </w:pPr>
      <w:r w:rsidRPr="00D74B0F">
        <w:tab/>
        <w:t xml:space="preserve">A) </w:t>
      </w:r>
      <w:ins w:id="11" w:author="Carrie Shepler" w:date="2012-01-29T21:35:00Z">
        <w:r w:rsidRPr="00D74B0F">
          <w:t>126.4</w:t>
        </w:r>
      </w:ins>
    </w:p>
    <w:p w:rsidR="00FF2442" w:rsidRPr="00D74B0F" w:rsidRDefault="00FF2442" w:rsidP="00FF2442">
      <w:pPr>
        <w:numPr>
          <w:ins w:id="12" w:author="Carrie Shepler" w:date="2012-01-29T21:34:00Z"/>
        </w:numPr>
        <w:rPr>
          <w:ins w:id="13" w:author="Carrie Shepler" w:date="2012-01-29T21:34:00Z"/>
        </w:rPr>
      </w:pPr>
      <w:ins w:id="14" w:author="Carrie Shepler" w:date="2012-01-29T21:34:00Z">
        <w:r w:rsidRPr="00D74B0F">
          <w:tab/>
          <w:t>B) 126.9</w:t>
        </w:r>
      </w:ins>
    </w:p>
    <w:p w:rsidR="00FF2442" w:rsidRPr="00D74B0F" w:rsidRDefault="00FF2442" w:rsidP="00FF2442">
      <w:pPr>
        <w:numPr>
          <w:ins w:id="15" w:author="Carrie Shepler" w:date="2012-01-29T21:34:00Z"/>
        </w:numPr>
        <w:rPr>
          <w:ins w:id="16" w:author="Carrie Shepler" w:date="2012-01-29T21:34:00Z"/>
        </w:rPr>
      </w:pPr>
      <w:ins w:id="17" w:author="Carrie Shepler" w:date="2012-01-29T21:34:00Z">
        <w:r w:rsidRPr="00D74B0F">
          <w:tab/>
          <w:t>C)</w:t>
        </w:r>
      </w:ins>
      <w:ins w:id="18" w:author="Carrie Shepler" w:date="2012-01-29T21:35:00Z">
        <w:r w:rsidRPr="00D74B0F">
          <w:t xml:space="preserve"> 129.9</w:t>
        </w:r>
      </w:ins>
    </w:p>
    <w:p w:rsidR="00FF2442" w:rsidRPr="00D74B0F" w:rsidRDefault="00FF2442" w:rsidP="00FF2442">
      <w:pPr>
        <w:numPr>
          <w:ins w:id="19" w:author="Unknown"/>
        </w:numPr>
      </w:pPr>
      <w:ins w:id="20" w:author="Carrie Shepler" w:date="2012-01-29T21:34:00Z">
        <w:r w:rsidRPr="00D74B0F">
          <w:tab/>
          <w:t>D)</w:t>
        </w:r>
      </w:ins>
      <w:ins w:id="21" w:author="Carrie Shepler" w:date="2012-01-29T21:35:00Z">
        <w:r w:rsidRPr="00D74B0F">
          <w:t xml:space="preserve"> 122.9</w:t>
        </w:r>
      </w:ins>
    </w:p>
    <w:p w:rsidR="00FF2442" w:rsidRPr="00D74B0F" w:rsidRDefault="00FF2442" w:rsidP="00FF2442">
      <w:r w:rsidRPr="00D74B0F">
        <w:tab/>
        <w:t>E) There is not enough information to answer this question.</w:t>
      </w:r>
    </w:p>
    <w:p w:rsidR="00FF2442" w:rsidRPr="00D74B0F" w:rsidRDefault="00FF2442" w:rsidP="00FF2442"/>
    <w:p w:rsidR="00FF2442" w:rsidRPr="00D74B0F" w:rsidRDefault="00FF2442" w:rsidP="00FF2442">
      <w:r w:rsidRPr="00D74B0F">
        <w:t>34.  What is the mass percent of chlorine in C</w:t>
      </w:r>
      <w:r w:rsidRPr="00D74B0F">
        <w:rPr>
          <w:vertAlign w:val="subscript"/>
        </w:rPr>
        <w:t>2</w:t>
      </w:r>
      <w:r w:rsidRPr="00D74B0F">
        <w:t>Cl</w:t>
      </w:r>
      <w:r w:rsidRPr="00D74B0F">
        <w:rPr>
          <w:vertAlign w:val="subscript"/>
        </w:rPr>
        <w:t>4</w:t>
      </w:r>
      <w:r w:rsidRPr="00D74B0F">
        <w:t>F</w:t>
      </w:r>
      <w:r w:rsidRPr="00D74B0F">
        <w:rPr>
          <w:vertAlign w:val="subscript"/>
        </w:rPr>
        <w:t>2</w:t>
      </w:r>
      <w:r w:rsidRPr="00D74B0F">
        <w:t>?</w:t>
      </w:r>
    </w:p>
    <w:p w:rsidR="00FF2442" w:rsidRPr="00D74B0F" w:rsidRDefault="00FF2442" w:rsidP="00FF2442"/>
    <w:p w:rsidR="00FF2442" w:rsidRPr="00D74B0F" w:rsidRDefault="00FF2442" w:rsidP="00FF2442">
      <w:r w:rsidRPr="00D74B0F">
        <w:tab/>
        <w:t>A) 69.6%</w:t>
      </w:r>
    </w:p>
    <w:p w:rsidR="00FF2442" w:rsidRPr="00D74B0F" w:rsidRDefault="00FF2442" w:rsidP="00FF2442">
      <w:r w:rsidRPr="00D74B0F">
        <w:tab/>
        <w:t>B) 17.4%</w:t>
      </w:r>
    </w:p>
    <w:p w:rsidR="00FF2442" w:rsidRPr="00D74B0F" w:rsidRDefault="00FF2442" w:rsidP="00FF2442">
      <w:r w:rsidRPr="00D74B0F">
        <w:tab/>
        <w:t>C) 53.3%</w:t>
      </w:r>
    </w:p>
    <w:p w:rsidR="00FF2442" w:rsidRPr="00D74B0F" w:rsidRDefault="00FF2442" w:rsidP="00FF2442">
      <w:r w:rsidRPr="00D74B0F">
        <w:tab/>
        <w:t>D) 30.4%</w:t>
      </w:r>
    </w:p>
    <w:p w:rsidR="00FF2442" w:rsidRPr="00D74B0F" w:rsidRDefault="00FF2442" w:rsidP="00FF2442">
      <w:r w:rsidRPr="00D74B0F">
        <w:tab/>
        <w:t>E) 34.8%</w:t>
      </w:r>
    </w:p>
    <w:p w:rsidR="00FF2442" w:rsidRPr="00D74B0F" w:rsidRDefault="00FF2442" w:rsidP="00FF2442"/>
    <w:p w:rsidR="00FF2442" w:rsidRPr="00D74B0F" w:rsidRDefault="00FF2442" w:rsidP="00FF2442">
      <w:r w:rsidRPr="00D74B0F">
        <w:t>35.  The empirical formula of butanedione is C</w:t>
      </w:r>
      <w:r w:rsidRPr="00D74B0F">
        <w:rPr>
          <w:vertAlign w:val="subscript"/>
        </w:rPr>
        <w:t>2</w:t>
      </w:r>
      <w:r w:rsidRPr="00D74B0F">
        <w:t>H</w:t>
      </w:r>
      <w:r w:rsidRPr="00D74B0F">
        <w:rPr>
          <w:vertAlign w:val="subscript"/>
        </w:rPr>
        <w:t>3</w:t>
      </w:r>
      <w:r w:rsidRPr="00D74B0F">
        <w:t>O.  If 11.19 g of butanedione contains 0.130 moles, then what is the molecular formula?</w:t>
      </w:r>
    </w:p>
    <w:p w:rsidR="00FF2442" w:rsidRPr="00D74B0F" w:rsidRDefault="00FF2442" w:rsidP="00FF2442"/>
    <w:p w:rsidR="00FF2442" w:rsidRPr="00D74B0F" w:rsidRDefault="00FF2442" w:rsidP="00FF2442">
      <w:pPr>
        <w:numPr>
          <w:ins w:id="22" w:author="Carrie Shepler" w:date="2012-01-29T21:36:00Z"/>
        </w:numPr>
        <w:rPr>
          <w:ins w:id="23" w:author="Carrie Shepler" w:date="2012-01-29T21:36:00Z"/>
        </w:rPr>
      </w:pPr>
      <w:r w:rsidRPr="00D74B0F">
        <w:tab/>
      </w:r>
      <w:ins w:id="24" w:author="Carrie Shepler" w:date="2012-01-29T21:36:00Z">
        <w:r w:rsidRPr="00D74B0F">
          <w:t>A) C</w:t>
        </w:r>
        <w:r w:rsidRPr="00D74B0F">
          <w:rPr>
            <w:vertAlign w:val="subscript"/>
          </w:rPr>
          <w:t>2</w:t>
        </w:r>
        <w:r w:rsidRPr="00D74B0F">
          <w:t>H</w:t>
        </w:r>
        <w:r w:rsidRPr="00D74B0F">
          <w:rPr>
            <w:vertAlign w:val="subscript"/>
          </w:rPr>
          <w:t>3</w:t>
        </w:r>
        <w:r w:rsidRPr="00D74B0F">
          <w:t>O</w:t>
        </w:r>
      </w:ins>
    </w:p>
    <w:p w:rsidR="00FF2442" w:rsidRPr="00D74B0F" w:rsidRDefault="00FF2442" w:rsidP="00FF2442">
      <w:pPr>
        <w:numPr>
          <w:ins w:id="25" w:author="Carrie Shepler" w:date="2012-01-29T21:36:00Z"/>
        </w:numPr>
        <w:rPr>
          <w:ins w:id="26" w:author="Carrie Shepler" w:date="2012-01-29T21:36:00Z"/>
        </w:rPr>
      </w:pPr>
      <w:ins w:id="27" w:author="Carrie Shepler" w:date="2012-01-29T21:36:00Z">
        <w:r w:rsidRPr="00D74B0F">
          <w:tab/>
          <w:t>B) C</w:t>
        </w:r>
        <w:r w:rsidRPr="00D74B0F">
          <w:rPr>
            <w:vertAlign w:val="subscript"/>
          </w:rPr>
          <w:t>6</w:t>
        </w:r>
        <w:r w:rsidRPr="00D74B0F">
          <w:t>H</w:t>
        </w:r>
        <w:r w:rsidRPr="00D74B0F">
          <w:rPr>
            <w:vertAlign w:val="subscript"/>
          </w:rPr>
          <w:t>9</w:t>
        </w:r>
        <w:r w:rsidRPr="00D74B0F">
          <w:t>O</w:t>
        </w:r>
        <w:r w:rsidRPr="00D74B0F">
          <w:rPr>
            <w:vertAlign w:val="subscript"/>
          </w:rPr>
          <w:t>3</w:t>
        </w:r>
      </w:ins>
    </w:p>
    <w:p w:rsidR="00FF2442" w:rsidRPr="00D74B0F" w:rsidRDefault="00FF2442" w:rsidP="00FF2442">
      <w:pPr>
        <w:numPr>
          <w:ins w:id="28" w:author="Carrie Shepler" w:date="2012-01-29T21:36:00Z"/>
        </w:numPr>
        <w:rPr>
          <w:ins w:id="29" w:author="Carrie Shepler" w:date="2012-01-29T21:36:00Z"/>
          <w:vertAlign w:val="subscript"/>
        </w:rPr>
      </w:pPr>
      <w:ins w:id="30" w:author="Carrie Shepler" w:date="2012-01-29T21:36:00Z">
        <w:r w:rsidRPr="00D74B0F">
          <w:tab/>
          <w:t>C) C</w:t>
        </w:r>
        <w:r w:rsidRPr="00D74B0F">
          <w:rPr>
            <w:vertAlign w:val="subscript"/>
          </w:rPr>
          <w:t>3</w:t>
        </w:r>
        <w:r w:rsidRPr="00D74B0F">
          <w:t>H</w:t>
        </w:r>
        <w:r w:rsidRPr="00D74B0F">
          <w:rPr>
            <w:vertAlign w:val="subscript"/>
          </w:rPr>
          <w:t>2</w:t>
        </w:r>
        <w:r w:rsidRPr="00D74B0F">
          <w:t>O</w:t>
        </w:r>
        <w:r w:rsidRPr="00D74B0F">
          <w:rPr>
            <w:vertAlign w:val="subscript"/>
          </w:rPr>
          <w:t>3</w:t>
        </w:r>
      </w:ins>
    </w:p>
    <w:p w:rsidR="00FF2442" w:rsidRPr="00D74B0F" w:rsidRDefault="00FF2442" w:rsidP="00FF2442">
      <w:pPr>
        <w:numPr>
          <w:ins w:id="31" w:author="Carrie Shepler" w:date="2012-01-29T21:36:00Z"/>
        </w:numPr>
        <w:rPr>
          <w:ins w:id="32" w:author="Carrie Shepler" w:date="2012-01-29T21:36:00Z"/>
        </w:rPr>
      </w:pPr>
      <w:ins w:id="33" w:author="Carrie Shepler" w:date="2012-01-29T21:36:00Z">
        <w:r w:rsidRPr="00D74B0F">
          <w:tab/>
          <w:t>D) C</w:t>
        </w:r>
        <w:r w:rsidRPr="00D74B0F">
          <w:rPr>
            <w:vertAlign w:val="subscript"/>
          </w:rPr>
          <w:t>4</w:t>
        </w:r>
        <w:r w:rsidRPr="00D74B0F">
          <w:t>H</w:t>
        </w:r>
        <w:r w:rsidRPr="00D74B0F">
          <w:rPr>
            <w:vertAlign w:val="subscript"/>
          </w:rPr>
          <w:t>6</w:t>
        </w:r>
        <w:r w:rsidRPr="00D74B0F">
          <w:t>O</w:t>
        </w:r>
        <w:r w:rsidRPr="00D74B0F">
          <w:rPr>
            <w:vertAlign w:val="subscript"/>
          </w:rPr>
          <w:t>2</w:t>
        </w:r>
      </w:ins>
    </w:p>
    <w:p w:rsidR="00FF2442" w:rsidRPr="00D74B0F" w:rsidRDefault="00FF2442" w:rsidP="00FF2442">
      <w:pPr>
        <w:numPr>
          <w:ins w:id="34" w:author="Carrie Shepler" w:date="2012-01-29T21:36:00Z"/>
        </w:numPr>
        <w:rPr>
          <w:ins w:id="35" w:author="Carrie Shepler" w:date="2012-01-29T21:36:00Z"/>
        </w:rPr>
      </w:pPr>
      <w:ins w:id="36" w:author="Carrie Shepler" w:date="2012-01-29T21:36:00Z">
        <w:r w:rsidRPr="00D74B0F">
          <w:tab/>
          <w:t>E) There is not enough information.</w:t>
        </w:r>
      </w:ins>
    </w:p>
    <w:p w:rsidR="00FF2442" w:rsidRPr="00D74B0F" w:rsidRDefault="00FF2442" w:rsidP="00FF2442">
      <w:pPr>
        <w:numPr>
          <w:ins w:id="37" w:author="Carrie Shepler" w:date="2012-01-29T21:43:00Z"/>
        </w:numPr>
        <w:rPr>
          <w:ins w:id="38" w:author="Carrie Shepler" w:date="2012-01-29T21:43:00Z"/>
        </w:rPr>
      </w:pPr>
    </w:p>
    <w:p w:rsidR="00FF2442" w:rsidRPr="00D74B0F" w:rsidRDefault="00FF2442" w:rsidP="00FF2442">
      <w:r w:rsidRPr="00D74B0F">
        <w:t xml:space="preserve">36.  Given the </w:t>
      </w:r>
      <w:r w:rsidRPr="00D74B0F">
        <w:rPr>
          <w:i/>
        </w:rPr>
        <w:t>unbalanced</w:t>
      </w:r>
      <w:r w:rsidRPr="00D74B0F">
        <w:t xml:space="preserve"> equation   H</w:t>
      </w:r>
      <w:r w:rsidRPr="00D74B0F">
        <w:rPr>
          <w:vertAlign w:val="subscript"/>
        </w:rPr>
        <w:t>2</w:t>
      </w:r>
      <w:r w:rsidRPr="00D74B0F">
        <w:t>(g)   +     O</w:t>
      </w:r>
      <w:r w:rsidRPr="00D74B0F">
        <w:rPr>
          <w:vertAlign w:val="subscript"/>
        </w:rPr>
        <w:t>2</w:t>
      </w:r>
      <w:r w:rsidRPr="00D74B0F">
        <w:t xml:space="preserve">(g)  </w:t>
      </w:r>
      <w:r w:rsidRPr="00D74B0F">
        <w:sym w:font="Wingdings" w:char="F0E0"/>
      </w:r>
      <w:r w:rsidRPr="00D74B0F">
        <w:t xml:space="preserve">      H</w:t>
      </w:r>
      <w:r w:rsidRPr="00D74B0F">
        <w:rPr>
          <w:vertAlign w:val="subscript"/>
        </w:rPr>
        <w:t>2</w:t>
      </w:r>
      <w:r w:rsidRPr="00D74B0F">
        <w:t>O(g) and the image below, which statement is true?</w:t>
      </w:r>
    </w:p>
    <w:p w:rsidR="00FF2442" w:rsidRPr="00D74B0F" w:rsidRDefault="00FF2442" w:rsidP="00FF2442">
      <w:r w:rsidRPr="00D74B0F">
        <w:rPr>
          <w:noProof/>
        </w:rPr>
        <w:drawing>
          <wp:inline distT="0" distB="0" distL="0" distR="0">
            <wp:extent cx="5283200" cy="2857500"/>
            <wp:effectExtent l="25400" t="0" r="0" b="0"/>
            <wp:docPr id="47"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342492" cy="4069778"/>
                      <a:chOff x="1064502" y="580030"/>
                      <a:chExt cx="7342492" cy="4069778"/>
                    </a:xfrm>
                  </a:grpSpPr>
                  <a:grpSp>
                    <a:nvGrpSpPr>
                      <a:cNvPr id="94" name="Group 93"/>
                      <a:cNvGrpSpPr/>
                    </a:nvGrpSpPr>
                    <a:grpSpPr>
                      <a:xfrm>
                        <a:off x="1064502" y="580030"/>
                        <a:ext cx="7342492" cy="4069778"/>
                        <a:chOff x="1064502" y="580030"/>
                        <a:chExt cx="7342492" cy="4069778"/>
                      </a:xfrm>
                    </a:grpSpPr>
                    <a:sp>
                      <a:nvSpPr>
                        <a:cNvPr id="4" name="Rectangle 3"/>
                        <a:cNvSpPr/>
                      </a:nvSpPr>
                      <a:spPr>
                        <a:xfrm>
                          <a:off x="1064502" y="1661980"/>
                          <a:ext cx="2894705" cy="2987828"/>
                        </a:xfrm>
                        <a:prstGeom prst="rect">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 name="Rectangle 4"/>
                        <a:cNvSpPr/>
                      </a:nvSpPr>
                      <a:spPr>
                        <a:xfrm>
                          <a:off x="5512289" y="1661980"/>
                          <a:ext cx="2894705" cy="2987828"/>
                        </a:xfrm>
                        <a:prstGeom prst="rect">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7" name="Straight Arrow Connector 6"/>
                        <a:cNvCxnSpPr/>
                      </a:nvCxnSpPr>
                      <a:spPr>
                        <a:xfrm>
                          <a:off x="4071263" y="2913133"/>
                          <a:ext cx="1384998" cy="1588"/>
                        </a:xfrm>
                        <a:prstGeom prst="straightConnector1">
                          <a:avLst/>
                        </a:prstGeom>
                        <a:ln w="44450">
                          <a:solidFill>
                            <a:schemeClr val="tx1"/>
                          </a:solidFill>
                          <a:tailEnd type="arrow"/>
                        </a:ln>
                        <a:effectLst/>
                      </a:spPr>
                      <a:style>
                        <a:lnRef idx="2">
                          <a:schemeClr val="accent1"/>
                        </a:lnRef>
                        <a:fillRef idx="0">
                          <a:schemeClr val="accent1"/>
                        </a:fillRef>
                        <a:effectRef idx="1">
                          <a:schemeClr val="accent1"/>
                        </a:effectRef>
                        <a:fontRef idx="minor">
                          <a:schemeClr val="tx1"/>
                        </a:fontRef>
                      </a:style>
                    </a:cxnSp>
                    <a:sp>
                      <a:nvSpPr>
                        <a:cNvPr id="8" name="TextBox 7"/>
                        <a:cNvSpPr txBox="1"/>
                      </a:nvSpPr>
                      <a:spPr>
                        <a:xfrm>
                          <a:off x="1842653" y="1213806"/>
                          <a:ext cx="133219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Reactants</a:t>
                            </a:r>
                            <a:endParaRPr lang="en-US" sz="2200" b="1" dirty="0"/>
                          </a:p>
                        </a:txBody>
                        <a:useSpRect/>
                      </a:txSp>
                    </a:sp>
                    <a:sp>
                      <a:nvSpPr>
                        <a:cNvPr id="9" name="TextBox 8"/>
                        <a:cNvSpPr txBox="1"/>
                      </a:nvSpPr>
                      <a:spPr>
                        <a:xfrm>
                          <a:off x="6365176" y="1231093"/>
                          <a:ext cx="1214545"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Products</a:t>
                            </a:r>
                            <a:endParaRPr lang="en-US" sz="2200" b="1" dirty="0"/>
                          </a:p>
                        </a:txBody>
                        <a:useSpRect/>
                      </a:txSp>
                    </a:sp>
                    <a:grpSp>
                      <a:nvGrpSpPr>
                        <a:cNvPr id="10" name="Group 12"/>
                        <a:cNvGrpSpPr/>
                      </a:nvGrpSpPr>
                      <a:grpSpPr>
                        <a:xfrm>
                          <a:off x="1419339" y="2072806"/>
                          <a:ext cx="227101" cy="189747"/>
                          <a:chOff x="1419339" y="2072806"/>
                          <a:chExt cx="227101" cy="189747"/>
                        </a:xfrm>
                      </a:grpSpPr>
                      <a:sp>
                        <a:nvSpPr>
                          <a:cNvPr id="60" name="Oval 9"/>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3" name="Oval 10"/>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1" name="Group 13"/>
                        <a:cNvGrpSpPr/>
                      </a:nvGrpSpPr>
                      <a:grpSpPr>
                        <a:xfrm>
                          <a:off x="2947743" y="2914721"/>
                          <a:ext cx="227101" cy="189747"/>
                          <a:chOff x="1419339" y="2072806"/>
                          <a:chExt cx="227101" cy="189747"/>
                        </a:xfrm>
                      </a:grpSpPr>
                      <a:sp>
                        <a:nvSpPr>
                          <a:cNvPr id="53" name="Oval 14"/>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6" name="Oval 15"/>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2" name="Group 16"/>
                        <a:cNvGrpSpPr/>
                      </a:nvGrpSpPr>
                      <a:grpSpPr>
                        <a:xfrm>
                          <a:off x="3059796" y="1883059"/>
                          <a:ext cx="227101" cy="189747"/>
                          <a:chOff x="1419339" y="2072806"/>
                          <a:chExt cx="227101" cy="189747"/>
                        </a:xfrm>
                        <a:scene3d>
                          <a:camera prst="orthographicFront">
                            <a:rot lat="0" lon="0" rev="5400000"/>
                          </a:camera>
                          <a:lightRig rig="threePt" dir="t"/>
                        </a:scene3d>
                      </a:grpSpPr>
                      <a:sp>
                        <a:nvSpPr>
                          <a:cNvPr id="47" name="Oval 17"/>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0" name="Oval 18"/>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3" name="Group 19"/>
                        <a:cNvGrpSpPr/>
                      </a:nvGrpSpPr>
                      <a:grpSpPr>
                        <a:xfrm>
                          <a:off x="1307286" y="4067908"/>
                          <a:ext cx="227101" cy="189747"/>
                          <a:chOff x="1419339" y="2072806"/>
                          <a:chExt cx="227101" cy="189747"/>
                        </a:xfrm>
                      </a:grpSpPr>
                      <a:sp>
                        <a:nvSpPr>
                          <a:cNvPr id="41" name="Oval 20"/>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4" name="Oval 21"/>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4" name="Group 22"/>
                        <a:cNvGrpSpPr/>
                      </a:nvGrpSpPr>
                      <a:grpSpPr>
                        <a:xfrm>
                          <a:off x="2126014" y="3473351"/>
                          <a:ext cx="227101" cy="189747"/>
                          <a:chOff x="1419339" y="2072806"/>
                          <a:chExt cx="227101" cy="189747"/>
                        </a:xfrm>
                        <a:scene3d>
                          <a:camera prst="orthographicFront">
                            <a:rot lat="0" lon="0" rev="5400000"/>
                          </a:camera>
                          <a:lightRig rig="threePt" dir="t"/>
                        </a:scene3d>
                      </a:grpSpPr>
                      <a:sp>
                        <a:nvSpPr>
                          <a:cNvPr id="37" name="Oval 23"/>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8" name="Oval 24"/>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5" name="Group 25"/>
                        <a:cNvGrpSpPr/>
                      </a:nvGrpSpPr>
                      <a:grpSpPr>
                        <a:xfrm>
                          <a:off x="3249548" y="3973034"/>
                          <a:ext cx="227101" cy="189747"/>
                          <a:chOff x="1419339" y="2072806"/>
                          <a:chExt cx="227101" cy="189747"/>
                        </a:xfrm>
                        <a:scene3d>
                          <a:camera prst="orthographicFront">
                            <a:rot lat="0" lon="0" rev="5400000"/>
                          </a:camera>
                          <a:lightRig rig="threePt" dir="t"/>
                        </a:scene3d>
                      </a:grpSpPr>
                      <a:sp>
                        <a:nvSpPr>
                          <a:cNvPr id="35" name="Oval 26"/>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6" name="Oval 27"/>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6" name="Group 28"/>
                        <a:cNvGrpSpPr/>
                      </a:nvGrpSpPr>
                      <a:grpSpPr>
                        <a:xfrm>
                          <a:off x="2353115" y="4126938"/>
                          <a:ext cx="227101" cy="189747"/>
                          <a:chOff x="1419339" y="2072806"/>
                          <a:chExt cx="227101" cy="189747"/>
                        </a:xfrm>
                        <a:noFill/>
                      </a:grpSpPr>
                      <a:sp>
                        <a:nvSpPr>
                          <a:cNvPr id="3" name="Oval 29"/>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 name="Oval 30"/>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7" name="Group 31"/>
                        <a:cNvGrpSpPr/>
                      </a:nvGrpSpPr>
                      <a:grpSpPr>
                        <a:xfrm>
                          <a:off x="3476649" y="2262553"/>
                          <a:ext cx="227101" cy="189747"/>
                          <a:chOff x="1419339" y="2072806"/>
                          <a:chExt cx="227101" cy="189747"/>
                        </a:xfrm>
                        <a:noFill/>
                      </a:grpSpPr>
                      <a:sp>
                        <a:nvSpPr>
                          <a:cNvPr id="2" name="Oval 32"/>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Oval 33"/>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8" name="Group 37"/>
                        <a:cNvGrpSpPr/>
                      </a:nvGrpSpPr>
                      <a:grpSpPr>
                        <a:xfrm>
                          <a:off x="1417841" y="3342634"/>
                          <a:ext cx="227101" cy="189747"/>
                          <a:chOff x="1419339" y="2072806"/>
                          <a:chExt cx="227101" cy="189747"/>
                        </a:xfrm>
                        <a:noFill/>
                      </a:grpSpPr>
                      <a:sp>
                        <a:nvSpPr>
                          <a:cNvPr id="39" name="Oval 38"/>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0" name="Oval 39"/>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19" name="Group 40"/>
                        <a:cNvGrpSpPr/>
                      </a:nvGrpSpPr>
                      <a:grpSpPr>
                        <a:xfrm>
                          <a:off x="2013961" y="2784004"/>
                          <a:ext cx="227101" cy="189747"/>
                          <a:chOff x="1419339" y="2072806"/>
                          <a:chExt cx="227101" cy="189747"/>
                        </a:xfrm>
                        <a:noFill/>
                        <a:scene3d>
                          <a:camera prst="orthographicFront">
                            <a:rot lat="0" lon="0" rev="5400000"/>
                          </a:camera>
                          <a:lightRig rig="threePt" dir="t"/>
                        </a:scene3d>
                      </a:grpSpPr>
                      <a:sp>
                        <a:nvSpPr>
                          <a:cNvPr id="42" name="Oval 41"/>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3" name="Oval 42"/>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0" name="Group 46"/>
                        <a:cNvGrpSpPr/>
                      </a:nvGrpSpPr>
                      <a:grpSpPr>
                        <a:xfrm>
                          <a:off x="3364596" y="3306790"/>
                          <a:ext cx="227101" cy="189747"/>
                          <a:chOff x="1419339" y="2072806"/>
                          <a:chExt cx="227101" cy="189747"/>
                        </a:xfrm>
                        <a:noFill/>
                      </a:grpSpPr>
                      <a:sp>
                        <a:nvSpPr>
                          <a:cNvPr id="48" name="Oval 47"/>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9" name="Oval 48"/>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1" name="Group 49"/>
                        <a:cNvGrpSpPr/>
                      </a:nvGrpSpPr>
                      <a:grpSpPr>
                        <a:xfrm>
                          <a:off x="7113713" y="3133982"/>
                          <a:ext cx="227101" cy="189747"/>
                          <a:chOff x="1419339" y="2072806"/>
                          <a:chExt cx="227101" cy="189747"/>
                        </a:xfrm>
                        <a:scene3d>
                          <a:camera prst="orthographicFront">
                            <a:rot lat="0" lon="0" rev="5400000"/>
                          </a:camera>
                          <a:lightRig rig="threePt" dir="t"/>
                        </a:scene3d>
                      </a:grpSpPr>
                      <a:sp>
                        <a:nvSpPr>
                          <a:cNvPr id="51" name="Oval 50"/>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2" name="Oval 51"/>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2" name="Group 52"/>
                        <a:cNvGrpSpPr/>
                      </a:nvGrpSpPr>
                      <a:grpSpPr>
                        <a:xfrm>
                          <a:off x="7579721" y="4198625"/>
                          <a:ext cx="227101" cy="189747"/>
                          <a:chOff x="1419339" y="2072806"/>
                          <a:chExt cx="227101" cy="189747"/>
                        </a:xfrm>
                        <a:scene3d>
                          <a:camera prst="orthographicFront">
                            <a:rot lat="0" lon="0" rev="5400000"/>
                          </a:camera>
                          <a:lightRig rig="threePt" dir="t"/>
                        </a:scene3d>
                      </a:grpSpPr>
                      <a:sp>
                        <a:nvSpPr>
                          <a:cNvPr id="54" name="Oval 53"/>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5" name="Oval 54"/>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3" name="Group 59"/>
                        <a:cNvGrpSpPr/>
                      </a:nvGrpSpPr>
                      <a:grpSpPr>
                        <a:xfrm>
                          <a:off x="6139572" y="3937191"/>
                          <a:ext cx="227101" cy="189747"/>
                          <a:chOff x="6139572" y="3937191"/>
                          <a:chExt cx="227101" cy="189747"/>
                        </a:xfrm>
                      </a:grpSpPr>
                      <a:sp>
                        <a:nvSpPr>
                          <a:cNvPr id="57" name="Oval 56"/>
                          <a:cNvSpPr/>
                        </a:nvSpPr>
                        <a:spPr>
                          <a:xfrm>
                            <a:off x="6139572" y="393719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8" name="Oval 57"/>
                          <a:cNvSpPr/>
                        </a:nvSpPr>
                        <a:spPr>
                          <a:xfrm>
                            <a:off x="6254620" y="39962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4" name="Group 62"/>
                        <a:cNvGrpSpPr/>
                      </a:nvGrpSpPr>
                      <a:grpSpPr>
                        <a:xfrm>
                          <a:off x="6914264" y="3868823"/>
                          <a:ext cx="277145" cy="208421"/>
                          <a:chOff x="6749172" y="4148621"/>
                          <a:chExt cx="277145" cy="208421"/>
                        </a:xfrm>
                      </a:grpSpPr>
                      <a:sp>
                        <a:nvSpPr>
                          <a:cNvPr id="59" name="Oval 58"/>
                          <a:cNvSpPr/>
                        </a:nvSpPr>
                        <a:spPr>
                          <a:xfrm>
                            <a:off x="6836568" y="41486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1" name="Oval 60"/>
                          <a:cNvSpPr/>
                        </a:nvSpPr>
                        <a:spPr>
                          <a:xfrm>
                            <a:off x="6914264" y="4226325"/>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2" name="Oval 61"/>
                          <a:cNvSpPr/>
                        </a:nvSpPr>
                        <a:spPr>
                          <a:xfrm>
                            <a:off x="6749172" y="4210659"/>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5" name="Group 63"/>
                        <a:cNvGrpSpPr/>
                      </a:nvGrpSpPr>
                      <a:grpSpPr>
                        <a:xfrm>
                          <a:off x="7579721" y="2149005"/>
                          <a:ext cx="277145" cy="208421"/>
                          <a:chOff x="6749172" y="4148621"/>
                          <a:chExt cx="277145" cy="208421"/>
                        </a:xfrm>
                      </a:grpSpPr>
                      <a:sp>
                        <a:nvSpPr>
                          <a:cNvPr id="65" name="Oval 64"/>
                          <a:cNvSpPr/>
                        </a:nvSpPr>
                        <a:spPr>
                          <a:xfrm>
                            <a:off x="6836568" y="41486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6" name="Oval 65"/>
                          <a:cNvSpPr/>
                        </a:nvSpPr>
                        <a:spPr>
                          <a:xfrm>
                            <a:off x="6914264" y="4226325"/>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7" name="Oval 66"/>
                          <a:cNvSpPr/>
                        </a:nvSpPr>
                        <a:spPr>
                          <a:xfrm>
                            <a:off x="6749172" y="4210659"/>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6" name="Group 67"/>
                        <a:cNvGrpSpPr/>
                      </a:nvGrpSpPr>
                      <a:grpSpPr>
                        <a:xfrm>
                          <a:off x="6113052" y="2941227"/>
                          <a:ext cx="277145" cy="208421"/>
                          <a:chOff x="6749172" y="4148621"/>
                          <a:chExt cx="277145" cy="208421"/>
                        </a:xfrm>
                        <a:scene3d>
                          <a:camera prst="orthographicFront">
                            <a:rot lat="0" lon="0" rev="5400000"/>
                          </a:camera>
                          <a:lightRig rig="threePt" dir="t"/>
                        </a:scene3d>
                      </a:grpSpPr>
                      <a:sp>
                        <a:nvSpPr>
                          <a:cNvPr id="69" name="Oval 68"/>
                          <a:cNvSpPr/>
                        </a:nvSpPr>
                        <a:spPr>
                          <a:xfrm>
                            <a:off x="6836568" y="41486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0" name="Oval 69"/>
                          <a:cNvSpPr/>
                        </a:nvSpPr>
                        <a:spPr>
                          <a:xfrm>
                            <a:off x="6914264" y="4226325"/>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1" name="Oval 70"/>
                          <a:cNvSpPr/>
                        </a:nvSpPr>
                        <a:spPr>
                          <a:xfrm>
                            <a:off x="6749172" y="4210659"/>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7" name="Group 71"/>
                        <a:cNvGrpSpPr/>
                      </a:nvGrpSpPr>
                      <a:grpSpPr>
                        <a:xfrm>
                          <a:off x="7694769" y="3000257"/>
                          <a:ext cx="277145" cy="208421"/>
                          <a:chOff x="6749172" y="4148621"/>
                          <a:chExt cx="277145" cy="208421"/>
                        </a:xfrm>
                        <a:scene3d>
                          <a:camera prst="orthographicFront">
                            <a:rot lat="0" lon="0" rev="10800000"/>
                          </a:camera>
                          <a:lightRig rig="threePt" dir="t"/>
                        </a:scene3d>
                      </a:grpSpPr>
                      <a:sp>
                        <a:nvSpPr>
                          <a:cNvPr id="73" name="Oval 72"/>
                          <a:cNvSpPr/>
                        </a:nvSpPr>
                        <a:spPr>
                          <a:xfrm>
                            <a:off x="6836568" y="41486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4" name="Oval 73"/>
                          <a:cNvSpPr/>
                        </a:nvSpPr>
                        <a:spPr>
                          <a:xfrm>
                            <a:off x="6914264" y="4226325"/>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5" name="Oval 74"/>
                          <a:cNvSpPr/>
                        </a:nvSpPr>
                        <a:spPr>
                          <a:xfrm>
                            <a:off x="6749172" y="4210659"/>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8" name="Group 75"/>
                        <a:cNvGrpSpPr/>
                      </a:nvGrpSpPr>
                      <a:grpSpPr>
                        <a:xfrm>
                          <a:off x="6061875" y="1968595"/>
                          <a:ext cx="277145" cy="208421"/>
                          <a:chOff x="6749172" y="4148621"/>
                          <a:chExt cx="277145" cy="208421"/>
                        </a:xfrm>
                        <a:scene3d>
                          <a:camera prst="orthographicFront">
                            <a:rot lat="0" lon="0" rev="10800000"/>
                          </a:camera>
                          <a:lightRig rig="threePt" dir="t"/>
                        </a:scene3d>
                      </a:grpSpPr>
                      <a:sp>
                        <a:nvSpPr>
                          <a:cNvPr id="77" name="Oval 76"/>
                          <a:cNvSpPr/>
                        </a:nvSpPr>
                        <a:spPr>
                          <a:xfrm>
                            <a:off x="6836568" y="41486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8" name="Oval 77"/>
                          <a:cNvSpPr/>
                        </a:nvSpPr>
                        <a:spPr>
                          <a:xfrm>
                            <a:off x="6914264" y="4226325"/>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9" name="Oval 78"/>
                          <a:cNvSpPr/>
                        </a:nvSpPr>
                        <a:spPr>
                          <a:xfrm>
                            <a:off x="6749172" y="4210659"/>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29" name="Group 79"/>
                        <a:cNvGrpSpPr/>
                      </a:nvGrpSpPr>
                      <a:grpSpPr>
                        <a:xfrm>
                          <a:off x="6775691" y="2393270"/>
                          <a:ext cx="277145" cy="208421"/>
                          <a:chOff x="6749172" y="4148621"/>
                          <a:chExt cx="277145" cy="208421"/>
                        </a:xfrm>
                      </a:grpSpPr>
                      <a:sp>
                        <a:nvSpPr>
                          <a:cNvPr id="81" name="Oval 80"/>
                          <a:cNvSpPr/>
                        </a:nvSpPr>
                        <a:spPr>
                          <a:xfrm>
                            <a:off x="6836568" y="4148621"/>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2" name="Oval 81"/>
                          <a:cNvSpPr/>
                        </a:nvSpPr>
                        <a:spPr>
                          <a:xfrm>
                            <a:off x="6914264" y="4226325"/>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3" name="Oval 82"/>
                          <a:cNvSpPr/>
                        </a:nvSpPr>
                        <a:spPr>
                          <a:xfrm>
                            <a:off x="6749172" y="4210659"/>
                            <a:ext cx="112053" cy="130717"/>
                          </a:xfrm>
                          <a:prstGeom prst="ellipse">
                            <a:avLst/>
                          </a:prstGeom>
                          <a:no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0" name="Group 87"/>
                        <a:cNvGrpSpPr/>
                      </a:nvGrpSpPr>
                      <a:grpSpPr>
                        <a:xfrm>
                          <a:off x="2542867" y="2246889"/>
                          <a:ext cx="227101" cy="189747"/>
                          <a:chOff x="1419339" y="2072806"/>
                          <a:chExt cx="227101" cy="189747"/>
                        </a:xfrm>
                        <a:noFill/>
                      </a:grpSpPr>
                      <a:sp>
                        <a:nvSpPr>
                          <a:cNvPr id="89" name="Oval 88"/>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0" name="Oval 89"/>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1" name="Group 92"/>
                        <a:cNvGrpSpPr/>
                      </a:nvGrpSpPr>
                      <a:grpSpPr>
                        <a:xfrm>
                          <a:off x="4227633" y="580030"/>
                          <a:ext cx="1834242" cy="764494"/>
                          <a:chOff x="3420639" y="421667"/>
                          <a:chExt cx="1834242" cy="764494"/>
                        </a:xfrm>
                      </a:grpSpPr>
                      <a:grpSp>
                        <a:nvGrpSpPr>
                          <a:cNvPr id="32" name="Group 43"/>
                          <a:cNvGrpSpPr/>
                        </a:nvGrpSpPr>
                        <a:grpSpPr>
                          <a:xfrm>
                            <a:off x="3420639" y="928873"/>
                            <a:ext cx="227101" cy="189747"/>
                            <a:chOff x="1419339" y="2072806"/>
                            <a:chExt cx="227101" cy="189747"/>
                          </a:xfrm>
                          <a:noFill/>
                        </a:grpSpPr>
                        <a:sp>
                          <a:nvSpPr>
                            <a:cNvPr id="45" name="Oval 44"/>
                            <a:cNvSpPr/>
                          </a:nvSpPr>
                          <a:spPr>
                            <a:xfrm>
                              <a:off x="1419339" y="207280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6" name="Oval 45"/>
                            <a:cNvSpPr/>
                          </a:nvSpPr>
                          <a:spPr>
                            <a:xfrm>
                              <a:off x="1534387" y="2131836"/>
                              <a:ext cx="112053" cy="130717"/>
                            </a:xfrm>
                            <a:prstGeom prst="ellipse">
                              <a:avLst/>
                            </a:prstGeom>
                            <a:grp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3" name="Group 84"/>
                          <a:cNvGrpSpPr/>
                        </a:nvGrpSpPr>
                        <a:grpSpPr>
                          <a:xfrm>
                            <a:off x="3439315" y="515038"/>
                            <a:ext cx="227101" cy="189747"/>
                            <a:chOff x="1419339" y="2072806"/>
                            <a:chExt cx="227101" cy="189747"/>
                          </a:xfrm>
                        </a:grpSpPr>
                        <a:sp>
                          <a:nvSpPr>
                            <a:cNvPr id="86" name="Oval 85"/>
                            <a:cNvSpPr/>
                          </a:nvSpPr>
                          <a:spPr>
                            <a:xfrm>
                              <a:off x="1419339" y="207280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7" name="Oval 86"/>
                            <a:cNvSpPr/>
                          </a:nvSpPr>
                          <a:spPr>
                            <a:xfrm>
                              <a:off x="1534387" y="2131836"/>
                              <a:ext cx="112053" cy="130717"/>
                            </a:xfrm>
                            <a:prstGeom prst="ellipse">
                              <a:avLst/>
                            </a:prstGeom>
                            <a:solidFill>
                              <a:schemeClr val="tx1"/>
                            </a:solidFill>
                            <a:ln>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91" name="TextBox 90"/>
                          <a:cNvSpPr txBox="1"/>
                        </a:nvSpPr>
                        <a:spPr>
                          <a:xfrm>
                            <a:off x="3753771" y="421667"/>
                            <a:ext cx="585918"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 O</a:t>
                              </a:r>
                              <a:r>
                                <a:rPr lang="en-US" b="1" baseline="-25000" dirty="0" smtClean="0"/>
                                <a:t>2</a:t>
                              </a:r>
                              <a:endParaRPr lang="en-US" b="1" dirty="0"/>
                            </a:p>
                          </a:txBody>
                          <a:useSpRect/>
                        </a:txSp>
                      </a:sp>
                      <a:sp>
                        <a:nvSpPr>
                          <a:cNvPr id="92" name="TextBox 91"/>
                          <a:cNvSpPr txBox="1"/>
                        </a:nvSpPr>
                        <a:spPr>
                          <a:xfrm>
                            <a:off x="3775439" y="816829"/>
                            <a:ext cx="1479442"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 H</a:t>
                              </a:r>
                              <a:r>
                                <a:rPr lang="en-US" b="1" baseline="-25000" dirty="0" smtClean="0"/>
                                <a:t>2</a:t>
                              </a:r>
                              <a:endParaRPr lang="en-US" b="1" dirty="0"/>
                            </a:p>
                          </a:txBody>
                          <a:useSpRect/>
                        </a:txSp>
                      </a:sp>
                    </a:grpSp>
                  </a:grpSp>
                </lc:lockedCanvas>
              </a:graphicData>
            </a:graphic>
          </wp:inline>
        </w:drawing>
      </w:r>
    </w:p>
    <w:p w:rsidR="00FF2442" w:rsidRPr="00D74B0F" w:rsidDel="0046036E" w:rsidRDefault="00FF2442" w:rsidP="00FF2442">
      <w:pPr>
        <w:jc w:val="center"/>
        <w:rPr>
          <w:del w:id="39" w:author="Carrie Shepler" w:date="2012-02-06T10:20:00Z"/>
        </w:rPr>
      </w:pPr>
    </w:p>
    <w:p w:rsidR="00FF2442" w:rsidRPr="00D74B0F" w:rsidRDefault="00FF2442" w:rsidP="00FF2442"/>
    <w:p w:rsidR="00FF2442" w:rsidRPr="00D74B0F" w:rsidRDefault="00FF2442" w:rsidP="00FF2442">
      <w:r w:rsidRPr="00D74B0F">
        <w:tab/>
        <w:t>A)  O</w:t>
      </w:r>
      <w:r w:rsidRPr="00D74B0F">
        <w:rPr>
          <w:vertAlign w:val="subscript"/>
        </w:rPr>
        <w:t>2</w:t>
      </w:r>
      <w:r w:rsidRPr="00D74B0F">
        <w:t xml:space="preserve"> is the limiting reagent in this reaction.</w:t>
      </w:r>
    </w:p>
    <w:p w:rsidR="00FF2442" w:rsidRPr="00D74B0F" w:rsidRDefault="00FF2442" w:rsidP="00FF2442">
      <w:r w:rsidRPr="00D74B0F">
        <w:tab/>
        <w:t xml:space="preserve">B)  </w:t>
      </w:r>
      <w:ins w:id="40" w:author="Carrie Shepler" w:date="2012-01-25T17:43:00Z">
        <w:r w:rsidRPr="00D74B0F">
          <w:t>H</w:t>
        </w:r>
        <w:r w:rsidRPr="00D74B0F">
          <w:rPr>
            <w:vertAlign w:val="subscript"/>
          </w:rPr>
          <w:t>2</w:t>
        </w:r>
        <w:r w:rsidRPr="00D74B0F">
          <w:t xml:space="preserve"> </w:t>
        </w:r>
      </w:ins>
      <w:r w:rsidRPr="00D74B0F">
        <w:t>is the excess reagent in this reaction.</w:t>
      </w:r>
    </w:p>
    <w:p w:rsidR="00FF2442" w:rsidRPr="00D74B0F" w:rsidRDefault="00FF2442" w:rsidP="00FF2442">
      <w:r w:rsidRPr="00D74B0F">
        <w:tab/>
        <w:t>C)  This reaction has no limiting reagent.</w:t>
      </w:r>
    </w:p>
    <w:p w:rsidR="00FF2442" w:rsidRPr="00D74B0F" w:rsidRDefault="00FF2442" w:rsidP="00FF2442">
      <w:r w:rsidRPr="00D74B0F">
        <w:tab/>
        <w:t>D)  To completely consume  all the O</w:t>
      </w:r>
      <w:r w:rsidRPr="00D74B0F">
        <w:rPr>
          <w:vertAlign w:val="subscript"/>
        </w:rPr>
        <w:t>2</w:t>
      </w:r>
      <w:r w:rsidRPr="00D74B0F">
        <w:t xml:space="preserve"> present in the reactants image,  12 H</w:t>
      </w:r>
      <w:r w:rsidRPr="00D74B0F">
        <w:rPr>
          <w:vertAlign w:val="subscript"/>
        </w:rPr>
        <w:t>2</w:t>
      </w:r>
      <w:r w:rsidRPr="00D74B0F">
        <w:t xml:space="preserve"> </w:t>
      </w:r>
      <w:r w:rsidRPr="00D74B0F">
        <w:tab/>
      </w:r>
      <w:r w:rsidRPr="00D74B0F">
        <w:tab/>
        <w:t xml:space="preserve">       are required.</w:t>
      </w:r>
    </w:p>
    <w:p w:rsidR="00FF2442" w:rsidRPr="00D74B0F" w:rsidRDefault="00FF2442" w:rsidP="00FF2442">
      <w:r w:rsidRPr="00D74B0F">
        <w:tab/>
        <w:t>E) To completely consume all the H</w:t>
      </w:r>
      <w:r w:rsidRPr="00D74B0F">
        <w:rPr>
          <w:vertAlign w:val="subscript"/>
        </w:rPr>
        <w:t>2</w:t>
      </w:r>
      <w:r w:rsidRPr="00D74B0F">
        <w:t xml:space="preserve"> present in the reactants image, 12 O</w:t>
      </w:r>
      <w:r w:rsidRPr="00D74B0F">
        <w:rPr>
          <w:vertAlign w:val="subscript"/>
        </w:rPr>
        <w:t>2</w:t>
      </w:r>
      <w:r w:rsidRPr="00D74B0F">
        <w:t xml:space="preserve"> are </w:t>
      </w:r>
    </w:p>
    <w:p w:rsidR="00FF2442" w:rsidRPr="00D74B0F" w:rsidRDefault="00FF2442" w:rsidP="00FF2442">
      <w:r w:rsidRPr="00D74B0F">
        <w:t xml:space="preserve">                   required.</w:t>
      </w:r>
    </w:p>
    <w:p w:rsidR="00FF2442" w:rsidRPr="00D74B0F" w:rsidRDefault="00FF2442" w:rsidP="00FF2442"/>
    <w:p w:rsidR="00FF2442" w:rsidRPr="00D74B0F" w:rsidRDefault="00FF2442" w:rsidP="00FF2442"/>
    <w:p w:rsidR="00FF2442" w:rsidRPr="00D74B0F" w:rsidRDefault="00FF2442" w:rsidP="00FF2442"/>
    <w:p w:rsidR="00FF2442" w:rsidRPr="00D74B0F" w:rsidRDefault="00450479" w:rsidP="00FF2442">
      <w:pPr>
        <w:numPr>
          <w:ins w:id="41" w:author="Carrie Shepler" w:date="2012-02-06T10:20:00Z"/>
        </w:numPr>
        <w:rPr>
          <w:ins w:id="42" w:author="Carrie Shepler" w:date="2012-02-06T10:20:00Z"/>
        </w:rPr>
      </w:pPr>
      <w:r w:rsidRPr="00D74B0F">
        <w:br w:type="page"/>
      </w:r>
      <w:r w:rsidR="00FF2442" w:rsidRPr="00D74B0F">
        <w:t>37.</w:t>
      </w:r>
      <w:ins w:id="43" w:author="Carrie Shepler" w:date="2012-02-06T10:20:00Z">
        <w:r w:rsidR="00FF2442" w:rsidRPr="00D74B0F">
          <w:t xml:space="preserve"> Which ions correlate to the image shown?</w:t>
        </w:r>
      </w:ins>
      <w:r w:rsidRPr="00D74B0F">
        <w:t xml:space="preserve">  Correct stoichiometry is NOT shown.</w:t>
      </w:r>
    </w:p>
    <w:p w:rsidR="00FF2442" w:rsidRPr="00D74B0F" w:rsidRDefault="00FF2442" w:rsidP="00FF2442">
      <w:pPr>
        <w:numPr>
          <w:ins w:id="44" w:author="Carrie Shepler" w:date="2012-02-06T10:20:00Z"/>
        </w:numPr>
        <w:rPr>
          <w:ins w:id="45" w:author="Carrie Shepler" w:date="2012-02-06T10:20:00Z"/>
        </w:rPr>
      </w:pPr>
    </w:p>
    <w:p w:rsidR="00FF2442" w:rsidRPr="00D74B0F" w:rsidRDefault="00D74B0F" w:rsidP="00FF2442">
      <w:pPr>
        <w:numPr>
          <w:ins w:id="46" w:author="Carrie Shepler" w:date="2012-02-06T10:20:00Z"/>
        </w:numPr>
        <w:jc w:val="center"/>
        <w:rPr>
          <w:ins w:id="47" w:author="Carrie Shepler" w:date="2012-02-06T10:20:00Z"/>
        </w:rPr>
      </w:pPr>
      <w:ins w:id="48" w:author="Carrie Shepler" w:date="2012-02-06T10:20:00Z">
        <w:r w:rsidRPr="00D74B0F">
          <w:rPr>
            <w:noProof/>
          </w:rPr>
          <w:drawing>
            <wp:inline distT="0" distB="0" distL="0" distR="0">
              <wp:extent cx="4546600" cy="3289300"/>
              <wp:effectExtent l="25400" t="0" r="0" b="0"/>
              <wp:docPr id="48"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5985" cy="5542047"/>
                        <a:chOff x="967699" y="1043156"/>
                        <a:chExt cx="7515985" cy="5542047"/>
                      </a:xfrm>
                    </a:grpSpPr>
                    <a:grpSp>
                      <a:nvGrpSpPr>
                        <a:cNvPr id="49" name="Group 48"/>
                        <a:cNvGrpSpPr/>
                      </a:nvGrpSpPr>
                      <a:grpSpPr>
                        <a:xfrm>
                          <a:off x="967699" y="1043156"/>
                          <a:ext cx="7515985" cy="5542047"/>
                          <a:chOff x="967699" y="1043156"/>
                          <a:chExt cx="7515985" cy="5542047"/>
                        </a:xfrm>
                      </a:grpSpPr>
                      <a:grpSp>
                        <a:nvGrpSpPr>
                          <a:cNvPr id="3" name="Group 4"/>
                          <a:cNvGrpSpPr/>
                        </a:nvGrpSpPr>
                        <a:grpSpPr>
                          <a:xfrm>
                            <a:off x="967699" y="1043156"/>
                            <a:ext cx="3069420" cy="4429637"/>
                            <a:chOff x="2026120" y="1708358"/>
                            <a:chExt cx="3069420" cy="4429637"/>
                          </a:xfrm>
                        </a:grpSpPr>
                        <a:sp>
                          <a:nvSpPr>
                            <a:cNvPr id="5" name="Rounded Rectangle 1"/>
                            <a:cNvSpPr/>
                          </a:nvSpPr>
                          <a:spPr>
                            <a:xfrm>
                              <a:off x="2026120" y="1708358"/>
                              <a:ext cx="3069420" cy="4429637"/>
                            </a:xfrm>
                            <a:prstGeom prst="roundRect">
                              <a:avLst/>
                            </a:prstGeom>
                            <a:noFill/>
                            <a:ln w="63500">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 name="Rounded Rectangle 2"/>
                            <a:cNvSpPr/>
                          </a:nvSpPr>
                          <a:spPr>
                            <a:xfrm>
                              <a:off x="2056360" y="3703963"/>
                              <a:ext cx="3039180" cy="2388678"/>
                            </a:xfrm>
                            <a:prstGeom prst="roundRect">
                              <a:avLst/>
                            </a:prstGeom>
                            <a:solidFill>
                              <a:schemeClr val="bg1">
                                <a:lumMod val="8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 name="Rectangle 3"/>
                            <a:cNvSpPr/>
                          </a:nvSpPr>
                          <a:spPr>
                            <a:xfrm>
                              <a:off x="2056360" y="3703963"/>
                              <a:ext cx="3039180" cy="347718"/>
                            </a:xfrm>
                            <a:prstGeom prst="rect">
                              <a:avLst/>
                            </a:prstGeom>
                            <a:solidFill>
                              <a:schemeClr val="bg1">
                                <a:lumMod val="85000"/>
                              </a:schemeClr>
                            </a:solidFill>
                            <a:ln>
                              <a:solidFill>
                                <a:schemeClr val="bg1">
                                  <a:lumMod val="85000"/>
                                </a:schemeClr>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4" name="Group 5"/>
                          <a:cNvGrpSpPr/>
                        </a:nvGrpSpPr>
                        <a:grpSpPr>
                          <a:xfrm>
                            <a:off x="5414264" y="1043156"/>
                            <a:ext cx="3069420" cy="4429637"/>
                            <a:chOff x="2026120" y="1708358"/>
                            <a:chExt cx="3069420" cy="4429637"/>
                          </a:xfrm>
                        </a:grpSpPr>
                        <a:sp>
                          <a:nvSpPr>
                            <a:cNvPr id="7" name="Rounded Rectangle 6"/>
                            <a:cNvSpPr/>
                          </a:nvSpPr>
                          <a:spPr>
                            <a:xfrm>
                              <a:off x="2026120" y="1708358"/>
                              <a:ext cx="3069420" cy="4429637"/>
                            </a:xfrm>
                            <a:prstGeom prst="roundRect">
                              <a:avLst/>
                            </a:prstGeom>
                            <a:noFill/>
                            <a:ln w="63500">
                              <a:solidFill>
                                <a:schemeClr val="tx1"/>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 name="Rounded Rectangle 7"/>
                            <a:cNvSpPr/>
                          </a:nvSpPr>
                          <a:spPr>
                            <a:xfrm>
                              <a:off x="2056360" y="3703963"/>
                              <a:ext cx="3039180" cy="2388678"/>
                            </a:xfrm>
                            <a:prstGeom prst="roundRect">
                              <a:avLst/>
                            </a:prstGeom>
                            <a:solidFill>
                              <a:schemeClr val="bg1">
                                <a:lumMod val="8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 name="Rectangle 8"/>
                            <a:cNvSpPr/>
                          </a:nvSpPr>
                          <a:spPr>
                            <a:xfrm>
                              <a:off x="2056360" y="3703963"/>
                              <a:ext cx="3039180" cy="347718"/>
                            </a:xfrm>
                            <a:prstGeom prst="rect">
                              <a:avLst/>
                            </a:prstGeom>
                            <a:solidFill>
                              <a:schemeClr val="bg1">
                                <a:lumMod val="85000"/>
                              </a:schemeClr>
                            </a:solidFill>
                            <a:ln>
                              <a:solidFill>
                                <a:schemeClr val="bg1">
                                  <a:lumMod val="85000"/>
                                </a:schemeClr>
                              </a:solid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0" name="Right Arrow 9"/>
                          <a:cNvSpPr/>
                        </a:nvSpPr>
                        <a:spPr>
                          <a:xfrm>
                            <a:off x="3659112" y="2728837"/>
                            <a:ext cx="2268045" cy="619847"/>
                          </a:xfrm>
                          <a:prstGeom prst="rightArrow">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 name="Oval 10"/>
                          <a:cNvSpPr/>
                        </a:nvSpPr>
                        <a:spPr>
                          <a:xfrm>
                            <a:off x="1406188" y="3773212"/>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 name="Oval 11"/>
                          <a:cNvSpPr/>
                        </a:nvSpPr>
                        <a:spPr>
                          <a:xfrm>
                            <a:off x="2995017" y="3304546"/>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2556529" y="4687863"/>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 name="Oval 16"/>
                          <a:cNvSpPr/>
                        </a:nvSpPr>
                        <a:spPr>
                          <a:xfrm>
                            <a:off x="2063920" y="4453530"/>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Oval 17"/>
                          <a:cNvSpPr/>
                        </a:nvSpPr>
                        <a:spPr>
                          <a:xfrm>
                            <a:off x="3439868" y="4922196"/>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Oval 18"/>
                          <a:cNvSpPr/>
                        </a:nvSpPr>
                        <a:spPr>
                          <a:xfrm>
                            <a:off x="2283164" y="3538879"/>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2" name="Oval 21"/>
                          <a:cNvSpPr/>
                        </a:nvSpPr>
                        <a:spPr>
                          <a:xfrm>
                            <a:off x="1935396" y="4241878"/>
                            <a:ext cx="152400" cy="152400"/>
                          </a:xfrm>
                          <a:prstGeom prst="ellipse">
                            <a:avLst/>
                          </a:prstGeom>
                          <a:solidFill>
                            <a:schemeClr val="tx1">
                              <a:lumMod val="75000"/>
                              <a:lumOff val="2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7" name="Oval 26"/>
                          <a:cNvSpPr/>
                        </a:nvSpPr>
                        <a:spPr>
                          <a:xfrm>
                            <a:off x="1860996" y="3411608"/>
                            <a:ext cx="152400" cy="152400"/>
                          </a:xfrm>
                          <a:prstGeom prst="ellipse">
                            <a:avLst/>
                          </a:prstGeom>
                          <a:solidFill>
                            <a:schemeClr val="tx1">
                              <a:lumMod val="85000"/>
                              <a:lumOff val="1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Oval 27"/>
                          <a:cNvSpPr/>
                        </a:nvSpPr>
                        <a:spPr>
                          <a:xfrm>
                            <a:off x="3327636" y="4515222"/>
                            <a:ext cx="152400" cy="152400"/>
                          </a:xfrm>
                          <a:prstGeom prst="ellipse">
                            <a:avLst/>
                          </a:prstGeom>
                          <a:solidFill>
                            <a:schemeClr val="tx1">
                              <a:lumMod val="85000"/>
                              <a:lumOff val="1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9" name="Oval 28"/>
                          <a:cNvSpPr/>
                        </a:nvSpPr>
                        <a:spPr>
                          <a:xfrm>
                            <a:off x="2739156" y="4214082"/>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0" name="Oval 29"/>
                          <a:cNvSpPr/>
                        </a:nvSpPr>
                        <a:spPr>
                          <a:xfrm>
                            <a:off x="1440036" y="4774668"/>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1" name="Oval 30"/>
                          <a:cNvSpPr/>
                        </a:nvSpPr>
                        <a:spPr>
                          <a:xfrm>
                            <a:off x="3357305" y="4061682"/>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20" name="Group 47"/>
                          <a:cNvGrpSpPr/>
                        </a:nvGrpSpPr>
                        <a:grpSpPr>
                          <a:xfrm>
                            <a:off x="3744715" y="5572281"/>
                            <a:ext cx="1875445" cy="1012922"/>
                            <a:chOff x="1844676" y="5731020"/>
                            <a:chExt cx="1875445" cy="1012922"/>
                          </a:xfrm>
                        </a:grpSpPr>
                        <a:sp>
                          <a:nvSpPr>
                            <a:cNvPr id="14" name="Oval 13"/>
                            <a:cNvSpPr/>
                          </a:nvSpPr>
                          <a:spPr>
                            <a:xfrm>
                              <a:off x="1844676" y="5731020"/>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 name="TextBox 14"/>
                            <a:cNvSpPr txBox="1"/>
                          </a:nvSpPr>
                          <a:spPr>
                            <a:xfrm>
                              <a:off x="2257584" y="5785000"/>
                              <a:ext cx="325730"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a:t>
                                </a:r>
                                <a:endParaRPr lang="en-US" b="1" dirty="0"/>
                              </a:p>
                            </a:txBody>
                            <a:useSpRect/>
                          </a:txSp>
                        </a:sp>
                        <a:sp>
                          <a:nvSpPr>
                            <a:cNvPr id="2" name="Oval 19"/>
                            <a:cNvSpPr/>
                          </a:nvSpPr>
                          <a:spPr>
                            <a:xfrm>
                              <a:off x="1844676" y="6275276"/>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1" name="TextBox 20"/>
                            <a:cNvSpPr txBox="1"/>
                          </a:nvSpPr>
                          <a:spPr>
                            <a:xfrm>
                              <a:off x="2248823" y="6329256"/>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sp>
                          <a:nvSpPr>
                            <a:cNvPr id="32" name="Oval 31"/>
                            <a:cNvSpPr/>
                          </a:nvSpPr>
                          <a:spPr>
                            <a:xfrm>
                              <a:off x="3175236" y="5911224"/>
                              <a:ext cx="152400" cy="152400"/>
                            </a:xfrm>
                            <a:prstGeom prst="ellipse">
                              <a:avLst/>
                            </a:prstGeom>
                            <a:solidFill>
                              <a:schemeClr val="tx1">
                                <a:lumMod val="85000"/>
                                <a:lumOff val="1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3" name="Oval 32"/>
                            <a:cNvSpPr/>
                          </a:nvSpPr>
                          <a:spPr>
                            <a:xfrm>
                              <a:off x="3175236" y="6440362"/>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TextBox 33"/>
                            <a:cNvSpPr txBox="1"/>
                          </a:nvSpPr>
                          <a:spPr>
                            <a:xfrm>
                              <a:off x="3373625" y="5790280"/>
                              <a:ext cx="325730"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B</a:t>
                                </a:r>
                                <a:endParaRPr lang="en-US" b="1" dirty="0"/>
                              </a:p>
                            </a:txBody>
                            <a:useSpRect/>
                          </a:txSp>
                        </a:sp>
                        <a:sp>
                          <a:nvSpPr>
                            <a:cNvPr id="35" name="TextBox 34"/>
                            <a:cNvSpPr txBox="1"/>
                          </a:nvSpPr>
                          <a:spPr>
                            <a:xfrm>
                              <a:off x="3389945" y="6320630"/>
                              <a:ext cx="330176"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D</a:t>
                                </a:r>
                                <a:endParaRPr lang="en-US" b="1" dirty="0"/>
                              </a:p>
                            </a:txBody>
                            <a:useSpRect/>
                          </a:txSp>
                        </a:sp>
                      </a:grpSp>
                      <a:sp>
                        <a:nvSpPr>
                          <a:cNvPr id="36" name="Oval 35"/>
                          <a:cNvSpPr/>
                        </a:nvSpPr>
                        <a:spPr>
                          <a:xfrm>
                            <a:off x="6409821" y="4991443"/>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7" name="Oval 36"/>
                          <a:cNvSpPr/>
                        </a:nvSpPr>
                        <a:spPr>
                          <a:xfrm>
                            <a:off x="6848309" y="5140191"/>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8" name="Oval 37"/>
                          <a:cNvSpPr/>
                        </a:nvSpPr>
                        <a:spPr>
                          <a:xfrm>
                            <a:off x="7000709" y="4991443"/>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9" name="Oval 38"/>
                          <a:cNvSpPr/>
                        </a:nvSpPr>
                        <a:spPr>
                          <a:xfrm>
                            <a:off x="7439197" y="5155309"/>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0" name="Oval 39"/>
                          <a:cNvSpPr/>
                        </a:nvSpPr>
                        <a:spPr>
                          <a:xfrm>
                            <a:off x="6699501" y="4639818"/>
                            <a:ext cx="438488" cy="468666"/>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1" name="Oval 40"/>
                          <a:cNvSpPr/>
                        </a:nvSpPr>
                        <a:spPr>
                          <a:xfrm>
                            <a:off x="7137989" y="4803684"/>
                            <a:ext cx="152400" cy="152400"/>
                          </a:xfrm>
                          <a:prstGeom prst="ellipse">
                            <a:avLst/>
                          </a:prstGeom>
                          <a:solidFill>
                            <a:schemeClr val="bg1">
                              <a:lumMod val="95000"/>
                            </a:schemeClr>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2" name="Oval 41"/>
                          <a:cNvSpPr/>
                        </a:nvSpPr>
                        <a:spPr>
                          <a:xfrm>
                            <a:off x="5927157" y="3538879"/>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3" name="Oval 42"/>
                          <a:cNvSpPr/>
                        </a:nvSpPr>
                        <a:spPr>
                          <a:xfrm>
                            <a:off x="7137989" y="3897816"/>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4" name="Oval 43"/>
                          <a:cNvSpPr/>
                        </a:nvSpPr>
                        <a:spPr>
                          <a:xfrm>
                            <a:off x="7439197" y="3177275"/>
                            <a:ext cx="438488" cy="468666"/>
                          </a:xfrm>
                          <a:prstGeom prst="ellipse">
                            <a:avLst/>
                          </a:prstGeom>
                          <a:solidFill>
                            <a:schemeClr val="bg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5" name="Oval 44"/>
                          <a:cNvSpPr/>
                        </a:nvSpPr>
                        <a:spPr>
                          <a:xfrm>
                            <a:off x="6772109" y="3411608"/>
                            <a:ext cx="152400" cy="152400"/>
                          </a:xfrm>
                          <a:prstGeom prst="ellipse">
                            <a:avLst/>
                          </a:prstGeom>
                          <a:solidFill>
                            <a:schemeClr val="tx1">
                              <a:lumMod val="85000"/>
                              <a:lumOff val="1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6" name="Oval 45"/>
                          <a:cNvSpPr/>
                        </a:nvSpPr>
                        <a:spPr>
                          <a:xfrm>
                            <a:off x="6409821" y="4061682"/>
                            <a:ext cx="152400" cy="152400"/>
                          </a:xfrm>
                          <a:prstGeom prst="ellipse">
                            <a:avLst/>
                          </a:prstGeom>
                          <a:solidFill>
                            <a:schemeClr val="tx1">
                              <a:lumMod val="85000"/>
                              <a:lumOff val="1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7" name="Oval 46"/>
                          <a:cNvSpPr/>
                        </a:nvSpPr>
                        <a:spPr>
                          <a:xfrm>
                            <a:off x="7877685" y="3897816"/>
                            <a:ext cx="152400" cy="152400"/>
                          </a:xfrm>
                          <a:prstGeom prst="ellipse">
                            <a:avLst/>
                          </a:prstGeom>
                          <a:solidFill>
                            <a:schemeClr val="tx1">
                              <a:lumMod val="85000"/>
                              <a:lumOff val="15000"/>
                            </a:schemeClr>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ins>
    </w:p>
    <w:p w:rsidR="00FF2442" w:rsidRPr="00D74B0F" w:rsidRDefault="00FF2442" w:rsidP="00FF2442">
      <w:pPr>
        <w:numPr>
          <w:ins w:id="49" w:author="Carrie Shepler" w:date="2012-02-06T10:20:00Z"/>
        </w:numPr>
        <w:rPr>
          <w:ins w:id="50" w:author="Carrie Shepler" w:date="2012-02-06T10:20:00Z"/>
        </w:rPr>
      </w:pPr>
      <w:ins w:id="51" w:author="Carrie Shepler" w:date="2012-02-06T10:20:00Z">
        <w:r w:rsidRPr="00D74B0F">
          <w:tab/>
        </w:r>
        <w:r w:rsidRPr="00D74B0F">
          <w:tab/>
        </w:r>
      </w:ins>
    </w:p>
    <w:p w:rsidR="00FF2442" w:rsidRPr="00D74B0F" w:rsidRDefault="00FF2442" w:rsidP="00FF2442">
      <w:pPr>
        <w:numPr>
          <w:ins w:id="52" w:author="Carrie Shepler" w:date="2012-02-06T10:20:00Z"/>
        </w:numPr>
        <w:rPr>
          <w:ins w:id="53" w:author="Carrie Shepler" w:date="2012-02-06T10:20:00Z"/>
          <w:u w:val="single"/>
        </w:rPr>
      </w:pPr>
      <w:ins w:id="54" w:author="Carrie Shepler" w:date="2012-02-06T10:20:00Z">
        <w:r w:rsidRPr="00D74B0F">
          <w:tab/>
        </w:r>
        <w:r w:rsidRPr="00D74B0F">
          <w:tab/>
        </w:r>
        <w:r w:rsidRPr="00D74B0F">
          <w:rPr>
            <w:u w:val="single"/>
          </w:rPr>
          <w:t>A</w:t>
        </w:r>
        <w:r w:rsidRPr="00D74B0F">
          <w:rPr>
            <w:u w:val="single"/>
          </w:rPr>
          <w:tab/>
        </w:r>
        <w:r w:rsidRPr="00D74B0F">
          <w:rPr>
            <w:u w:val="single"/>
          </w:rPr>
          <w:tab/>
          <w:t>B</w:t>
        </w:r>
        <w:r w:rsidRPr="00D74B0F">
          <w:rPr>
            <w:u w:val="single"/>
          </w:rPr>
          <w:tab/>
        </w:r>
        <w:r w:rsidRPr="00D74B0F">
          <w:rPr>
            <w:u w:val="single"/>
          </w:rPr>
          <w:tab/>
          <w:t>C</w:t>
        </w:r>
        <w:r w:rsidRPr="00D74B0F">
          <w:rPr>
            <w:u w:val="single"/>
          </w:rPr>
          <w:tab/>
        </w:r>
        <w:r w:rsidRPr="00D74B0F">
          <w:rPr>
            <w:u w:val="single"/>
          </w:rPr>
          <w:tab/>
          <w:t>D</w:t>
        </w:r>
        <w:r w:rsidRPr="00D74B0F">
          <w:rPr>
            <w:u w:val="single"/>
          </w:rPr>
          <w:tab/>
        </w:r>
      </w:ins>
    </w:p>
    <w:p w:rsidR="00FF2442" w:rsidRPr="00D74B0F" w:rsidRDefault="00FF2442" w:rsidP="00FF2442">
      <w:pPr>
        <w:numPr>
          <w:ins w:id="55" w:author="Carrie Shepler" w:date="2012-02-06T10:20:00Z"/>
        </w:numPr>
        <w:rPr>
          <w:ins w:id="56" w:author="Carrie Shepler" w:date="2012-02-06T10:20:00Z"/>
        </w:rPr>
      </w:pPr>
      <w:ins w:id="57" w:author="Carrie Shepler" w:date="2012-02-06T10:20:00Z">
        <w:r w:rsidRPr="00D74B0F">
          <w:tab/>
          <w:t>A)</w:t>
        </w:r>
        <w:r w:rsidRPr="00D74B0F">
          <w:tab/>
          <w:t>Na</w:t>
        </w:r>
        <w:r w:rsidRPr="00D74B0F">
          <w:rPr>
            <w:vertAlign w:val="superscript"/>
          </w:rPr>
          <w:t>+</w:t>
        </w:r>
        <w:r w:rsidRPr="00D74B0F">
          <w:tab/>
        </w:r>
        <w:r w:rsidRPr="00D74B0F">
          <w:tab/>
          <w:t>NO</w:t>
        </w:r>
        <w:r w:rsidRPr="00D74B0F">
          <w:rPr>
            <w:vertAlign w:val="subscript"/>
          </w:rPr>
          <w:t>3</w:t>
        </w:r>
        <w:r w:rsidRPr="00D74B0F">
          <w:rPr>
            <w:vertAlign w:val="superscript"/>
          </w:rPr>
          <w:t>-</w:t>
        </w:r>
        <w:r w:rsidRPr="00D74B0F">
          <w:tab/>
        </w:r>
        <w:r w:rsidRPr="00D74B0F">
          <w:tab/>
          <w:t>PO</w:t>
        </w:r>
        <w:r w:rsidRPr="00D74B0F">
          <w:rPr>
            <w:vertAlign w:val="subscript"/>
          </w:rPr>
          <w:t>4</w:t>
        </w:r>
        <w:r w:rsidRPr="00D74B0F">
          <w:rPr>
            <w:vertAlign w:val="superscript"/>
          </w:rPr>
          <w:t>3-</w:t>
        </w:r>
        <w:r w:rsidRPr="00D74B0F">
          <w:tab/>
        </w:r>
        <w:r w:rsidRPr="00D74B0F">
          <w:tab/>
          <w:t>Ba</w:t>
        </w:r>
        <w:r w:rsidRPr="00D74B0F">
          <w:rPr>
            <w:vertAlign w:val="superscript"/>
          </w:rPr>
          <w:t>2+</w:t>
        </w:r>
      </w:ins>
    </w:p>
    <w:p w:rsidR="00FF2442" w:rsidRPr="00D74B0F" w:rsidRDefault="00FF2442" w:rsidP="00FF2442">
      <w:pPr>
        <w:numPr>
          <w:ins w:id="58" w:author="Carrie Shepler" w:date="2012-02-06T10:20:00Z"/>
        </w:numPr>
        <w:rPr>
          <w:ins w:id="59" w:author="Carrie Shepler" w:date="2012-02-06T10:20:00Z"/>
        </w:rPr>
      </w:pPr>
      <w:ins w:id="60" w:author="Carrie Shepler" w:date="2012-02-06T10:20:00Z">
        <w:r w:rsidRPr="00D74B0F">
          <w:tab/>
          <w:t xml:space="preserve">B) </w:t>
        </w:r>
        <w:r w:rsidRPr="00D74B0F">
          <w:tab/>
          <w:t>Ba</w:t>
        </w:r>
        <w:r w:rsidRPr="00D74B0F">
          <w:rPr>
            <w:vertAlign w:val="superscript"/>
          </w:rPr>
          <w:t>2+</w:t>
        </w:r>
        <w:r w:rsidRPr="00D74B0F">
          <w:rPr>
            <w:vertAlign w:val="superscript"/>
          </w:rPr>
          <w:tab/>
        </w:r>
        <w:r w:rsidRPr="00D74B0F">
          <w:rPr>
            <w:vertAlign w:val="superscript"/>
          </w:rPr>
          <w:tab/>
        </w:r>
        <w:r w:rsidRPr="00D74B0F">
          <w:t>Na</w:t>
        </w:r>
        <w:r w:rsidRPr="00D74B0F">
          <w:rPr>
            <w:vertAlign w:val="superscript"/>
          </w:rPr>
          <w:t>+</w:t>
        </w:r>
        <w:r w:rsidRPr="00D74B0F">
          <w:tab/>
        </w:r>
        <w:r w:rsidRPr="00D74B0F">
          <w:tab/>
          <w:t>NO</w:t>
        </w:r>
        <w:r w:rsidRPr="00D74B0F">
          <w:rPr>
            <w:vertAlign w:val="subscript"/>
          </w:rPr>
          <w:t>3</w:t>
        </w:r>
        <w:r w:rsidRPr="00D74B0F">
          <w:rPr>
            <w:vertAlign w:val="superscript"/>
          </w:rPr>
          <w:t>-</w:t>
        </w:r>
        <w:r w:rsidRPr="00D74B0F">
          <w:tab/>
        </w:r>
        <w:r w:rsidRPr="00D74B0F">
          <w:tab/>
          <w:t>PO</w:t>
        </w:r>
        <w:r w:rsidRPr="00D74B0F">
          <w:rPr>
            <w:vertAlign w:val="subscript"/>
          </w:rPr>
          <w:t>4</w:t>
        </w:r>
        <w:r w:rsidRPr="00D74B0F">
          <w:rPr>
            <w:vertAlign w:val="superscript"/>
          </w:rPr>
          <w:t>3-</w:t>
        </w:r>
      </w:ins>
    </w:p>
    <w:p w:rsidR="00FF2442" w:rsidRPr="00D74B0F" w:rsidRDefault="00FF2442" w:rsidP="00FF2442">
      <w:pPr>
        <w:numPr>
          <w:ins w:id="61" w:author="Carrie Shepler" w:date="2012-02-06T10:20:00Z"/>
        </w:numPr>
        <w:rPr>
          <w:ins w:id="62" w:author="Carrie Shepler" w:date="2012-02-06T10:20:00Z"/>
        </w:rPr>
      </w:pPr>
      <w:ins w:id="63" w:author="Carrie Shepler" w:date="2012-02-06T10:20:00Z">
        <w:r w:rsidRPr="00D74B0F">
          <w:tab/>
          <w:t xml:space="preserve">C) </w:t>
        </w:r>
        <w:r w:rsidRPr="00D74B0F">
          <w:tab/>
          <w:t>Na</w:t>
        </w:r>
        <w:r w:rsidRPr="00D74B0F">
          <w:rPr>
            <w:vertAlign w:val="superscript"/>
          </w:rPr>
          <w:t>+</w:t>
        </w:r>
        <w:r w:rsidRPr="00D74B0F">
          <w:rPr>
            <w:vertAlign w:val="superscript"/>
          </w:rPr>
          <w:tab/>
        </w:r>
        <w:r w:rsidRPr="00D74B0F">
          <w:rPr>
            <w:vertAlign w:val="superscript"/>
          </w:rPr>
          <w:tab/>
        </w:r>
        <w:r w:rsidRPr="00D74B0F">
          <w:t>Ba</w:t>
        </w:r>
        <w:r w:rsidRPr="00D74B0F">
          <w:rPr>
            <w:vertAlign w:val="superscript"/>
          </w:rPr>
          <w:t>2+</w:t>
        </w:r>
        <w:r w:rsidRPr="00D74B0F">
          <w:rPr>
            <w:vertAlign w:val="superscript"/>
          </w:rPr>
          <w:tab/>
        </w:r>
        <w:r w:rsidRPr="00D74B0F">
          <w:rPr>
            <w:vertAlign w:val="superscript"/>
          </w:rPr>
          <w:tab/>
        </w:r>
        <w:r w:rsidRPr="00D74B0F">
          <w:t>Cl</w:t>
        </w:r>
        <w:r w:rsidRPr="00D74B0F">
          <w:rPr>
            <w:vertAlign w:val="superscript"/>
          </w:rPr>
          <w:t>-</w:t>
        </w:r>
        <w:r w:rsidRPr="00D74B0F">
          <w:rPr>
            <w:vertAlign w:val="superscript"/>
          </w:rPr>
          <w:tab/>
        </w:r>
        <w:r w:rsidRPr="00D74B0F">
          <w:rPr>
            <w:vertAlign w:val="superscript"/>
          </w:rPr>
          <w:tab/>
        </w:r>
        <w:r w:rsidRPr="00D74B0F">
          <w:t>NO</w:t>
        </w:r>
        <w:r w:rsidRPr="00D74B0F">
          <w:rPr>
            <w:vertAlign w:val="subscript"/>
          </w:rPr>
          <w:t>3</w:t>
        </w:r>
        <w:r w:rsidRPr="00D74B0F">
          <w:rPr>
            <w:vertAlign w:val="superscript"/>
          </w:rPr>
          <w:t>-</w:t>
        </w:r>
      </w:ins>
    </w:p>
    <w:p w:rsidR="00FF2442" w:rsidRPr="00D74B0F" w:rsidRDefault="00FF2442" w:rsidP="00FF2442">
      <w:pPr>
        <w:numPr>
          <w:ins w:id="64" w:author="Carrie Shepler" w:date="2012-02-06T10:20:00Z"/>
        </w:numPr>
        <w:rPr>
          <w:ins w:id="65" w:author="Carrie Shepler" w:date="2012-02-06T10:20:00Z"/>
        </w:rPr>
      </w:pPr>
      <w:ins w:id="66" w:author="Carrie Shepler" w:date="2012-02-06T10:20:00Z">
        <w:r w:rsidRPr="00D74B0F">
          <w:tab/>
          <w:t xml:space="preserve">D) </w:t>
        </w:r>
        <w:r w:rsidRPr="00D74B0F">
          <w:tab/>
          <w:t>Na</w:t>
        </w:r>
        <w:r w:rsidRPr="00D74B0F">
          <w:rPr>
            <w:vertAlign w:val="superscript"/>
          </w:rPr>
          <w:t>+</w:t>
        </w:r>
        <w:r w:rsidRPr="00D74B0F">
          <w:tab/>
        </w:r>
        <w:r w:rsidRPr="00D74B0F">
          <w:tab/>
          <w:t>Cl</w:t>
        </w:r>
        <w:r w:rsidRPr="00D74B0F">
          <w:rPr>
            <w:vertAlign w:val="superscript"/>
          </w:rPr>
          <w:t>-</w:t>
        </w:r>
        <w:r w:rsidRPr="00D74B0F">
          <w:tab/>
        </w:r>
        <w:r w:rsidRPr="00D74B0F">
          <w:tab/>
          <w:t>Ba</w:t>
        </w:r>
        <w:r w:rsidRPr="00D74B0F">
          <w:rPr>
            <w:vertAlign w:val="superscript"/>
          </w:rPr>
          <w:t>2+</w:t>
        </w:r>
        <w:r w:rsidRPr="00D74B0F">
          <w:tab/>
        </w:r>
        <w:r w:rsidRPr="00D74B0F">
          <w:tab/>
          <w:t>NO</w:t>
        </w:r>
        <w:r w:rsidRPr="00D74B0F">
          <w:rPr>
            <w:vertAlign w:val="subscript"/>
          </w:rPr>
          <w:t>3</w:t>
        </w:r>
        <w:r w:rsidRPr="00D74B0F">
          <w:rPr>
            <w:vertAlign w:val="superscript"/>
          </w:rPr>
          <w:t>-</w:t>
        </w:r>
      </w:ins>
    </w:p>
    <w:p w:rsidR="00FF2442" w:rsidRPr="00D74B0F" w:rsidRDefault="00FF2442" w:rsidP="00FF2442">
      <w:pPr>
        <w:numPr>
          <w:ins w:id="67" w:author="Carrie Shepler" w:date="2012-02-06T10:20:00Z"/>
        </w:numPr>
        <w:rPr>
          <w:ins w:id="68" w:author="Carrie Shepler" w:date="2012-02-06T10:20:00Z"/>
        </w:rPr>
      </w:pPr>
      <w:ins w:id="69" w:author="Carrie Shepler" w:date="2012-02-06T10:20:00Z">
        <w:r w:rsidRPr="00D74B0F">
          <w:tab/>
          <w:t xml:space="preserve">E) </w:t>
        </w:r>
        <w:r w:rsidRPr="00D74B0F">
          <w:tab/>
          <w:t>NH</w:t>
        </w:r>
        <w:r w:rsidRPr="00D74B0F">
          <w:rPr>
            <w:vertAlign w:val="subscript"/>
          </w:rPr>
          <w:t>4</w:t>
        </w:r>
        <w:r w:rsidRPr="00D74B0F">
          <w:rPr>
            <w:vertAlign w:val="superscript"/>
          </w:rPr>
          <w:t>+</w:t>
        </w:r>
        <w:r w:rsidRPr="00D74B0F">
          <w:tab/>
        </w:r>
        <w:r w:rsidRPr="00D74B0F">
          <w:tab/>
          <w:t>Na</w:t>
        </w:r>
        <w:r w:rsidRPr="00D74B0F">
          <w:rPr>
            <w:vertAlign w:val="superscript"/>
          </w:rPr>
          <w:t>+</w:t>
        </w:r>
        <w:r w:rsidRPr="00D74B0F">
          <w:tab/>
        </w:r>
        <w:r w:rsidRPr="00D74B0F">
          <w:tab/>
          <w:t>Cl</w:t>
        </w:r>
        <w:r w:rsidRPr="00D74B0F">
          <w:rPr>
            <w:vertAlign w:val="superscript"/>
          </w:rPr>
          <w:t>-</w:t>
        </w:r>
        <w:r w:rsidRPr="00D74B0F">
          <w:rPr>
            <w:vertAlign w:val="superscript"/>
          </w:rPr>
          <w:tab/>
        </w:r>
        <w:r w:rsidRPr="00D74B0F">
          <w:rPr>
            <w:vertAlign w:val="superscript"/>
          </w:rPr>
          <w:tab/>
        </w:r>
        <w:r w:rsidRPr="00D74B0F">
          <w:t>SO</w:t>
        </w:r>
        <w:r w:rsidRPr="00D74B0F">
          <w:rPr>
            <w:vertAlign w:val="subscript"/>
          </w:rPr>
          <w:t>4</w:t>
        </w:r>
        <w:r w:rsidRPr="00D74B0F">
          <w:rPr>
            <w:vertAlign w:val="superscript"/>
          </w:rPr>
          <w:t>2-</w:t>
        </w:r>
      </w:ins>
    </w:p>
    <w:p w:rsidR="00FF2442" w:rsidRPr="00D74B0F" w:rsidRDefault="00FF2442" w:rsidP="00FF2442"/>
    <w:p w:rsidR="00FF2442" w:rsidRPr="00D74B0F" w:rsidRDefault="00FF2442" w:rsidP="00FF2442">
      <w:r w:rsidRPr="00D74B0F">
        <w:t>38.  What is the coefficient for CH</w:t>
      </w:r>
      <w:r w:rsidRPr="00D74B0F">
        <w:rPr>
          <w:vertAlign w:val="subscript"/>
        </w:rPr>
        <w:t>2</w:t>
      </w:r>
      <w:r w:rsidRPr="00D74B0F">
        <w:t>O when the following equation is balanced?</w:t>
      </w:r>
    </w:p>
    <w:p w:rsidR="00FF2442" w:rsidRPr="00D74B0F" w:rsidRDefault="00FF2442" w:rsidP="00FF2442">
      <w:pPr>
        <w:jc w:val="center"/>
      </w:pPr>
    </w:p>
    <w:p w:rsidR="00FF2442" w:rsidRPr="00D74B0F" w:rsidRDefault="00FF2442" w:rsidP="00FF2442">
      <w:r w:rsidRPr="00D74B0F">
        <w:tab/>
        <w:t xml:space="preserve">                      ______ CH</w:t>
      </w:r>
      <w:r w:rsidRPr="00D74B0F">
        <w:rPr>
          <w:vertAlign w:val="subscript"/>
        </w:rPr>
        <w:t>2</w:t>
      </w:r>
      <w:r w:rsidRPr="00D74B0F">
        <w:t>O   +  ______ O</w:t>
      </w:r>
      <w:r w:rsidRPr="00D74B0F">
        <w:rPr>
          <w:vertAlign w:val="subscript"/>
        </w:rPr>
        <w:t>2</w:t>
      </w:r>
      <w:r w:rsidRPr="00D74B0F">
        <w:t xml:space="preserve">  </w:t>
      </w:r>
      <w:r w:rsidRPr="00D74B0F">
        <w:sym w:font="Wingdings" w:char="F0E0"/>
      </w:r>
      <w:r w:rsidRPr="00D74B0F">
        <w:t xml:space="preserve">  ______ CO  + ______ H</w:t>
      </w:r>
      <w:r w:rsidRPr="00D74B0F">
        <w:rPr>
          <w:vertAlign w:val="subscript"/>
        </w:rPr>
        <w:t>2</w:t>
      </w:r>
      <w:r w:rsidRPr="00D74B0F">
        <w:t>O</w:t>
      </w:r>
    </w:p>
    <w:p w:rsidR="00FF2442" w:rsidRPr="00D74B0F" w:rsidRDefault="00FF2442" w:rsidP="00FF2442">
      <w:r w:rsidRPr="00D74B0F">
        <w:tab/>
        <w:t>A) 4</w:t>
      </w:r>
    </w:p>
    <w:p w:rsidR="00FF2442" w:rsidRPr="00D74B0F" w:rsidRDefault="00FF2442" w:rsidP="00FF2442">
      <w:r w:rsidRPr="00D74B0F">
        <w:tab/>
        <w:t>B) 3</w:t>
      </w:r>
    </w:p>
    <w:p w:rsidR="00FF2442" w:rsidRPr="00D74B0F" w:rsidRDefault="00FF2442" w:rsidP="00FF2442">
      <w:r w:rsidRPr="00D74B0F">
        <w:tab/>
        <w:t>C) 0</w:t>
      </w:r>
    </w:p>
    <w:p w:rsidR="00FF2442" w:rsidRPr="00D74B0F" w:rsidRDefault="00FF2442" w:rsidP="00FF2442">
      <w:r w:rsidRPr="00D74B0F">
        <w:tab/>
        <w:t>D) 1</w:t>
      </w:r>
    </w:p>
    <w:p w:rsidR="00FF2442" w:rsidRPr="00D74B0F" w:rsidRDefault="00FF2442" w:rsidP="00FF2442">
      <w:r w:rsidRPr="00D74B0F">
        <w:tab/>
        <w:t>E) 2</w:t>
      </w:r>
    </w:p>
    <w:p w:rsidR="00FF2442" w:rsidRPr="00D74B0F" w:rsidRDefault="00FF2442" w:rsidP="00FF2442"/>
    <w:p w:rsidR="00FF2442" w:rsidRPr="00D74B0F" w:rsidRDefault="00FF2442" w:rsidP="00FF2442"/>
    <w:p w:rsidR="00FF2442" w:rsidRPr="00D74B0F" w:rsidRDefault="00FF2442" w:rsidP="00FF2442">
      <w:ins w:id="70" w:author="Carrie Shepler" w:date="2012-01-29T21:44:00Z">
        <w:r w:rsidRPr="00D74B0F">
          <w:br w:type="page"/>
        </w:r>
      </w:ins>
      <w:r w:rsidRPr="00D74B0F">
        <w:t>39.  What is the concentration of a 20.00 mL sample of H</w:t>
      </w:r>
      <w:r w:rsidRPr="00D74B0F">
        <w:rPr>
          <w:vertAlign w:val="subscript"/>
        </w:rPr>
        <w:t>2</w:t>
      </w:r>
      <w:r w:rsidRPr="00D74B0F">
        <w:t>SO</w:t>
      </w:r>
      <w:r w:rsidRPr="00D74B0F">
        <w:rPr>
          <w:vertAlign w:val="subscript"/>
        </w:rPr>
        <w:t>4</w:t>
      </w:r>
      <w:r w:rsidRPr="00D74B0F">
        <w:t xml:space="preserve"> if </w:t>
      </w:r>
      <w:del w:id="71" w:author="Carrie Shepler" w:date="2012-02-06T10:23:00Z">
        <w:r w:rsidRPr="00D74B0F" w:rsidDel="0046036E">
          <w:delText xml:space="preserve">is </w:delText>
        </w:r>
      </w:del>
      <w:ins w:id="72" w:author="Carrie Shepler" w:date="2012-02-06T10:23:00Z">
        <w:r w:rsidRPr="00D74B0F">
          <w:t xml:space="preserve">it </w:t>
        </w:r>
      </w:ins>
      <w:r w:rsidRPr="00D74B0F">
        <w:t>takes 25.00 mL of 0.500 M NaOH to completely react with the H</w:t>
      </w:r>
      <w:r w:rsidRPr="00D74B0F">
        <w:rPr>
          <w:vertAlign w:val="subscript"/>
        </w:rPr>
        <w:t>2</w:t>
      </w:r>
      <w:r w:rsidRPr="00D74B0F">
        <w:t>SO</w:t>
      </w:r>
      <w:r w:rsidRPr="00D74B0F">
        <w:rPr>
          <w:vertAlign w:val="subscript"/>
        </w:rPr>
        <w:t>4</w:t>
      </w:r>
      <w:r w:rsidRPr="00D74B0F">
        <w:t>?</w:t>
      </w:r>
    </w:p>
    <w:p w:rsidR="00FF2442" w:rsidRPr="00D74B0F" w:rsidRDefault="00FF2442" w:rsidP="00FF2442"/>
    <w:p w:rsidR="00FF2442" w:rsidRPr="00D74B0F" w:rsidRDefault="00FF2442" w:rsidP="00FF2442">
      <w:pPr>
        <w:jc w:val="center"/>
      </w:pPr>
      <w:r w:rsidRPr="00D74B0F">
        <w:t>2NaOH(aq) + H</w:t>
      </w:r>
      <w:r w:rsidRPr="00D74B0F">
        <w:rPr>
          <w:vertAlign w:val="subscript"/>
        </w:rPr>
        <w:t>2</w:t>
      </w:r>
      <w:r w:rsidRPr="00D74B0F">
        <w:t>SO</w:t>
      </w:r>
      <w:r w:rsidRPr="00D74B0F">
        <w:rPr>
          <w:vertAlign w:val="subscript"/>
        </w:rPr>
        <w:t>4</w:t>
      </w:r>
      <w:r w:rsidRPr="00D74B0F">
        <w:t xml:space="preserve">(aq) </w:t>
      </w:r>
      <w:r w:rsidRPr="00D74B0F">
        <w:sym w:font="Wingdings" w:char="F0E0"/>
      </w:r>
      <w:r w:rsidRPr="00D74B0F">
        <w:t xml:space="preserve">  2H</w:t>
      </w:r>
      <w:r w:rsidRPr="00D74B0F">
        <w:rPr>
          <w:vertAlign w:val="subscript"/>
        </w:rPr>
        <w:t>2</w:t>
      </w:r>
      <w:r w:rsidRPr="00D74B0F">
        <w:t>O(l) + Na</w:t>
      </w:r>
      <w:r w:rsidRPr="00D74B0F">
        <w:rPr>
          <w:vertAlign w:val="subscript"/>
        </w:rPr>
        <w:t>2</w:t>
      </w:r>
      <w:r w:rsidRPr="00D74B0F">
        <w:t>SO</w:t>
      </w:r>
      <w:r w:rsidRPr="00D74B0F">
        <w:rPr>
          <w:vertAlign w:val="subscript"/>
        </w:rPr>
        <w:t>4</w:t>
      </w:r>
      <w:r w:rsidRPr="00D74B0F">
        <w:t>(aq)</w:t>
      </w:r>
    </w:p>
    <w:p w:rsidR="00FF2442" w:rsidRPr="00D74B0F" w:rsidRDefault="00FF2442" w:rsidP="00FF2442">
      <w:pPr>
        <w:jc w:val="center"/>
      </w:pPr>
    </w:p>
    <w:p w:rsidR="00FF2442" w:rsidRPr="00D74B0F" w:rsidRDefault="00FF2442" w:rsidP="00FF2442">
      <w:pPr>
        <w:rPr>
          <w:i/>
        </w:rPr>
      </w:pPr>
      <w:r w:rsidRPr="00D74B0F">
        <w:tab/>
        <w:t xml:space="preserve">A) 0.400 </w:t>
      </w:r>
      <w:r w:rsidRPr="00D74B0F">
        <w:rPr>
          <w:i/>
        </w:rPr>
        <w:t>M</w:t>
      </w:r>
    </w:p>
    <w:p w:rsidR="00FF2442" w:rsidRPr="00D74B0F" w:rsidRDefault="00FF2442" w:rsidP="00FF2442">
      <w:pPr>
        <w:rPr>
          <w:i/>
        </w:rPr>
      </w:pPr>
      <w:r w:rsidRPr="00D74B0F">
        <w:tab/>
        <w:t xml:space="preserve">B) 0.157 </w:t>
      </w:r>
      <w:r w:rsidRPr="00D74B0F">
        <w:rPr>
          <w:i/>
        </w:rPr>
        <w:t>M</w:t>
      </w:r>
    </w:p>
    <w:p w:rsidR="00FF2442" w:rsidRPr="00D74B0F" w:rsidRDefault="00FF2442" w:rsidP="00FF2442">
      <w:pPr>
        <w:rPr>
          <w:i/>
        </w:rPr>
      </w:pPr>
      <w:r w:rsidRPr="00D74B0F">
        <w:tab/>
        <w:t xml:space="preserve">C) 0.500 </w:t>
      </w:r>
      <w:r w:rsidRPr="00D74B0F">
        <w:rPr>
          <w:i/>
        </w:rPr>
        <w:t>M</w:t>
      </w:r>
    </w:p>
    <w:p w:rsidR="00FF2442" w:rsidRPr="00D74B0F" w:rsidRDefault="00FF2442" w:rsidP="00FF2442">
      <w:pPr>
        <w:rPr>
          <w:i/>
        </w:rPr>
      </w:pPr>
      <w:r w:rsidRPr="00D74B0F">
        <w:tab/>
        <w:t xml:space="preserve">D) 0.313 </w:t>
      </w:r>
      <w:r w:rsidRPr="00D74B0F">
        <w:rPr>
          <w:i/>
        </w:rPr>
        <w:t>M</w:t>
      </w:r>
    </w:p>
    <w:p w:rsidR="00FF2442" w:rsidRPr="00D74B0F" w:rsidRDefault="00FF2442" w:rsidP="00FF2442">
      <w:pPr>
        <w:rPr>
          <w:i/>
        </w:rPr>
      </w:pPr>
      <w:r w:rsidRPr="00D74B0F">
        <w:tab/>
        <w:t xml:space="preserve">E) 0.625 </w:t>
      </w:r>
      <w:r w:rsidRPr="00D74B0F">
        <w:rPr>
          <w:i/>
        </w:rPr>
        <w:t>M</w:t>
      </w:r>
    </w:p>
    <w:p w:rsidR="00FF2442" w:rsidRPr="00D74B0F" w:rsidRDefault="00FF2442" w:rsidP="00FF2442"/>
    <w:p w:rsidR="00FF2442" w:rsidRPr="00D74B0F" w:rsidRDefault="00FF2442" w:rsidP="00FF2442">
      <w:r w:rsidRPr="00D74B0F">
        <w:t xml:space="preserve">40. </w:t>
      </w:r>
      <w:ins w:id="73" w:author="Carrie Shepler" w:date="2012-02-06T10:24:00Z">
        <w:r w:rsidRPr="00D74B0F">
          <w:t xml:space="preserve"> </w:t>
        </w:r>
      </w:ins>
      <w:r w:rsidRPr="00D74B0F">
        <w:t>Which reaction does NOT occur?</w:t>
      </w:r>
    </w:p>
    <w:p w:rsidR="00FF2442" w:rsidRPr="00D74B0F" w:rsidRDefault="00FF2442" w:rsidP="00FF2442"/>
    <w:p w:rsidR="00FF2442" w:rsidRPr="00D74B0F" w:rsidRDefault="00FF2442" w:rsidP="00FF2442">
      <w:r w:rsidRPr="00D74B0F">
        <w:tab/>
        <w:t>A)  K</w:t>
      </w:r>
      <w:r w:rsidRPr="00D74B0F">
        <w:rPr>
          <w:vertAlign w:val="subscript"/>
        </w:rPr>
        <w:t>2</w:t>
      </w:r>
      <w:r w:rsidRPr="00D74B0F">
        <w:t>CO</w:t>
      </w:r>
      <w:r w:rsidRPr="00D74B0F">
        <w:rPr>
          <w:vertAlign w:val="subscript"/>
        </w:rPr>
        <w:t>3</w:t>
      </w:r>
      <w:r w:rsidRPr="00D74B0F">
        <w:t>(aq) + NiCl</w:t>
      </w:r>
      <w:r w:rsidRPr="00D74B0F">
        <w:rPr>
          <w:vertAlign w:val="subscript"/>
        </w:rPr>
        <w:t>2</w:t>
      </w:r>
      <w:r w:rsidRPr="00D74B0F">
        <w:t xml:space="preserve">(aq) </w:t>
      </w:r>
      <w:r w:rsidRPr="00D74B0F">
        <w:sym w:font="Wingdings" w:char="F0E0"/>
      </w:r>
    </w:p>
    <w:p w:rsidR="00FF2442" w:rsidRPr="00D74B0F" w:rsidRDefault="00FF2442" w:rsidP="00FF2442">
      <w:r w:rsidRPr="00D74B0F">
        <w:tab/>
        <w:t>B)  NaNO</w:t>
      </w:r>
      <w:r w:rsidRPr="00D74B0F">
        <w:rPr>
          <w:vertAlign w:val="subscript"/>
        </w:rPr>
        <w:t>3</w:t>
      </w:r>
      <w:r w:rsidRPr="00D74B0F">
        <w:t>(aq) + Li</w:t>
      </w:r>
      <w:r w:rsidRPr="00D74B0F">
        <w:rPr>
          <w:vertAlign w:val="subscript"/>
        </w:rPr>
        <w:t>2</w:t>
      </w:r>
      <w:r w:rsidRPr="00D74B0F">
        <w:t>SO</w:t>
      </w:r>
      <w:r w:rsidRPr="00D74B0F">
        <w:rPr>
          <w:vertAlign w:val="subscript"/>
        </w:rPr>
        <w:t>4</w:t>
      </w:r>
      <w:r w:rsidRPr="00D74B0F">
        <w:t xml:space="preserve">(aq) </w:t>
      </w:r>
      <w:r w:rsidRPr="00D74B0F">
        <w:sym w:font="Wingdings" w:char="F0E0"/>
      </w:r>
    </w:p>
    <w:p w:rsidR="00FF2442" w:rsidRPr="00D74B0F" w:rsidRDefault="00FF2442" w:rsidP="00FF2442">
      <w:r w:rsidRPr="00D74B0F">
        <w:tab/>
        <w:t>C)  KI(aq) + Pb(NO</w:t>
      </w:r>
      <w:r w:rsidRPr="00D74B0F">
        <w:rPr>
          <w:vertAlign w:val="subscript"/>
        </w:rPr>
        <w:t>3</w:t>
      </w:r>
      <w:r w:rsidRPr="00D74B0F">
        <w:t>)</w:t>
      </w:r>
      <w:r w:rsidRPr="00D74B0F">
        <w:rPr>
          <w:vertAlign w:val="subscript"/>
        </w:rPr>
        <w:t>2</w:t>
      </w:r>
      <w:r w:rsidRPr="00D74B0F">
        <w:t xml:space="preserve"> </w:t>
      </w:r>
      <w:r w:rsidRPr="00D74B0F">
        <w:sym w:font="Wingdings" w:char="F0E0"/>
      </w:r>
    </w:p>
    <w:p w:rsidR="00FF2442" w:rsidRPr="00D74B0F" w:rsidRDefault="00FF2442" w:rsidP="00FF2442">
      <w:r w:rsidRPr="00D74B0F">
        <w:tab/>
        <w:t>D)  AgNO</w:t>
      </w:r>
      <w:r w:rsidRPr="00D74B0F">
        <w:rPr>
          <w:vertAlign w:val="subscript"/>
        </w:rPr>
        <w:t>3</w:t>
      </w:r>
      <w:r w:rsidRPr="00D74B0F">
        <w:t xml:space="preserve">(aq) + NaCl(aq) </w:t>
      </w:r>
      <w:r w:rsidRPr="00D74B0F">
        <w:sym w:font="Wingdings" w:char="F0E0"/>
      </w:r>
    </w:p>
    <w:p w:rsidR="00FF2442" w:rsidRPr="00D74B0F" w:rsidRDefault="00FF2442" w:rsidP="00FF2442">
      <w:r w:rsidRPr="00D74B0F">
        <w:tab/>
        <w:t>E)  CaBr</w:t>
      </w:r>
      <w:r w:rsidRPr="00D74B0F">
        <w:rPr>
          <w:vertAlign w:val="subscript"/>
        </w:rPr>
        <w:t>2</w:t>
      </w:r>
      <w:r w:rsidRPr="00D74B0F">
        <w:t>(aq) + Na</w:t>
      </w:r>
      <w:r w:rsidRPr="00D74B0F">
        <w:rPr>
          <w:vertAlign w:val="subscript"/>
        </w:rPr>
        <w:t>2</w:t>
      </w:r>
      <w:r w:rsidRPr="00D74B0F">
        <w:t>CO</w:t>
      </w:r>
      <w:r w:rsidRPr="00D74B0F">
        <w:rPr>
          <w:vertAlign w:val="subscript"/>
        </w:rPr>
        <w:t>3</w:t>
      </w:r>
      <w:r w:rsidRPr="00D74B0F">
        <w:t xml:space="preserve">(aq) </w:t>
      </w:r>
      <w:r w:rsidRPr="00D74B0F">
        <w:sym w:font="Wingdings" w:char="F0E0"/>
      </w:r>
    </w:p>
    <w:p w:rsidR="00E64F4B" w:rsidRPr="00D74B0F" w:rsidRDefault="00E64F4B" w:rsidP="009C7861">
      <w:pPr>
        <w:rPr>
          <w:b/>
          <w:sz w:val="23"/>
        </w:rPr>
      </w:pPr>
    </w:p>
    <w:p w:rsidR="00E64F4B" w:rsidRPr="00D74B0F" w:rsidRDefault="00E64F4B">
      <w:pPr>
        <w:rPr>
          <w:b/>
          <w:u w:val="single"/>
        </w:rPr>
      </w:pPr>
      <w:r w:rsidRPr="00D74B0F">
        <w:rPr>
          <w:b/>
          <w:u w:val="single"/>
        </w:rPr>
        <w:t>Chapter 1</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E64F4B" w:rsidRPr="00D74B0F">
        <w:tc>
          <w:tcPr>
            <w:tcW w:w="720" w:type="dxa"/>
            <w:tcBorders>
              <w:top w:val="nil"/>
              <w:left w:val="nil"/>
              <w:bottom w:val="nil"/>
              <w:right w:val="nil"/>
            </w:tcBorders>
          </w:tcPr>
          <w:p w:rsidR="00E64F4B" w:rsidRPr="00D74B0F" w:rsidRDefault="00E64F4B" w:rsidP="00F8265E">
            <w:pPr>
              <w:keepNext/>
              <w:keepLines/>
              <w:widowControl w:val="0"/>
              <w:autoSpaceDE w:val="0"/>
              <w:autoSpaceDN w:val="0"/>
              <w:adjustRightInd w:val="0"/>
              <w:jc w:val="right"/>
            </w:pPr>
            <w:r w:rsidRPr="00D74B0F">
              <w:t>1.</w:t>
            </w:r>
          </w:p>
        </w:tc>
        <w:tc>
          <w:tcPr>
            <w:tcW w:w="8640" w:type="dxa"/>
            <w:gridSpan w:val="2"/>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Estimate the frequency of the wave shown below.</w:t>
            </w:r>
          </w:p>
          <w:p w:rsidR="00E64F4B" w:rsidRPr="00D74B0F" w:rsidRDefault="00E64F4B" w:rsidP="00F8265E">
            <w:pPr>
              <w:keepNext/>
              <w:keepLines/>
              <w:widowControl w:val="0"/>
              <w:autoSpaceDE w:val="0"/>
              <w:autoSpaceDN w:val="0"/>
              <w:adjustRightInd w:val="0"/>
            </w:pPr>
            <w:r w:rsidRPr="00D74B0F">
              <w:rPr>
                <w:noProof/>
                <w:color w:val="000000"/>
                <w:sz w:val="2"/>
                <w:szCs w:val="2"/>
              </w:rPr>
              <w:drawing>
                <wp:inline distT="0" distB="0" distL="0" distR="0">
                  <wp:extent cx="2573655" cy="1989455"/>
                  <wp:effectExtent l="2540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655" cy="1989455"/>
                          </a:xfrm>
                          <a:prstGeom prst="rect">
                            <a:avLst/>
                          </a:prstGeom>
                          <a:noFill/>
                          <a:ln w="9525">
                            <a:noFill/>
                            <a:miter lim="800000"/>
                            <a:headEnd/>
                            <a:tailEnd/>
                          </a:ln>
                        </pic:spPr>
                      </pic:pic>
                    </a:graphicData>
                  </a:graphic>
                </wp:inline>
              </w:drawing>
            </w:r>
          </w:p>
        </w:tc>
      </w:tr>
      <w:tr w:rsidR="00E64F4B" w:rsidRPr="00D74B0F">
        <w:trPr>
          <w:gridBefore w:val="1"/>
          <w:wBefore w:w="720" w:type="dxa"/>
        </w:trPr>
        <w:tc>
          <w:tcPr>
            <w:tcW w:w="58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w:t>
            </w:r>
          </w:p>
        </w:tc>
        <w:tc>
          <w:tcPr>
            <w:tcW w:w="805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1.5 × 10</w:t>
            </w:r>
            <w:r w:rsidRPr="00D74B0F">
              <w:rPr>
                <w:vertAlign w:val="superscript"/>
              </w:rPr>
              <w:t>17</w:t>
            </w:r>
            <w:r w:rsidRPr="00D74B0F">
              <w:t xml:space="preserve"> s</w:t>
            </w:r>
            <w:r w:rsidRPr="00D74B0F">
              <w:rPr>
                <w:vertAlign w:val="superscript"/>
              </w:rPr>
              <w:t>−1</w:t>
            </w:r>
          </w:p>
        </w:tc>
      </w:tr>
      <w:tr w:rsidR="00E64F4B" w:rsidRPr="00D74B0F">
        <w:trPr>
          <w:gridBefore w:val="1"/>
          <w:wBefore w:w="720" w:type="dxa"/>
        </w:trPr>
        <w:tc>
          <w:tcPr>
            <w:tcW w:w="58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B)</w:t>
            </w:r>
          </w:p>
        </w:tc>
        <w:tc>
          <w:tcPr>
            <w:tcW w:w="805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3.0 × 10</w:t>
            </w:r>
            <w:r w:rsidRPr="00D74B0F">
              <w:rPr>
                <w:vertAlign w:val="superscript"/>
              </w:rPr>
              <w:t>17</w:t>
            </w:r>
            <w:r w:rsidRPr="00D74B0F">
              <w:t xml:space="preserve"> s</w:t>
            </w:r>
            <w:r w:rsidRPr="00D74B0F">
              <w:rPr>
                <w:vertAlign w:val="superscript"/>
              </w:rPr>
              <w:t>−1</w:t>
            </w:r>
          </w:p>
        </w:tc>
      </w:tr>
      <w:tr w:rsidR="00E64F4B" w:rsidRPr="00D74B0F">
        <w:trPr>
          <w:gridBefore w:val="1"/>
          <w:wBefore w:w="720" w:type="dxa"/>
        </w:trPr>
        <w:tc>
          <w:tcPr>
            <w:tcW w:w="58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C)</w:t>
            </w:r>
          </w:p>
        </w:tc>
        <w:tc>
          <w:tcPr>
            <w:tcW w:w="805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1.0 × 10</w:t>
            </w:r>
            <w:r w:rsidRPr="00D74B0F">
              <w:rPr>
                <w:vertAlign w:val="superscript"/>
              </w:rPr>
              <w:t>17</w:t>
            </w:r>
            <w:r w:rsidRPr="00D74B0F">
              <w:t xml:space="preserve"> s</w:t>
            </w:r>
            <w:r w:rsidRPr="00D74B0F">
              <w:rPr>
                <w:vertAlign w:val="superscript"/>
              </w:rPr>
              <w:t>−1</w:t>
            </w:r>
          </w:p>
        </w:tc>
      </w:tr>
      <w:tr w:rsidR="00E64F4B" w:rsidRPr="00D74B0F">
        <w:trPr>
          <w:gridBefore w:val="1"/>
          <w:wBefore w:w="720" w:type="dxa"/>
        </w:trPr>
        <w:tc>
          <w:tcPr>
            <w:tcW w:w="58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D)</w:t>
            </w:r>
          </w:p>
        </w:tc>
        <w:tc>
          <w:tcPr>
            <w:tcW w:w="805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2.0 × 10</w:t>
            </w:r>
            <w:r w:rsidRPr="00D74B0F">
              <w:rPr>
                <w:vertAlign w:val="superscript"/>
              </w:rPr>
              <w:t>17</w:t>
            </w:r>
            <w:r w:rsidRPr="00D74B0F">
              <w:t xml:space="preserve"> s</w:t>
            </w:r>
            <w:r w:rsidRPr="00D74B0F">
              <w:rPr>
                <w:vertAlign w:val="superscript"/>
              </w:rPr>
              <w:t>−1</w:t>
            </w:r>
          </w:p>
        </w:tc>
      </w:tr>
      <w:tr w:rsidR="00E64F4B" w:rsidRPr="00D74B0F">
        <w:trPr>
          <w:gridBefore w:val="1"/>
          <w:wBefore w:w="720" w:type="dxa"/>
        </w:trPr>
        <w:tc>
          <w:tcPr>
            <w:tcW w:w="58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E)</w:t>
            </w:r>
          </w:p>
        </w:tc>
        <w:tc>
          <w:tcPr>
            <w:tcW w:w="8055"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Not enough information is given to permit calculation of the frequency.</w:t>
            </w:r>
          </w:p>
        </w:tc>
      </w:tr>
    </w:tbl>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2.</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Which of the following emission lines corresponds to the longest wavelength?</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(A) </w:t>
                  </w:r>
                  <w:r w:rsidRPr="00D74B0F">
                    <w:rPr>
                      <w:i/>
                      <w:iCs/>
                    </w:rPr>
                    <w:t>n</w:t>
                  </w:r>
                  <w:r w:rsidRPr="00D74B0F">
                    <w:rPr>
                      <w:vertAlign w:val="subscript"/>
                    </w:rPr>
                    <w:t>2</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1</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(B) </w:t>
                  </w:r>
                  <w:r w:rsidRPr="00D74B0F">
                    <w:rPr>
                      <w:i/>
                      <w:iCs/>
                    </w:rPr>
                    <w:t>n</w:t>
                  </w:r>
                  <w:r w:rsidRPr="00D74B0F">
                    <w:rPr>
                      <w:vertAlign w:val="subscript"/>
                    </w:rPr>
                    <w:t>4</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2</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(C) </w:t>
                  </w:r>
                  <w:r w:rsidRPr="00D74B0F">
                    <w:rPr>
                      <w:i/>
                      <w:iCs/>
                    </w:rPr>
                    <w:t>n</w:t>
                  </w:r>
                  <w:r w:rsidRPr="00D74B0F">
                    <w:rPr>
                      <w:vertAlign w:val="subscript"/>
                    </w:rPr>
                    <w:t>4</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1</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(D) </w:t>
                  </w:r>
                  <w:r w:rsidRPr="00D74B0F">
                    <w:rPr>
                      <w:i/>
                      <w:iCs/>
                    </w:rPr>
                    <w:t>n</w:t>
                  </w:r>
                  <w:r w:rsidRPr="00D74B0F">
                    <w:rPr>
                      <w:vertAlign w:val="subscript"/>
                    </w:rPr>
                    <w:t>3</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2</w:t>
                  </w:r>
                </w:p>
              </w:tc>
            </w:tr>
            <w:tr w:rsidR="00E64F4B" w:rsidRPr="00D74B0F">
              <w:trPr>
                <w:cantSplit/>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pPr>
                </w:p>
              </w:tc>
              <w:tc>
                <w:tcPr>
                  <w:tcW w:w="252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(E) </w:t>
                  </w:r>
                  <w:r w:rsidRPr="00D74B0F">
                    <w:rPr>
                      <w:i/>
                      <w:iCs/>
                    </w:rPr>
                    <w:t>n</w:t>
                  </w:r>
                  <w:r w:rsidRPr="00D74B0F">
                    <w:rPr>
                      <w:vertAlign w:val="subscript"/>
                    </w:rPr>
                    <w:t>4</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3</w:t>
                  </w:r>
                </w:p>
              </w:tc>
            </w:tr>
          </w:tbl>
          <w:p w:rsidR="00E64F4B" w:rsidRPr="00D74B0F" w:rsidRDefault="00E64F4B">
            <w:pPr>
              <w:keepNext/>
              <w:keepLines/>
              <w:widowControl w:val="0"/>
              <w:autoSpaceDE w:val="0"/>
              <w:autoSpaceDN w:val="0"/>
              <w:adjustRightInd w:val="0"/>
            </w:pPr>
          </w:p>
        </w:tc>
      </w:tr>
      <w:tr w:rsidR="00E64F4B" w:rsidRPr="00D74B0F">
        <w:trPr>
          <w:gridAfter w:val="1"/>
          <w:wAfter w:w="8640" w:type="dxa"/>
        </w:trPr>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r>
    </w:tbl>
    <w:p w:rsidR="00E64F4B" w:rsidRPr="00D74B0F" w:rsidRDefault="00E64F4B" w:rsidP="00E64F4B">
      <w:pPr>
        <w:rPr>
          <w:b/>
        </w:rPr>
      </w:pPr>
    </w:p>
    <w:p w:rsidR="00E64F4B" w:rsidRPr="00D74B0F" w:rsidRDefault="00E64F4B" w:rsidP="00E64F4B">
      <w:pPr>
        <w:rPr>
          <w:b/>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4.</w:t>
            </w: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The total number of orbitals in a shell with principal quantum number 5 is </w:t>
            </w:r>
          </w:p>
        </w:tc>
      </w:tr>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p>
        </w:tc>
        <w:tc>
          <w:tcPr>
            <w:tcW w:w="864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A)  32    </w:t>
            </w:r>
          </w:p>
          <w:p w:rsidR="00E64F4B" w:rsidRPr="00D74B0F" w:rsidRDefault="00E64F4B">
            <w:pPr>
              <w:keepNext/>
              <w:keepLines/>
              <w:widowControl w:val="0"/>
              <w:autoSpaceDE w:val="0"/>
              <w:autoSpaceDN w:val="0"/>
              <w:adjustRightInd w:val="0"/>
            </w:pPr>
            <w:r w:rsidRPr="00D74B0F">
              <w:t xml:space="preserve">B)  50    </w:t>
            </w:r>
          </w:p>
          <w:p w:rsidR="00E64F4B" w:rsidRPr="00D74B0F" w:rsidRDefault="00E64F4B">
            <w:pPr>
              <w:keepNext/>
              <w:keepLines/>
              <w:widowControl w:val="0"/>
              <w:autoSpaceDE w:val="0"/>
              <w:autoSpaceDN w:val="0"/>
              <w:adjustRightInd w:val="0"/>
            </w:pPr>
            <w:r w:rsidRPr="00D74B0F">
              <w:t xml:space="preserve">C)  25    </w:t>
            </w:r>
          </w:p>
          <w:p w:rsidR="00E64F4B" w:rsidRPr="00D74B0F" w:rsidRDefault="00E64F4B">
            <w:pPr>
              <w:keepNext/>
              <w:keepLines/>
              <w:widowControl w:val="0"/>
              <w:autoSpaceDE w:val="0"/>
              <w:autoSpaceDN w:val="0"/>
              <w:adjustRightInd w:val="0"/>
            </w:pPr>
            <w:r w:rsidRPr="00D74B0F">
              <w:t xml:space="preserve">D)  40     </w:t>
            </w:r>
          </w:p>
          <w:p w:rsidR="00E64F4B" w:rsidRPr="00D74B0F" w:rsidRDefault="00E64F4B">
            <w:pPr>
              <w:keepNext/>
              <w:keepLines/>
              <w:widowControl w:val="0"/>
              <w:autoSpaceDE w:val="0"/>
              <w:autoSpaceDN w:val="0"/>
              <w:adjustRightInd w:val="0"/>
            </w:pPr>
            <w:r w:rsidRPr="00D74B0F">
              <w:t>E)  5</w:t>
            </w:r>
          </w:p>
        </w:tc>
      </w:tr>
    </w:tbl>
    <w:p w:rsidR="00E64F4B" w:rsidRPr="00D74B0F" w:rsidRDefault="00E64F4B"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64F4B" w:rsidRPr="00D74B0F">
        <w:tc>
          <w:tcPr>
            <w:tcW w:w="720" w:type="dxa"/>
            <w:tcBorders>
              <w:top w:val="nil"/>
              <w:left w:val="nil"/>
              <w:bottom w:val="nil"/>
              <w:right w:val="nil"/>
            </w:tcBorders>
          </w:tcPr>
          <w:p w:rsidR="00E64F4B" w:rsidRPr="00D74B0F" w:rsidRDefault="00E64F4B" w:rsidP="00F8265E">
            <w:pPr>
              <w:keepNext/>
              <w:keepLines/>
              <w:widowControl w:val="0"/>
              <w:autoSpaceDE w:val="0"/>
              <w:autoSpaceDN w:val="0"/>
              <w:adjustRightInd w:val="0"/>
              <w:jc w:val="right"/>
            </w:pPr>
            <w:r w:rsidRPr="00D74B0F">
              <w:t>5.</w:t>
            </w:r>
          </w:p>
        </w:tc>
        <w:tc>
          <w:tcPr>
            <w:tcW w:w="86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How many unpaired electrons are in a </w:t>
            </w:r>
            <w:r w:rsidR="00450479" w:rsidRPr="00D74B0F">
              <w:t xml:space="preserve">ground state </w:t>
            </w:r>
            <w:r w:rsidRPr="00D74B0F">
              <w:t xml:space="preserve">vanadium (V) atom? </w:t>
            </w:r>
          </w:p>
        </w:tc>
      </w:tr>
      <w:tr w:rsidR="00E64F4B" w:rsidRPr="00D74B0F">
        <w:tc>
          <w:tcPr>
            <w:tcW w:w="720" w:type="dxa"/>
            <w:tcBorders>
              <w:top w:val="nil"/>
              <w:left w:val="nil"/>
              <w:bottom w:val="nil"/>
              <w:right w:val="nil"/>
            </w:tcBorders>
          </w:tcPr>
          <w:p w:rsidR="00E64F4B" w:rsidRPr="00D74B0F" w:rsidRDefault="00E64F4B" w:rsidP="00F8265E">
            <w:pPr>
              <w:keepNext/>
              <w:keepLines/>
              <w:widowControl w:val="0"/>
              <w:autoSpaceDE w:val="0"/>
              <w:autoSpaceDN w:val="0"/>
              <w:adjustRightInd w:val="0"/>
              <w:jc w:val="right"/>
            </w:pPr>
          </w:p>
        </w:tc>
        <w:tc>
          <w:tcPr>
            <w:tcW w:w="864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 xml:space="preserve">A) 0          </w:t>
            </w:r>
          </w:p>
          <w:p w:rsidR="00E64F4B" w:rsidRPr="00D74B0F" w:rsidRDefault="00E64F4B" w:rsidP="00F8265E">
            <w:pPr>
              <w:keepNext/>
              <w:keepLines/>
              <w:widowControl w:val="0"/>
              <w:autoSpaceDE w:val="0"/>
              <w:autoSpaceDN w:val="0"/>
              <w:adjustRightInd w:val="0"/>
            </w:pPr>
            <w:r w:rsidRPr="00D74B0F">
              <w:t xml:space="preserve">B) 1          </w:t>
            </w:r>
          </w:p>
          <w:p w:rsidR="00E64F4B" w:rsidRPr="00D74B0F" w:rsidRDefault="00E64F4B" w:rsidP="00F8265E">
            <w:pPr>
              <w:keepNext/>
              <w:keepLines/>
              <w:widowControl w:val="0"/>
              <w:autoSpaceDE w:val="0"/>
              <w:autoSpaceDN w:val="0"/>
              <w:adjustRightInd w:val="0"/>
            </w:pPr>
            <w:r w:rsidRPr="00D74B0F">
              <w:t xml:space="preserve">C) 3          </w:t>
            </w:r>
          </w:p>
          <w:p w:rsidR="00E64F4B" w:rsidRPr="00D74B0F" w:rsidRDefault="00E64F4B" w:rsidP="00F8265E">
            <w:pPr>
              <w:keepNext/>
              <w:keepLines/>
              <w:widowControl w:val="0"/>
              <w:autoSpaceDE w:val="0"/>
              <w:autoSpaceDN w:val="0"/>
              <w:adjustRightInd w:val="0"/>
            </w:pPr>
            <w:r w:rsidRPr="00D74B0F">
              <w:t xml:space="preserve">D) 4          </w:t>
            </w:r>
          </w:p>
          <w:p w:rsidR="00E64F4B" w:rsidRPr="00D74B0F" w:rsidRDefault="00E64F4B" w:rsidP="00F8265E">
            <w:pPr>
              <w:keepNext/>
              <w:keepLines/>
              <w:widowControl w:val="0"/>
              <w:autoSpaceDE w:val="0"/>
              <w:autoSpaceDN w:val="0"/>
              <w:adjustRightInd w:val="0"/>
            </w:pPr>
            <w:r w:rsidRPr="00D74B0F">
              <w:t>E) 5</w:t>
            </w:r>
          </w:p>
        </w:tc>
      </w:tr>
    </w:tbl>
    <w:p w:rsidR="00E64F4B" w:rsidRPr="00D74B0F" w:rsidRDefault="00E64F4B"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432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6.</w:t>
            </w:r>
          </w:p>
        </w:tc>
        <w:tc>
          <w:tcPr>
            <w:tcW w:w="8640" w:type="dxa"/>
            <w:gridSpan w:val="3"/>
            <w:tcBorders>
              <w:top w:val="nil"/>
              <w:left w:val="nil"/>
              <w:bottom w:val="nil"/>
              <w:right w:val="nil"/>
            </w:tcBorders>
          </w:tcPr>
          <w:p w:rsidR="00E64F4B" w:rsidRPr="00D74B0F" w:rsidRDefault="00E64F4B">
            <w:pPr>
              <w:keepNext/>
              <w:keepLines/>
              <w:widowControl w:val="0"/>
              <w:autoSpaceDE w:val="0"/>
              <w:autoSpaceDN w:val="0"/>
              <w:adjustRightInd w:val="0"/>
            </w:pPr>
            <w:r w:rsidRPr="00D74B0F">
              <w:t xml:space="preserve">Which set of quantum numbers could correspond to a 4f-orbital? </w:t>
            </w:r>
          </w:p>
        </w:tc>
      </w:tr>
      <w:tr w:rsidR="00E64F4B" w:rsidRPr="00D74B0F">
        <w:trPr>
          <w:gridBefore w:val="1"/>
          <w:gridAfter w:val="1"/>
          <w:wBefore w:w="720" w:type="dxa"/>
          <w:wAfter w:w="4320" w:type="dxa"/>
        </w:trPr>
        <w:tc>
          <w:tcPr>
            <w:tcW w:w="58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A)</w:t>
            </w:r>
          </w:p>
        </w:tc>
        <w:tc>
          <w:tcPr>
            <w:tcW w:w="373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rPr>
                <w:i/>
                <w:iCs/>
              </w:rPr>
              <w:t>n</w:t>
            </w:r>
            <w:r w:rsidRPr="00D74B0F">
              <w:t xml:space="preserve"> = 4, </w:t>
            </w:r>
            <w:r w:rsidRPr="00D74B0F">
              <w:rPr>
                <w:i/>
                <w:iCs/>
              </w:rPr>
              <w:t>l</w:t>
            </w:r>
            <w:r w:rsidRPr="00D74B0F">
              <w:t xml:space="preserve"> = 4, </w:t>
            </w:r>
            <w:r w:rsidRPr="00D74B0F">
              <w:rPr>
                <w:i/>
                <w:iCs/>
              </w:rPr>
              <w:t>m</w:t>
            </w:r>
            <w:r w:rsidRPr="00D74B0F">
              <w:rPr>
                <w:i/>
                <w:iCs/>
                <w:vertAlign w:val="subscript"/>
              </w:rPr>
              <w:t>l</w:t>
            </w:r>
            <w:r w:rsidRPr="00D74B0F">
              <w:t xml:space="preserve"> = +3 </w:t>
            </w:r>
          </w:p>
        </w:tc>
      </w:tr>
      <w:tr w:rsidR="00E64F4B" w:rsidRPr="00D74B0F">
        <w:trPr>
          <w:gridBefore w:val="1"/>
          <w:gridAfter w:val="1"/>
          <w:wBefore w:w="720" w:type="dxa"/>
          <w:wAfter w:w="4320" w:type="dxa"/>
        </w:trPr>
        <w:tc>
          <w:tcPr>
            <w:tcW w:w="58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B)</w:t>
            </w:r>
          </w:p>
        </w:tc>
        <w:tc>
          <w:tcPr>
            <w:tcW w:w="373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rPr>
                <w:i/>
                <w:iCs/>
              </w:rPr>
              <w:t>n</w:t>
            </w:r>
            <w:r w:rsidRPr="00D74B0F">
              <w:t xml:space="preserve"> = 4, </w:t>
            </w:r>
            <w:r w:rsidRPr="00D74B0F">
              <w:rPr>
                <w:i/>
                <w:iCs/>
              </w:rPr>
              <w:t>l</w:t>
            </w:r>
            <w:r w:rsidRPr="00D74B0F">
              <w:t xml:space="preserve"> = 3, </w:t>
            </w:r>
            <w:r w:rsidRPr="00D74B0F">
              <w:rPr>
                <w:i/>
                <w:iCs/>
              </w:rPr>
              <w:t>m</w:t>
            </w:r>
            <w:r w:rsidRPr="00D74B0F">
              <w:rPr>
                <w:i/>
                <w:iCs/>
                <w:vertAlign w:val="subscript"/>
              </w:rPr>
              <w:t>l</w:t>
            </w:r>
            <w:r w:rsidRPr="00D74B0F">
              <w:t xml:space="preserve"> = +4 </w:t>
            </w:r>
          </w:p>
        </w:tc>
      </w:tr>
      <w:tr w:rsidR="00E64F4B" w:rsidRPr="00D74B0F">
        <w:trPr>
          <w:gridBefore w:val="1"/>
          <w:gridAfter w:val="1"/>
          <w:wBefore w:w="720" w:type="dxa"/>
          <w:wAfter w:w="4320" w:type="dxa"/>
        </w:trPr>
        <w:tc>
          <w:tcPr>
            <w:tcW w:w="58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C)</w:t>
            </w:r>
          </w:p>
        </w:tc>
        <w:tc>
          <w:tcPr>
            <w:tcW w:w="373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rPr>
                <w:i/>
                <w:iCs/>
              </w:rPr>
              <w:t>n</w:t>
            </w:r>
            <w:r w:rsidRPr="00D74B0F">
              <w:t xml:space="preserve"> = 4, </w:t>
            </w:r>
            <w:r w:rsidRPr="00D74B0F">
              <w:rPr>
                <w:i/>
                <w:iCs/>
              </w:rPr>
              <w:t>l</w:t>
            </w:r>
            <w:r w:rsidRPr="00D74B0F">
              <w:t xml:space="preserve"> = 3, </w:t>
            </w:r>
            <w:r w:rsidRPr="00D74B0F">
              <w:rPr>
                <w:i/>
                <w:iCs/>
              </w:rPr>
              <w:t>m</w:t>
            </w:r>
            <w:r w:rsidRPr="00D74B0F">
              <w:rPr>
                <w:i/>
                <w:iCs/>
                <w:vertAlign w:val="subscript"/>
              </w:rPr>
              <w:t>l</w:t>
            </w:r>
            <w:r w:rsidRPr="00D74B0F">
              <w:t xml:space="preserve"> = </w:t>
            </w:r>
            <w:r w:rsidRPr="00D74B0F">
              <w:rPr>
                <w:rFonts w:ascii="Symbol" w:hAnsi="Symbol" w:cs="Symbol"/>
              </w:rPr>
              <w:t></w:t>
            </w:r>
            <w:r w:rsidRPr="00D74B0F">
              <w:t xml:space="preserve">3 </w:t>
            </w:r>
          </w:p>
        </w:tc>
      </w:tr>
      <w:tr w:rsidR="00E64F4B" w:rsidRPr="00D74B0F">
        <w:trPr>
          <w:gridBefore w:val="1"/>
          <w:gridAfter w:val="1"/>
          <w:wBefore w:w="720" w:type="dxa"/>
          <w:wAfter w:w="4320" w:type="dxa"/>
        </w:trPr>
        <w:tc>
          <w:tcPr>
            <w:tcW w:w="58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D)</w:t>
            </w:r>
          </w:p>
        </w:tc>
        <w:tc>
          <w:tcPr>
            <w:tcW w:w="373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rPr>
                <w:i/>
                <w:iCs/>
              </w:rPr>
              <w:t>n</w:t>
            </w:r>
            <w:r w:rsidRPr="00D74B0F">
              <w:t xml:space="preserve"> = 3, </w:t>
            </w:r>
            <w:r w:rsidRPr="00D74B0F">
              <w:rPr>
                <w:i/>
                <w:iCs/>
              </w:rPr>
              <w:t>l</w:t>
            </w:r>
            <w:r w:rsidRPr="00D74B0F">
              <w:t xml:space="preserve"> = 2, </w:t>
            </w:r>
            <w:r w:rsidRPr="00D74B0F">
              <w:rPr>
                <w:i/>
                <w:iCs/>
              </w:rPr>
              <w:t>m</w:t>
            </w:r>
            <w:r w:rsidRPr="00D74B0F">
              <w:rPr>
                <w:i/>
                <w:iCs/>
                <w:vertAlign w:val="subscript"/>
              </w:rPr>
              <w:t>l</w:t>
            </w:r>
            <w:r w:rsidRPr="00D74B0F">
              <w:t xml:space="preserve"> = +1 </w:t>
            </w:r>
          </w:p>
        </w:tc>
      </w:tr>
      <w:tr w:rsidR="00E64F4B" w:rsidRPr="00D74B0F">
        <w:trPr>
          <w:gridBefore w:val="1"/>
          <w:gridAfter w:val="1"/>
          <w:wBefore w:w="720" w:type="dxa"/>
          <w:wAfter w:w="4320" w:type="dxa"/>
        </w:trPr>
        <w:tc>
          <w:tcPr>
            <w:tcW w:w="58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E)</w:t>
            </w:r>
          </w:p>
        </w:tc>
        <w:tc>
          <w:tcPr>
            <w:tcW w:w="3735"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rPr>
                <w:i/>
                <w:iCs/>
              </w:rPr>
              <w:t>n</w:t>
            </w:r>
            <w:r w:rsidRPr="00D74B0F">
              <w:t xml:space="preserve"> = 3, </w:t>
            </w:r>
            <w:r w:rsidRPr="00D74B0F">
              <w:rPr>
                <w:i/>
                <w:iCs/>
              </w:rPr>
              <w:t>l</w:t>
            </w:r>
            <w:r w:rsidRPr="00D74B0F">
              <w:t xml:space="preserve"> = 2, </w:t>
            </w:r>
            <w:r w:rsidRPr="00D74B0F">
              <w:rPr>
                <w:i/>
                <w:iCs/>
              </w:rPr>
              <w:t>m</w:t>
            </w:r>
            <w:r w:rsidRPr="00D74B0F">
              <w:rPr>
                <w:i/>
                <w:iCs/>
                <w:vertAlign w:val="subscript"/>
              </w:rPr>
              <w:t>l</w:t>
            </w:r>
            <w:r w:rsidRPr="00D74B0F">
              <w:t xml:space="preserve"> = 0 </w:t>
            </w:r>
          </w:p>
        </w:tc>
      </w:tr>
    </w:tbl>
    <w:p w:rsidR="00450479" w:rsidRPr="00D74B0F" w:rsidRDefault="00450479" w:rsidP="00E64F4B"/>
    <w:p w:rsidR="00E64F4B" w:rsidRPr="00D74B0F" w:rsidRDefault="00E64F4B"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2970"/>
        <w:gridCol w:w="5670"/>
      </w:tblGrid>
      <w:tr w:rsidR="00E64F4B" w:rsidRPr="00D74B0F">
        <w:tc>
          <w:tcPr>
            <w:tcW w:w="720" w:type="dxa"/>
            <w:tcBorders>
              <w:top w:val="nil"/>
              <w:left w:val="nil"/>
              <w:bottom w:val="nil"/>
              <w:right w:val="nil"/>
            </w:tcBorders>
          </w:tcPr>
          <w:p w:rsidR="00E64F4B" w:rsidRPr="00D74B0F" w:rsidRDefault="00E64F4B">
            <w:pPr>
              <w:keepNext/>
              <w:keepLines/>
              <w:widowControl w:val="0"/>
              <w:autoSpaceDE w:val="0"/>
              <w:autoSpaceDN w:val="0"/>
              <w:adjustRightInd w:val="0"/>
              <w:jc w:val="right"/>
            </w:pPr>
            <w:r w:rsidRPr="00D74B0F">
              <w:t>7.</w:t>
            </w:r>
          </w:p>
        </w:tc>
        <w:tc>
          <w:tcPr>
            <w:tcW w:w="8640" w:type="dxa"/>
            <w:gridSpan w:val="2"/>
            <w:tcBorders>
              <w:top w:val="nil"/>
              <w:left w:val="nil"/>
              <w:bottom w:val="nil"/>
              <w:right w:val="nil"/>
            </w:tcBorders>
          </w:tcPr>
          <w:p w:rsidR="00E64F4B" w:rsidRPr="00D74B0F" w:rsidRDefault="00E64F4B">
            <w:pPr>
              <w:keepNext/>
              <w:keepLines/>
              <w:widowControl w:val="0"/>
              <w:autoSpaceDE w:val="0"/>
              <w:autoSpaceDN w:val="0"/>
              <w:adjustRightInd w:val="0"/>
            </w:pPr>
            <w:r w:rsidRPr="00D74B0F">
              <w:t>Calculate the wavelength of a motorcycle of mass 275 kg traveling at a speed of 125 km</w:t>
            </w:r>
            <w:r w:rsidRPr="00D74B0F">
              <w:rPr>
                <w:rFonts w:ascii="Symbol" w:hAnsi="Symbol" w:cs="Symbol"/>
              </w:rPr>
              <w:t></w:t>
            </w:r>
            <w:r w:rsidRPr="00D74B0F">
              <w:t>hr</w:t>
            </w:r>
            <w:r w:rsidRPr="00D74B0F">
              <w:rPr>
                <w:rFonts w:ascii="Symbol" w:hAnsi="Symbol" w:cs="Symbol"/>
                <w:vertAlign w:val="superscript"/>
              </w:rPr>
              <w:t></w:t>
            </w:r>
            <w:r w:rsidRPr="00D74B0F">
              <w:rPr>
                <w:vertAlign w:val="superscript"/>
              </w:rPr>
              <w:t>1</w:t>
            </w:r>
            <w:r w:rsidRPr="00D74B0F">
              <w:t xml:space="preserve">. </w:t>
            </w:r>
          </w:p>
        </w:tc>
      </w:tr>
      <w:tr w:rsidR="00E64F4B" w:rsidRPr="00D74B0F">
        <w:trPr>
          <w:gridBefore w:val="1"/>
          <w:gridAfter w:val="1"/>
          <w:wBefore w:w="720" w:type="dxa"/>
          <w:wAfter w:w="5670" w:type="dxa"/>
        </w:trPr>
        <w:tc>
          <w:tcPr>
            <w:tcW w:w="2970" w:type="dxa"/>
            <w:tcBorders>
              <w:top w:val="nil"/>
              <w:left w:val="nil"/>
              <w:bottom w:val="nil"/>
              <w:right w:val="nil"/>
            </w:tcBorders>
          </w:tcPr>
          <w:p w:rsidR="00E64F4B" w:rsidRPr="00D74B0F" w:rsidRDefault="00E64F4B" w:rsidP="00F8265E">
            <w:pPr>
              <w:keepNext/>
              <w:keepLines/>
              <w:widowControl w:val="0"/>
              <w:autoSpaceDE w:val="0"/>
              <w:autoSpaceDN w:val="0"/>
              <w:adjustRightInd w:val="0"/>
            </w:pPr>
            <w:r w:rsidRPr="00D74B0F">
              <w:t>A) 3.44 x 10</w:t>
            </w:r>
            <w:r w:rsidRPr="00D74B0F">
              <w:rPr>
                <w:vertAlign w:val="superscript"/>
              </w:rPr>
              <w:t>-19</w:t>
            </w:r>
            <w:r w:rsidRPr="00D74B0F">
              <w:t xml:space="preserve"> m</w:t>
            </w:r>
          </w:p>
        </w:tc>
      </w:tr>
      <w:tr w:rsidR="00E64F4B" w:rsidRPr="00D74B0F">
        <w:trPr>
          <w:gridBefore w:val="1"/>
          <w:gridAfter w:val="1"/>
          <w:wBefore w:w="720" w:type="dxa"/>
          <w:wAfter w:w="5670" w:type="dxa"/>
        </w:trPr>
        <w:tc>
          <w:tcPr>
            <w:tcW w:w="297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B) 1.93 x 10</w:t>
            </w:r>
            <w:r w:rsidRPr="00D74B0F">
              <w:rPr>
                <w:vertAlign w:val="superscript"/>
              </w:rPr>
              <w:t>-35</w:t>
            </w:r>
            <w:r w:rsidRPr="00D74B0F">
              <w:t xml:space="preserve"> m</w:t>
            </w:r>
          </w:p>
          <w:p w:rsidR="00E64F4B" w:rsidRPr="00D74B0F" w:rsidRDefault="00E64F4B">
            <w:pPr>
              <w:keepNext/>
              <w:keepLines/>
              <w:widowControl w:val="0"/>
              <w:autoSpaceDE w:val="0"/>
              <w:autoSpaceDN w:val="0"/>
              <w:adjustRightInd w:val="0"/>
            </w:pPr>
            <w:r w:rsidRPr="00D74B0F">
              <w:t>C) 1.93 x 10</w:t>
            </w:r>
            <w:r w:rsidRPr="00D74B0F">
              <w:rPr>
                <w:vertAlign w:val="superscript"/>
              </w:rPr>
              <w:t>-38</w:t>
            </w:r>
            <w:r w:rsidRPr="00D74B0F">
              <w:t xml:space="preserve"> m</w:t>
            </w:r>
          </w:p>
        </w:tc>
      </w:tr>
      <w:tr w:rsidR="00E64F4B" w:rsidRPr="00D74B0F">
        <w:trPr>
          <w:gridBefore w:val="1"/>
          <w:gridAfter w:val="1"/>
          <w:wBefore w:w="720" w:type="dxa"/>
          <w:wAfter w:w="5670" w:type="dxa"/>
        </w:trPr>
        <w:tc>
          <w:tcPr>
            <w:tcW w:w="297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D) 6.94 x 10</w:t>
            </w:r>
            <w:r w:rsidRPr="00D74B0F">
              <w:rPr>
                <w:vertAlign w:val="superscript"/>
              </w:rPr>
              <w:t>-38</w:t>
            </w:r>
            <w:r w:rsidRPr="00D74B0F">
              <w:t xml:space="preserve"> m</w:t>
            </w:r>
          </w:p>
        </w:tc>
      </w:tr>
      <w:tr w:rsidR="00E64F4B" w:rsidRPr="00D74B0F">
        <w:trPr>
          <w:gridBefore w:val="1"/>
          <w:gridAfter w:val="1"/>
          <w:wBefore w:w="720" w:type="dxa"/>
          <w:wAfter w:w="5670" w:type="dxa"/>
        </w:trPr>
        <w:tc>
          <w:tcPr>
            <w:tcW w:w="2970" w:type="dxa"/>
            <w:tcBorders>
              <w:top w:val="nil"/>
              <w:left w:val="nil"/>
              <w:bottom w:val="nil"/>
              <w:right w:val="nil"/>
            </w:tcBorders>
          </w:tcPr>
          <w:p w:rsidR="00E64F4B" w:rsidRPr="00D74B0F" w:rsidRDefault="00E64F4B">
            <w:pPr>
              <w:keepNext/>
              <w:keepLines/>
              <w:widowControl w:val="0"/>
              <w:autoSpaceDE w:val="0"/>
              <w:autoSpaceDN w:val="0"/>
              <w:adjustRightInd w:val="0"/>
            </w:pPr>
            <w:r w:rsidRPr="00D74B0F">
              <w:t>E) 3.44 x 10</w:t>
            </w:r>
            <w:r w:rsidRPr="00D74B0F">
              <w:rPr>
                <w:vertAlign w:val="superscript"/>
              </w:rPr>
              <w:t>-35</w:t>
            </w:r>
            <w:r w:rsidRPr="00D74B0F">
              <w:t xml:space="preserve"> m</w:t>
            </w:r>
          </w:p>
        </w:tc>
      </w:tr>
    </w:tbl>
    <w:p w:rsidR="00E64F4B" w:rsidRPr="00D74B0F" w:rsidRDefault="00E64F4B"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3C5A80">
            <w:pPr>
              <w:keepNext/>
              <w:keepLines/>
              <w:widowControl w:val="0"/>
              <w:autoSpaceDE w:val="0"/>
              <w:autoSpaceDN w:val="0"/>
              <w:adjustRightInd w:val="0"/>
              <w:jc w:val="right"/>
            </w:pPr>
            <w:r w:rsidRPr="00D74B0F">
              <w:t>8.</w:t>
            </w:r>
          </w:p>
        </w:tc>
        <w:tc>
          <w:tcPr>
            <w:tcW w:w="8640" w:type="dxa"/>
            <w:tcBorders>
              <w:top w:val="nil"/>
              <w:left w:val="nil"/>
              <w:bottom w:val="nil"/>
              <w:right w:val="nil"/>
            </w:tcBorders>
          </w:tcPr>
          <w:p w:rsidR="00F8265E" w:rsidRPr="00D74B0F" w:rsidRDefault="00F8265E" w:rsidP="00F8265E">
            <w:pPr>
              <w:keepNext/>
              <w:keepLines/>
              <w:widowControl w:val="0"/>
              <w:autoSpaceDE w:val="0"/>
              <w:autoSpaceDN w:val="0"/>
              <w:adjustRightInd w:val="0"/>
            </w:pPr>
            <w:r w:rsidRPr="00D74B0F">
              <w:t xml:space="preserve">Which statement </w:t>
            </w:r>
            <w:r w:rsidRPr="00D74B0F">
              <w:rPr>
                <w:i/>
              </w:rPr>
              <w:t>best</w:t>
            </w:r>
            <w:r w:rsidRPr="00D74B0F">
              <w:t xml:space="preserve"> explains why the electron affinity of B is </w:t>
            </w:r>
            <w:r w:rsidRPr="00D74B0F">
              <w:rPr>
                <w:b/>
                <w:i/>
              </w:rPr>
              <w:t>less positive</w:t>
            </w:r>
            <w:r w:rsidRPr="00D74B0F">
              <w:t xml:space="preserve"> than that of Li? </w:t>
            </w:r>
          </w:p>
        </w:tc>
      </w:tr>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A) B has electrons in p orbitals, so it is lower in energy.</w:t>
            </w:r>
          </w:p>
          <w:p w:rsidR="00F8265E" w:rsidRPr="00D74B0F" w:rsidRDefault="00F8265E">
            <w:pPr>
              <w:keepNext/>
              <w:keepLines/>
              <w:widowControl w:val="0"/>
              <w:autoSpaceDE w:val="0"/>
              <w:autoSpaceDN w:val="0"/>
              <w:adjustRightInd w:val="0"/>
            </w:pPr>
            <w:r w:rsidRPr="00D74B0F">
              <w:t>B) Li does not want to gain an electron because it already has a half-full s orbital.</w:t>
            </w:r>
          </w:p>
          <w:p w:rsidR="00F8265E" w:rsidRPr="00D74B0F" w:rsidRDefault="00F8265E">
            <w:pPr>
              <w:keepNext/>
              <w:keepLines/>
              <w:widowControl w:val="0"/>
              <w:autoSpaceDE w:val="0"/>
              <w:autoSpaceDN w:val="0"/>
              <w:adjustRightInd w:val="0"/>
            </w:pPr>
            <w:r w:rsidRPr="00D74B0F">
              <w:t>C) B is a smaller atom, so its valence electrons are more tightly held.</w:t>
            </w:r>
          </w:p>
          <w:p w:rsidR="00F8265E" w:rsidRPr="00D74B0F" w:rsidRDefault="00F8265E">
            <w:pPr>
              <w:keepNext/>
              <w:keepLines/>
              <w:widowControl w:val="0"/>
              <w:autoSpaceDE w:val="0"/>
              <w:autoSpaceDN w:val="0"/>
              <w:adjustRightInd w:val="0"/>
            </w:pPr>
            <w:r w:rsidRPr="00D74B0F">
              <w:t>D) B is farther to the right in the same row as Li.</w:t>
            </w:r>
          </w:p>
          <w:p w:rsidR="00F8265E" w:rsidRPr="00D74B0F" w:rsidRDefault="00F8265E" w:rsidP="00F8265E">
            <w:pPr>
              <w:keepNext/>
              <w:keepLines/>
              <w:widowControl w:val="0"/>
              <w:autoSpaceDE w:val="0"/>
              <w:autoSpaceDN w:val="0"/>
              <w:adjustRightInd w:val="0"/>
            </w:pPr>
            <w:r w:rsidRPr="00D74B0F">
              <w:t xml:space="preserve">E) The gain of an electron fills the s orbital for Li while it results in neither a full nor half-full subshell for B.  </w:t>
            </w:r>
          </w:p>
        </w:tc>
      </w:tr>
    </w:tbl>
    <w:p w:rsidR="003C5A80" w:rsidRPr="00D74B0F" w:rsidRDefault="003C5A80"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9.</w:t>
            </w: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Arrange the elements in order of </w:t>
            </w:r>
            <w:r w:rsidRPr="00D74B0F">
              <w:rPr>
                <w:i/>
              </w:rPr>
              <w:t xml:space="preserve">increasing </w:t>
            </w:r>
            <w:r w:rsidRPr="00D74B0F">
              <w:t xml:space="preserve">first ionization energy:  Cl, Ga, Si </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A) Si &lt; Ga &lt; Cl</w:t>
            </w:r>
          </w:p>
          <w:p w:rsidR="003C5A80" w:rsidRPr="00D74B0F" w:rsidRDefault="003C5A80">
            <w:pPr>
              <w:keepNext/>
              <w:keepLines/>
              <w:widowControl w:val="0"/>
              <w:autoSpaceDE w:val="0"/>
              <w:autoSpaceDN w:val="0"/>
              <w:adjustRightInd w:val="0"/>
            </w:pPr>
            <w:r w:rsidRPr="00D74B0F">
              <w:t>B) Ga &lt; Si &lt; Cl</w:t>
            </w:r>
          </w:p>
          <w:p w:rsidR="003C5A80" w:rsidRPr="00D74B0F" w:rsidRDefault="003C5A80">
            <w:pPr>
              <w:keepNext/>
              <w:keepLines/>
              <w:widowControl w:val="0"/>
              <w:autoSpaceDE w:val="0"/>
              <w:autoSpaceDN w:val="0"/>
              <w:adjustRightInd w:val="0"/>
            </w:pPr>
            <w:r w:rsidRPr="00D74B0F">
              <w:t xml:space="preserve">C) Cl &lt; Si &lt; Ga </w:t>
            </w:r>
          </w:p>
          <w:p w:rsidR="003C5A80" w:rsidRPr="00D74B0F" w:rsidRDefault="003C5A80">
            <w:pPr>
              <w:keepNext/>
              <w:keepLines/>
              <w:widowControl w:val="0"/>
              <w:autoSpaceDE w:val="0"/>
              <w:autoSpaceDN w:val="0"/>
              <w:adjustRightInd w:val="0"/>
            </w:pPr>
            <w:r w:rsidRPr="00D74B0F">
              <w:t>D) Cl &lt; Si &lt; Ga</w:t>
            </w:r>
          </w:p>
          <w:p w:rsidR="003C5A80" w:rsidRPr="00D74B0F" w:rsidRDefault="003C5A80">
            <w:pPr>
              <w:keepNext/>
              <w:keepLines/>
              <w:widowControl w:val="0"/>
              <w:autoSpaceDE w:val="0"/>
              <w:autoSpaceDN w:val="0"/>
              <w:adjustRightInd w:val="0"/>
            </w:pPr>
            <w:r w:rsidRPr="00D74B0F">
              <w:t>E)  Si &lt; Cl &lt;Ga</w:t>
            </w:r>
          </w:p>
        </w:tc>
      </w:tr>
    </w:tbl>
    <w:p w:rsidR="003C5A80" w:rsidRPr="00D74B0F" w:rsidRDefault="003C5A80" w:rsidP="003C5A80"/>
    <w:tbl>
      <w:tblPr>
        <w:tblW w:w="0" w:type="auto"/>
        <w:tblInd w:w="60" w:type="dxa"/>
        <w:tblLayout w:type="fixed"/>
        <w:tblCellMar>
          <w:left w:w="60" w:type="dxa"/>
          <w:right w:w="60" w:type="dxa"/>
        </w:tblCellMar>
        <w:tblLook w:val="0000" w:firstRow="0" w:lastRow="0" w:firstColumn="0" w:lastColumn="0" w:noHBand="0" w:noVBand="0"/>
      </w:tblPr>
      <w:tblGrid>
        <w:gridCol w:w="720"/>
        <w:gridCol w:w="585"/>
        <w:gridCol w:w="8055"/>
      </w:tblGrid>
      <w:tr w:rsidR="009C7861" w:rsidRPr="00D74B0F">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jc w:val="right"/>
            </w:pPr>
            <w:r w:rsidRPr="00D74B0F">
              <w:t>1</w:t>
            </w:r>
            <w:r w:rsidR="00880A55" w:rsidRPr="00D74B0F">
              <w:t>0</w:t>
            </w:r>
            <w:r w:rsidRPr="00D74B0F">
              <w:t>.</w:t>
            </w:r>
          </w:p>
        </w:tc>
        <w:tc>
          <w:tcPr>
            <w:tcW w:w="8640" w:type="dxa"/>
            <w:gridSpan w:val="2"/>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Which of the following statements regarding electromagnetic radiation is true? </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A)</w:t>
            </w:r>
          </w:p>
        </w:tc>
        <w:tc>
          <w:tcPr>
            <w:tcW w:w="805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Electromagnetic radiation with a wavelength of 400 nm travels faster than that with a wavelength of 600 nm. </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B)</w:t>
            </w:r>
          </w:p>
        </w:tc>
        <w:tc>
          <w:tcPr>
            <w:tcW w:w="805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The frequency of electromagnetic radiation determines how fast it travels. </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C)</w:t>
            </w:r>
          </w:p>
        </w:tc>
        <w:tc>
          <w:tcPr>
            <w:tcW w:w="805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Electromagnetic radiation with a wavelength of 400 nm has a frequency that is smaller than that with a wavelength of 600 nm. </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D)</w:t>
            </w:r>
          </w:p>
        </w:tc>
        <w:tc>
          <w:tcPr>
            <w:tcW w:w="805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Electromagnetic radiation with a wavelength of 600 nm travels faster than that with a wavelength of 400 nm. </w:t>
            </w:r>
          </w:p>
        </w:tc>
      </w:tr>
      <w:tr w:rsidR="009C7861" w:rsidRPr="00D74B0F">
        <w:trPr>
          <w:gridBefore w:val="1"/>
          <w:wBefore w:w="720" w:type="dxa"/>
          <w:trHeight w:val="450"/>
        </w:trPr>
        <w:tc>
          <w:tcPr>
            <w:tcW w:w="58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E)</w:t>
            </w:r>
          </w:p>
        </w:tc>
        <w:tc>
          <w:tcPr>
            <w:tcW w:w="8055"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Electromagnetic radiation with a wavelength of 600 nm has a frequency that is smaller than that with a wavelength of 400 nm. </w:t>
            </w:r>
          </w:p>
        </w:tc>
      </w:tr>
      <w:tr w:rsidR="009C7861" w:rsidRPr="00D74B0F">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jc w:val="right"/>
            </w:pPr>
          </w:p>
        </w:tc>
        <w:tc>
          <w:tcPr>
            <w:tcW w:w="8640" w:type="dxa"/>
            <w:gridSpan w:val="2"/>
            <w:tcBorders>
              <w:top w:val="nil"/>
              <w:left w:val="nil"/>
              <w:bottom w:val="nil"/>
              <w:right w:val="nil"/>
            </w:tcBorders>
          </w:tcPr>
          <w:p w:rsidR="009C7861" w:rsidRPr="00D74B0F" w:rsidRDefault="009C7861">
            <w:pPr>
              <w:keepNext/>
              <w:keepLines/>
              <w:widowControl w:val="0"/>
              <w:autoSpaceDE w:val="0"/>
              <w:autoSpaceDN w:val="0"/>
              <w:adjustRightInd w:val="0"/>
            </w:pPr>
          </w:p>
        </w:tc>
      </w:tr>
    </w:tbl>
    <w:p w:rsidR="009C7861" w:rsidRPr="00D74B0F" w:rsidRDefault="009C7861" w:rsidP="009C7861"/>
    <w:tbl>
      <w:tblPr>
        <w:tblW w:w="0" w:type="auto"/>
        <w:tblInd w:w="60" w:type="dxa"/>
        <w:tblLayout w:type="fixed"/>
        <w:tblCellMar>
          <w:left w:w="60" w:type="dxa"/>
          <w:right w:w="60" w:type="dxa"/>
        </w:tblCellMar>
        <w:tblLook w:val="0000" w:firstRow="0" w:lastRow="0" w:firstColumn="0" w:lastColumn="0" w:noHBand="0" w:noVBand="0"/>
      </w:tblPr>
      <w:tblGrid>
        <w:gridCol w:w="720"/>
        <w:gridCol w:w="585"/>
        <w:gridCol w:w="8055"/>
      </w:tblGrid>
      <w:tr w:rsidR="009C7861" w:rsidRPr="00D74B0F">
        <w:tc>
          <w:tcPr>
            <w:tcW w:w="720" w:type="dxa"/>
            <w:tcBorders>
              <w:top w:val="nil"/>
              <w:left w:val="nil"/>
              <w:bottom w:val="nil"/>
              <w:right w:val="nil"/>
            </w:tcBorders>
          </w:tcPr>
          <w:p w:rsidR="009C7861" w:rsidRPr="00D74B0F" w:rsidRDefault="00880A55" w:rsidP="00D0577B">
            <w:pPr>
              <w:keepNext/>
              <w:keepLines/>
              <w:widowControl w:val="0"/>
              <w:autoSpaceDE w:val="0"/>
              <w:autoSpaceDN w:val="0"/>
              <w:adjustRightInd w:val="0"/>
              <w:jc w:val="right"/>
            </w:pPr>
            <w:r w:rsidRPr="00D74B0F">
              <w:t>11</w:t>
            </w:r>
            <w:r w:rsidR="009C7861" w:rsidRPr="00D74B0F">
              <w:t>.</w:t>
            </w:r>
          </w:p>
        </w:tc>
        <w:tc>
          <w:tcPr>
            <w:tcW w:w="8640" w:type="dxa"/>
            <w:gridSpan w:val="2"/>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Estimate the energy of the wave shown below.</w:t>
            </w:r>
          </w:p>
          <w:p w:rsidR="009C7861" w:rsidRPr="00D74B0F" w:rsidRDefault="009C7861" w:rsidP="00D0577B">
            <w:pPr>
              <w:keepNext/>
              <w:keepLines/>
              <w:widowControl w:val="0"/>
              <w:autoSpaceDE w:val="0"/>
              <w:autoSpaceDN w:val="0"/>
              <w:adjustRightInd w:val="0"/>
            </w:pPr>
            <w:r w:rsidRPr="00D74B0F">
              <w:rPr>
                <w:noProof/>
                <w:color w:val="000000"/>
                <w:sz w:val="2"/>
                <w:szCs w:val="2"/>
              </w:rPr>
              <w:drawing>
                <wp:inline distT="0" distB="0" distL="0" distR="0">
                  <wp:extent cx="2573655" cy="1989455"/>
                  <wp:effectExtent l="2540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573655" cy="1989455"/>
                          </a:xfrm>
                          <a:prstGeom prst="rect">
                            <a:avLst/>
                          </a:prstGeom>
                          <a:noFill/>
                          <a:ln w="9525">
                            <a:noFill/>
                            <a:miter lim="800000"/>
                            <a:headEnd/>
                            <a:tailEnd/>
                          </a:ln>
                        </pic:spPr>
                      </pic:pic>
                    </a:graphicData>
                  </a:graphic>
                </wp:inline>
              </w:drawing>
            </w:r>
          </w:p>
        </w:tc>
      </w:tr>
      <w:tr w:rsidR="009C7861" w:rsidRPr="00D74B0F">
        <w:trPr>
          <w:gridBefore w:val="1"/>
          <w:wBefore w:w="720" w:type="dxa"/>
        </w:trPr>
        <w:tc>
          <w:tcPr>
            <w:tcW w:w="58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A)</w:t>
            </w:r>
          </w:p>
        </w:tc>
        <w:tc>
          <w:tcPr>
            <w:tcW w:w="805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1 x 10</w:t>
            </w:r>
            <w:r w:rsidRPr="00D74B0F">
              <w:rPr>
                <w:vertAlign w:val="superscript"/>
              </w:rPr>
              <w:t>-9</w:t>
            </w:r>
            <w:r w:rsidRPr="00D74B0F">
              <w:t xml:space="preserve"> J</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B)</w:t>
            </w:r>
          </w:p>
        </w:tc>
        <w:tc>
          <w:tcPr>
            <w:tcW w:w="805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2 x 10</w:t>
            </w:r>
            <w:r w:rsidRPr="00D74B0F">
              <w:rPr>
                <w:vertAlign w:val="superscript"/>
              </w:rPr>
              <w:t>-9</w:t>
            </w:r>
            <w:r w:rsidRPr="00D74B0F">
              <w:t xml:space="preserve"> J</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C)</w:t>
            </w:r>
          </w:p>
        </w:tc>
        <w:tc>
          <w:tcPr>
            <w:tcW w:w="805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2 x 10</w:t>
            </w:r>
            <w:r w:rsidRPr="00D74B0F">
              <w:rPr>
                <w:vertAlign w:val="superscript"/>
              </w:rPr>
              <w:t xml:space="preserve">-15 </w:t>
            </w:r>
            <w:r w:rsidRPr="00D74B0F">
              <w:t>J</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D)</w:t>
            </w:r>
          </w:p>
        </w:tc>
        <w:tc>
          <w:tcPr>
            <w:tcW w:w="805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1 x 10</w:t>
            </w:r>
            <w:r w:rsidRPr="00D74B0F">
              <w:rPr>
                <w:vertAlign w:val="superscript"/>
              </w:rPr>
              <w:t xml:space="preserve">-16 </w:t>
            </w:r>
            <w:r w:rsidRPr="00D74B0F">
              <w:t>J</w:t>
            </w:r>
          </w:p>
        </w:tc>
      </w:tr>
      <w:tr w:rsidR="009C7861" w:rsidRPr="00D74B0F">
        <w:trPr>
          <w:gridBefore w:val="1"/>
          <w:wBefore w:w="720" w:type="dxa"/>
        </w:trPr>
        <w:tc>
          <w:tcPr>
            <w:tcW w:w="58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E)</w:t>
            </w:r>
          </w:p>
        </w:tc>
        <w:tc>
          <w:tcPr>
            <w:tcW w:w="8055" w:type="dxa"/>
            <w:tcBorders>
              <w:top w:val="nil"/>
              <w:left w:val="nil"/>
              <w:bottom w:val="nil"/>
              <w:right w:val="nil"/>
            </w:tcBorders>
          </w:tcPr>
          <w:p w:rsidR="009C7861" w:rsidRPr="00D74B0F" w:rsidRDefault="009C7861" w:rsidP="00D0577B">
            <w:pPr>
              <w:keepNext/>
              <w:keepLines/>
              <w:widowControl w:val="0"/>
              <w:autoSpaceDE w:val="0"/>
              <w:autoSpaceDN w:val="0"/>
              <w:adjustRightInd w:val="0"/>
            </w:pPr>
            <w:r w:rsidRPr="00D74B0F">
              <w:t>Not enough information is given to permit calculation of the frequency.</w:t>
            </w:r>
          </w:p>
        </w:tc>
      </w:tr>
      <w:tr w:rsidR="009C7861" w:rsidRPr="00D74B0F">
        <w:tc>
          <w:tcPr>
            <w:tcW w:w="720" w:type="dxa"/>
            <w:tcBorders>
              <w:top w:val="nil"/>
              <w:left w:val="nil"/>
              <w:bottom w:val="nil"/>
              <w:right w:val="nil"/>
            </w:tcBorders>
          </w:tcPr>
          <w:p w:rsidR="009C7861" w:rsidRPr="00D74B0F" w:rsidRDefault="009C7861" w:rsidP="00D0577B">
            <w:pPr>
              <w:keepNext/>
              <w:keepLines/>
              <w:widowControl w:val="0"/>
              <w:autoSpaceDE w:val="0"/>
              <w:autoSpaceDN w:val="0"/>
              <w:adjustRightInd w:val="0"/>
              <w:jc w:val="right"/>
            </w:pPr>
          </w:p>
        </w:tc>
        <w:tc>
          <w:tcPr>
            <w:tcW w:w="8640" w:type="dxa"/>
            <w:gridSpan w:val="2"/>
            <w:tcBorders>
              <w:top w:val="nil"/>
              <w:left w:val="nil"/>
              <w:bottom w:val="nil"/>
              <w:right w:val="nil"/>
            </w:tcBorders>
          </w:tcPr>
          <w:p w:rsidR="009C7861" w:rsidRPr="00D74B0F" w:rsidRDefault="009C7861" w:rsidP="00D0577B">
            <w:pPr>
              <w:keepNext/>
              <w:keepLines/>
              <w:widowControl w:val="0"/>
              <w:autoSpaceDE w:val="0"/>
              <w:autoSpaceDN w:val="0"/>
              <w:adjustRightInd w:val="0"/>
            </w:pPr>
          </w:p>
        </w:tc>
      </w:tr>
    </w:tbl>
    <w:p w:rsidR="003C5A80" w:rsidRPr="00D74B0F" w:rsidRDefault="003C5A80" w:rsidP="00E64F4B">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9C7861" w:rsidRPr="00D74B0F">
        <w:tc>
          <w:tcPr>
            <w:tcW w:w="720" w:type="dxa"/>
            <w:tcBorders>
              <w:top w:val="nil"/>
              <w:left w:val="nil"/>
              <w:bottom w:val="nil"/>
              <w:right w:val="nil"/>
            </w:tcBorders>
          </w:tcPr>
          <w:p w:rsidR="009C7861" w:rsidRPr="00D74B0F" w:rsidRDefault="009C7861" w:rsidP="00880A55">
            <w:pPr>
              <w:keepNext/>
              <w:keepLines/>
              <w:widowControl w:val="0"/>
              <w:autoSpaceDE w:val="0"/>
              <w:autoSpaceDN w:val="0"/>
              <w:adjustRightInd w:val="0"/>
            </w:pPr>
            <w:r w:rsidRPr="00D74B0F">
              <w:t>1</w:t>
            </w:r>
            <w:r w:rsidR="00880A55" w:rsidRPr="00D74B0F">
              <w:t>2</w:t>
            </w:r>
            <w:r w:rsidRPr="00D74B0F">
              <w:t>.</w:t>
            </w:r>
          </w:p>
        </w:tc>
        <w:tc>
          <w:tcPr>
            <w:tcW w:w="8640"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Which of the following emission lines corresponds to the greatest frequency?</w:t>
            </w:r>
          </w:p>
          <w:tbl>
            <w:tblPr>
              <w:tblW w:w="0" w:type="auto"/>
              <w:tblLayout w:type="fixed"/>
              <w:tblCellMar>
                <w:left w:w="0" w:type="dxa"/>
                <w:right w:w="0" w:type="dxa"/>
              </w:tblCellMar>
              <w:tblLook w:val="0000" w:firstRow="0" w:lastRow="0" w:firstColumn="0" w:lastColumn="0" w:noHBand="0" w:noVBand="0"/>
            </w:tblPr>
            <w:tblGrid>
              <w:gridCol w:w="720"/>
              <w:gridCol w:w="2520"/>
            </w:tblGrid>
            <w:tr w:rsidR="009C7861" w:rsidRPr="00D74B0F">
              <w:trPr>
                <w:cantSplit/>
              </w:trPr>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pPr>
                </w:p>
              </w:tc>
              <w:tc>
                <w:tcPr>
                  <w:tcW w:w="2520"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(A) </w:t>
                  </w:r>
                  <w:r w:rsidRPr="00D74B0F">
                    <w:rPr>
                      <w:i/>
                      <w:iCs/>
                    </w:rPr>
                    <w:t>n</w:t>
                  </w:r>
                  <w:r w:rsidRPr="00D74B0F">
                    <w:rPr>
                      <w:vertAlign w:val="subscript"/>
                    </w:rPr>
                    <w:t>2</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1</w:t>
                  </w:r>
                </w:p>
              </w:tc>
            </w:tr>
            <w:tr w:rsidR="009C7861" w:rsidRPr="00D74B0F">
              <w:trPr>
                <w:cantSplit/>
              </w:trPr>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pPr>
                </w:p>
              </w:tc>
              <w:tc>
                <w:tcPr>
                  <w:tcW w:w="2520"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(B) </w:t>
                  </w:r>
                  <w:r w:rsidRPr="00D74B0F">
                    <w:rPr>
                      <w:i/>
                      <w:iCs/>
                    </w:rPr>
                    <w:t>n</w:t>
                  </w:r>
                  <w:r w:rsidRPr="00D74B0F">
                    <w:rPr>
                      <w:vertAlign w:val="subscript"/>
                    </w:rPr>
                    <w:t>4</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2</w:t>
                  </w:r>
                </w:p>
              </w:tc>
            </w:tr>
            <w:tr w:rsidR="009C7861" w:rsidRPr="00D74B0F">
              <w:trPr>
                <w:cantSplit/>
              </w:trPr>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pPr>
                </w:p>
              </w:tc>
              <w:tc>
                <w:tcPr>
                  <w:tcW w:w="2520"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(C) </w:t>
                  </w:r>
                  <w:r w:rsidRPr="00D74B0F">
                    <w:rPr>
                      <w:i/>
                      <w:iCs/>
                    </w:rPr>
                    <w:t>n</w:t>
                  </w:r>
                  <w:r w:rsidRPr="00D74B0F">
                    <w:rPr>
                      <w:vertAlign w:val="subscript"/>
                    </w:rPr>
                    <w:t>4</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1</w:t>
                  </w:r>
                </w:p>
              </w:tc>
            </w:tr>
            <w:tr w:rsidR="009C7861" w:rsidRPr="00D74B0F">
              <w:trPr>
                <w:cantSplit/>
              </w:trPr>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pPr>
                </w:p>
              </w:tc>
              <w:tc>
                <w:tcPr>
                  <w:tcW w:w="2520"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(D) </w:t>
                  </w:r>
                  <w:r w:rsidRPr="00D74B0F">
                    <w:rPr>
                      <w:i/>
                      <w:iCs/>
                    </w:rPr>
                    <w:t>n</w:t>
                  </w:r>
                  <w:r w:rsidRPr="00D74B0F">
                    <w:rPr>
                      <w:vertAlign w:val="subscript"/>
                    </w:rPr>
                    <w:t>3</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2</w:t>
                  </w:r>
                </w:p>
              </w:tc>
            </w:tr>
            <w:tr w:rsidR="009C7861" w:rsidRPr="00D74B0F">
              <w:trPr>
                <w:cantSplit/>
              </w:trPr>
              <w:tc>
                <w:tcPr>
                  <w:tcW w:w="720" w:type="dxa"/>
                  <w:tcBorders>
                    <w:top w:val="nil"/>
                    <w:left w:val="nil"/>
                    <w:bottom w:val="nil"/>
                    <w:right w:val="nil"/>
                  </w:tcBorders>
                </w:tcPr>
                <w:p w:rsidR="009C7861" w:rsidRPr="00D74B0F" w:rsidRDefault="009C7861">
                  <w:pPr>
                    <w:keepNext/>
                    <w:keepLines/>
                    <w:widowControl w:val="0"/>
                    <w:autoSpaceDE w:val="0"/>
                    <w:autoSpaceDN w:val="0"/>
                    <w:adjustRightInd w:val="0"/>
                  </w:pPr>
                </w:p>
              </w:tc>
              <w:tc>
                <w:tcPr>
                  <w:tcW w:w="2520" w:type="dxa"/>
                  <w:tcBorders>
                    <w:top w:val="nil"/>
                    <w:left w:val="nil"/>
                    <w:bottom w:val="nil"/>
                    <w:right w:val="nil"/>
                  </w:tcBorders>
                </w:tcPr>
                <w:p w:rsidR="009C7861" w:rsidRPr="00D74B0F" w:rsidRDefault="009C7861">
                  <w:pPr>
                    <w:keepNext/>
                    <w:keepLines/>
                    <w:widowControl w:val="0"/>
                    <w:autoSpaceDE w:val="0"/>
                    <w:autoSpaceDN w:val="0"/>
                    <w:adjustRightInd w:val="0"/>
                  </w:pPr>
                  <w:r w:rsidRPr="00D74B0F">
                    <w:t xml:space="preserve">(E) </w:t>
                  </w:r>
                  <w:r w:rsidRPr="00D74B0F">
                    <w:rPr>
                      <w:i/>
                      <w:iCs/>
                    </w:rPr>
                    <w:t>n</w:t>
                  </w:r>
                  <w:r w:rsidRPr="00D74B0F">
                    <w:rPr>
                      <w:vertAlign w:val="subscript"/>
                    </w:rPr>
                    <w:t>4</w:t>
                  </w:r>
                  <w:r w:rsidRPr="00D74B0F">
                    <w:t xml:space="preserve"> </w:t>
                  </w:r>
                  <w:r w:rsidRPr="00D74B0F">
                    <w:rPr>
                      <w:rFonts w:ascii="Symbol" w:hAnsi="Symbol" w:cs="Symbol"/>
                    </w:rPr>
                    <w:t></w:t>
                  </w:r>
                  <w:r w:rsidRPr="00D74B0F">
                    <w:t xml:space="preserve"> </w:t>
                  </w:r>
                  <w:r w:rsidRPr="00D74B0F">
                    <w:rPr>
                      <w:i/>
                      <w:iCs/>
                    </w:rPr>
                    <w:t>n</w:t>
                  </w:r>
                  <w:r w:rsidRPr="00D74B0F">
                    <w:rPr>
                      <w:vertAlign w:val="subscript"/>
                    </w:rPr>
                    <w:t>3</w:t>
                  </w:r>
                </w:p>
              </w:tc>
            </w:tr>
          </w:tbl>
          <w:p w:rsidR="009C7861" w:rsidRPr="00D74B0F" w:rsidRDefault="009C7861">
            <w:pPr>
              <w:keepNext/>
              <w:keepLines/>
              <w:widowControl w:val="0"/>
              <w:autoSpaceDE w:val="0"/>
              <w:autoSpaceDN w:val="0"/>
              <w:adjustRightInd w:val="0"/>
            </w:pPr>
          </w:p>
        </w:tc>
      </w:tr>
    </w:tbl>
    <w:p w:rsidR="009C7861" w:rsidRPr="00D74B0F" w:rsidRDefault="009C7861" w:rsidP="009C7861"/>
    <w:p w:rsidR="000B5AA2" w:rsidRPr="00D74B0F" w:rsidRDefault="000B5AA2" w:rsidP="009C7861"/>
    <w:p w:rsidR="009C7861" w:rsidRPr="00D74B0F" w:rsidRDefault="000B5AA2" w:rsidP="009C7861">
      <w:r w:rsidRPr="00D74B0F">
        <w:br w:type="page"/>
      </w:r>
      <w:r w:rsidR="009C7861" w:rsidRPr="00D74B0F">
        <w:t>1</w:t>
      </w:r>
      <w:r w:rsidR="00880A55" w:rsidRPr="00D74B0F">
        <w:t>3</w:t>
      </w:r>
      <w:r w:rsidR="009C7861" w:rsidRPr="00D74B0F">
        <w:t>.  Which image could correlate to the following set of quantum numbers?</w:t>
      </w:r>
    </w:p>
    <w:p w:rsidR="009C7861" w:rsidRPr="00D74B0F" w:rsidRDefault="009C7861" w:rsidP="009C7861">
      <w:r w:rsidRPr="00D74B0F">
        <w:tab/>
        <w:t>n = 2</w:t>
      </w:r>
    </w:p>
    <w:p w:rsidR="009C7861" w:rsidRPr="00D74B0F" w:rsidRDefault="009C7861" w:rsidP="009C7861">
      <w:r w:rsidRPr="00D74B0F">
        <w:tab/>
        <w:t>l = 1</w:t>
      </w:r>
    </w:p>
    <w:p w:rsidR="009C7861" w:rsidRPr="00D74B0F" w:rsidRDefault="009C7861" w:rsidP="009C7861">
      <w:r w:rsidRPr="00D74B0F">
        <w:tab/>
        <w:t>m</w:t>
      </w:r>
      <w:r w:rsidRPr="00D74B0F">
        <w:rPr>
          <w:vertAlign w:val="subscript"/>
        </w:rPr>
        <w:t>l</w:t>
      </w:r>
      <w:r w:rsidRPr="00D74B0F">
        <w:t xml:space="preserve"> = -1</w:t>
      </w:r>
    </w:p>
    <w:p w:rsidR="009C7861" w:rsidRPr="00D74B0F" w:rsidRDefault="009C7861" w:rsidP="009C7861">
      <w:r w:rsidRPr="00D74B0F">
        <w:tab/>
        <w:t>m</w:t>
      </w:r>
      <w:r w:rsidRPr="00D74B0F">
        <w:rPr>
          <w:vertAlign w:val="subscript"/>
        </w:rPr>
        <w:t>s</w:t>
      </w:r>
      <w:r w:rsidRPr="00D74B0F">
        <w:t xml:space="preserve"> = +1/2</w:t>
      </w:r>
    </w:p>
    <w:p w:rsidR="009C7861" w:rsidRPr="00D74B0F" w:rsidRDefault="009C7861" w:rsidP="009C7861"/>
    <w:p w:rsidR="009C7861" w:rsidRPr="00D74B0F" w:rsidRDefault="009C7861" w:rsidP="009C7861"/>
    <w:p w:rsidR="009C7861" w:rsidRPr="00D74B0F" w:rsidRDefault="009C7861" w:rsidP="009C7861">
      <w:pPr>
        <w:sectPr w:rsidR="009C7861" w:rsidRPr="00D74B0F">
          <w:headerReference w:type="default" r:id="rId10"/>
          <w:footerReference w:type="even" r:id="rId11"/>
          <w:footerReference w:type="default" r:id="rId12"/>
          <w:pgSz w:w="12240" w:h="15840"/>
          <w:pgMar w:top="1440" w:right="1800" w:bottom="1440" w:left="1800" w:header="720" w:footer="720" w:gutter="0"/>
          <w:cols w:space="720"/>
        </w:sectPr>
      </w:pPr>
    </w:p>
    <w:p w:rsidR="009C7861" w:rsidRPr="00D74B0F" w:rsidRDefault="009C7861" w:rsidP="009C7861">
      <w:r w:rsidRPr="00D74B0F">
        <w:tab/>
        <w:t>A)</w:t>
      </w:r>
      <w:r w:rsidRPr="00D74B0F">
        <w:tab/>
      </w:r>
    </w:p>
    <w:p w:rsidR="009C7861" w:rsidRPr="00D74B0F" w:rsidRDefault="009C7861" w:rsidP="009C7861">
      <w:r w:rsidRPr="00D74B0F">
        <w:tab/>
      </w:r>
      <w:r w:rsidRPr="00D74B0F">
        <w:rPr>
          <w:noProof/>
        </w:rPr>
        <w:drawing>
          <wp:inline distT="0" distB="0" distL="0" distR="0">
            <wp:extent cx="1507222" cy="1422400"/>
            <wp:effectExtent l="2540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1508087" cy="1423216"/>
                    </a:xfrm>
                    <a:prstGeom prst="rect">
                      <a:avLst/>
                    </a:prstGeom>
                    <a:noFill/>
                    <a:ln w="9525">
                      <a:noFill/>
                      <a:miter lim="800000"/>
                      <a:headEnd/>
                      <a:tailEnd/>
                    </a:ln>
                  </pic:spPr>
                </pic:pic>
              </a:graphicData>
            </a:graphic>
          </wp:inline>
        </w:drawing>
      </w:r>
    </w:p>
    <w:p w:rsidR="009C7861" w:rsidRPr="00D74B0F" w:rsidRDefault="009C7861" w:rsidP="009C7861"/>
    <w:p w:rsidR="009C7861" w:rsidRPr="00D74B0F" w:rsidRDefault="009C7861" w:rsidP="009C7861">
      <w:r w:rsidRPr="00D74B0F">
        <w:tab/>
        <w:t>B)</w:t>
      </w:r>
    </w:p>
    <w:p w:rsidR="009C7861" w:rsidRPr="00D74B0F" w:rsidRDefault="009C7861" w:rsidP="009C7861"/>
    <w:p w:rsidR="009C7861" w:rsidRPr="00D74B0F" w:rsidRDefault="009C7861" w:rsidP="009C7861">
      <w:r w:rsidRPr="00D74B0F">
        <w:t xml:space="preserve">              </w:t>
      </w:r>
      <w:r w:rsidRPr="00D74B0F">
        <w:rPr>
          <w:noProof/>
        </w:rPr>
        <w:drawing>
          <wp:inline distT="0" distB="0" distL="0" distR="0">
            <wp:extent cx="1172986" cy="1206500"/>
            <wp:effectExtent l="2540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1172986" cy="1206500"/>
                    </a:xfrm>
                    <a:prstGeom prst="rect">
                      <a:avLst/>
                    </a:prstGeom>
                    <a:noFill/>
                    <a:ln w="9525">
                      <a:noFill/>
                      <a:miter lim="800000"/>
                      <a:headEnd/>
                      <a:tailEnd/>
                    </a:ln>
                  </pic:spPr>
                </pic:pic>
              </a:graphicData>
            </a:graphic>
          </wp:inline>
        </w:drawing>
      </w:r>
    </w:p>
    <w:p w:rsidR="009C7861" w:rsidRPr="00D74B0F" w:rsidRDefault="009C7861" w:rsidP="009C7861"/>
    <w:p w:rsidR="009C7861" w:rsidRPr="00D74B0F" w:rsidRDefault="009C7861" w:rsidP="009C7861">
      <w:r w:rsidRPr="00D74B0F">
        <w:tab/>
        <w:t>C)</w:t>
      </w:r>
    </w:p>
    <w:p w:rsidR="009C7861" w:rsidRPr="00D74B0F" w:rsidRDefault="009C7861" w:rsidP="009C7861"/>
    <w:p w:rsidR="009C7861" w:rsidRPr="00D74B0F" w:rsidRDefault="009C7861" w:rsidP="009C7861">
      <w:r w:rsidRPr="00D74B0F">
        <w:t xml:space="preserve">          </w:t>
      </w:r>
      <w:r w:rsidRPr="00D74B0F">
        <w:rPr>
          <w:noProof/>
        </w:rPr>
        <w:drawing>
          <wp:inline distT="0" distB="0" distL="0" distR="0">
            <wp:extent cx="1295400" cy="1244600"/>
            <wp:effectExtent l="2540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1295400" cy="1244600"/>
                    </a:xfrm>
                    <a:prstGeom prst="rect">
                      <a:avLst/>
                    </a:prstGeom>
                    <a:noFill/>
                    <a:ln w="9525">
                      <a:noFill/>
                      <a:miter lim="800000"/>
                      <a:headEnd/>
                      <a:tailEnd/>
                    </a:ln>
                  </pic:spPr>
                </pic:pic>
              </a:graphicData>
            </a:graphic>
          </wp:inline>
        </w:drawing>
      </w:r>
    </w:p>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p w:rsidR="009C7861" w:rsidRPr="00D74B0F" w:rsidRDefault="009C7861" w:rsidP="009C7861">
      <w:r w:rsidRPr="00D74B0F">
        <w:tab/>
        <w:t>D)</w:t>
      </w:r>
    </w:p>
    <w:p w:rsidR="009C7861" w:rsidRPr="00D74B0F" w:rsidRDefault="009C7861" w:rsidP="009C7861">
      <w:r w:rsidRPr="00D74B0F">
        <w:tab/>
      </w:r>
      <w:r w:rsidRPr="00D74B0F">
        <w:rPr>
          <w:noProof/>
        </w:rPr>
        <w:drawing>
          <wp:inline distT="0" distB="0" distL="0" distR="0">
            <wp:extent cx="1604940" cy="1257300"/>
            <wp:effectExtent l="2540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1610889" cy="1261960"/>
                    </a:xfrm>
                    <a:prstGeom prst="rect">
                      <a:avLst/>
                    </a:prstGeom>
                    <a:noFill/>
                    <a:ln w="9525">
                      <a:noFill/>
                      <a:miter lim="800000"/>
                      <a:headEnd/>
                      <a:tailEnd/>
                    </a:ln>
                  </pic:spPr>
                </pic:pic>
              </a:graphicData>
            </a:graphic>
          </wp:inline>
        </w:drawing>
      </w:r>
    </w:p>
    <w:p w:rsidR="009C7861" w:rsidRPr="00D74B0F" w:rsidRDefault="009C7861" w:rsidP="009C7861"/>
    <w:p w:rsidR="009C7861" w:rsidRPr="00D74B0F" w:rsidRDefault="009C7861" w:rsidP="009C7861"/>
    <w:p w:rsidR="009C7861" w:rsidRPr="00D74B0F" w:rsidRDefault="009C7861" w:rsidP="009C7861">
      <w:r w:rsidRPr="00D74B0F">
        <w:tab/>
        <w:t>E)</w:t>
      </w:r>
    </w:p>
    <w:p w:rsidR="009C7861" w:rsidRPr="00D74B0F" w:rsidRDefault="009C7861" w:rsidP="009C7861">
      <w:pPr>
        <w:sectPr w:rsidR="009C7861" w:rsidRPr="00D74B0F">
          <w:type w:val="continuous"/>
          <w:pgSz w:w="12240" w:h="15840"/>
          <w:pgMar w:top="1440" w:right="1800" w:bottom="1440" w:left="1800" w:header="720" w:footer="720" w:gutter="0"/>
          <w:cols w:num="2" w:space="720"/>
        </w:sectPr>
      </w:pPr>
      <w:r w:rsidRPr="00D74B0F">
        <w:tab/>
      </w:r>
      <w:r w:rsidRPr="00D74B0F">
        <w:rPr>
          <w:noProof/>
        </w:rPr>
        <w:drawing>
          <wp:inline distT="0" distB="0" distL="0" distR="0">
            <wp:extent cx="1676400" cy="1587500"/>
            <wp:effectExtent l="2540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1676400" cy="1587500"/>
                    </a:xfrm>
                    <a:prstGeom prst="rect">
                      <a:avLst/>
                    </a:prstGeom>
                    <a:noFill/>
                    <a:ln w="9525">
                      <a:noFill/>
                      <a:miter lim="800000"/>
                      <a:headEnd/>
                      <a:tailEnd/>
                    </a:ln>
                  </pic:spPr>
                </pic:pic>
              </a:graphicData>
            </a:graphic>
          </wp:inline>
        </w:drawing>
      </w:r>
    </w:p>
    <w:p w:rsidR="009C7861" w:rsidRPr="00D74B0F" w:rsidRDefault="009C7861" w:rsidP="009C7861">
      <w:r w:rsidRPr="00D74B0F">
        <w:t>1</w:t>
      </w:r>
      <w:r w:rsidR="00880A55" w:rsidRPr="00D74B0F">
        <w:t>4</w:t>
      </w:r>
      <w:r w:rsidRPr="00D74B0F">
        <w:t>.  What it the maximum number of electrons in an atom than can have the quantum numbers n = 3 and m</w:t>
      </w:r>
      <w:r w:rsidRPr="00D74B0F">
        <w:rPr>
          <w:vertAlign w:val="subscript"/>
        </w:rPr>
        <w:t>l</w:t>
      </w:r>
      <w:r w:rsidRPr="00D74B0F">
        <w:t xml:space="preserve"> = +1?</w:t>
      </w:r>
    </w:p>
    <w:p w:rsidR="009C7861" w:rsidRPr="00D74B0F" w:rsidRDefault="009C7861" w:rsidP="009C7861"/>
    <w:p w:rsidR="009C7861" w:rsidRPr="00D74B0F" w:rsidRDefault="009C7861" w:rsidP="009C7861">
      <w:r w:rsidRPr="00D74B0F">
        <w:tab/>
        <w:t>A) 1</w:t>
      </w:r>
    </w:p>
    <w:p w:rsidR="009C7861" w:rsidRPr="00D74B0F" w:rsidRDefault="009C7861" w:rsidP="009C7861">
      <w:r w:rsidRPr="00D74B0F">
        <w:tab/>
        <w:t>B) 2</w:t>
      </w:r>
    </w:p>
    <w:p w:rsidR="009C7861" w:rsidRPr="00D74B0F" w:rsidRDefault="009C7861" w:rsidP="009C7861">
      <w:r w:rsidRPr="00D74B0F">
        <w:tab/>
        <w:t>C) 4</w:t>
      </w:r>
    </w:p>
    <w:p w:rsidR="009C7861" w:rsidRPr="00D74B0F" w:rsidRDefault="009C7861" w:rsidP="009C7861">
      <w:r w:rsidRPr="00D74B0F">
        <w:tab/>
        <w:t>D) 9</w:t>
      </w:r>
    </w:p>
    <w:p w:rsidR="009C7861" w:rsidRPr="00D74B0F" w:rsidRDefault="00880A55" w:rsidP="009C7861">
      <w:r w:rsidRPr="00D74B0F">
        <w:tab/>
        <w:t>E) 18</w:t>
      </w:r>
    </w:p>
    <w:p w:rsidR="009C7861" w:rsidRPr="00D74B0F" w:rsidRDefault="009C7861" w:rsidP="009C7861">
      <w:pPr>
        <w:widowControl w:val="0"/>
        <w:autoSpaceDE w:val="0"/>
        <w:autoSpaceDN w:val="0"/>
        <w:adjustRightInd w:val="0"/>
        <w:rPr>
          <w:rFonts w:cs="Helvetica"/>
        </w:rPr>
      </w:pPr>
    </w:p>
    <w:p w:rsidR="009C7861" w:rsidRPr="00D74B0F" w:rsidRDefault="009C7861" w:rsidP="009C7861">
      <w:pPr>
        <w:widowControl w:val="0"/>
        <w:autoSpaceDE w:val="0"/>
        <w:autoSpaceDN w:val="0"/>
        <w:adjustRightInd w:val="0"/>
        <w:rPr>
          <w:rFonts w:cs="Helvetica"/>
        </w:rPr>
      </w:pPr>
    </w:p>
    <w:p w:rsidR="009C7861" w:rsidRPr="00D74B0F" w:rsidRDefault="009C7861" w:rsidP="009C7861">
      <w:pPr>
        <w:widowControl w:val="0"/>
        <w:autoSpaceDE w:val="0"/>
        <w:autoSpaceDN w:val="0"/>
        <w:adjustRightInd w:val="0"/>
        <w:rPr>
          <w:rFonts w:cs="Helvetica"/>
        </w:rPr>
      </w:pPr>
      <w:r w:rsidRPr="00D74B0F">
        <w:rPr>
          <w:rFonts w:cs="Helvetica"/>
        </w:rPr>
        <w:t>1</w:t>
      </w:r>
      <w:r w:rsidR="00880A55" w:rsidRPr="00D74B0F">
        <w:rPr>
          <w:rFonts w:cs="Helvetica"/>
        </w:rPr>
        <w:t>6</w:t>
      </w:r>
      <w:r w:rsidRPr="00D74B0F">
        <w:rPr>
          <w:rFonts w:cs="Helvetica"/>
        </w:rPr>
        <w:t>.  Which of the following statements is true?</w:t>
      </w:r>
    </w:p>
    <w:p w:rsidR="009C7861" w:rsidRPr="00D74B0F" w:rsidRDefault="009C7861" w:rsidP="009C7861">
      <w:pPr>
        <w:widowControl w:val="0"/>
        <w:autoSpaceDE w:val="0"/>
        <w:autoSpaceDN w:val="0"/>
        <w:adjustRightInd w:val="0"/>
        <w:rPr>
          <w:rFonts w:cs="Helvetica"/>
        </w:rPr>
      </w:pPr>
    </w:p>
    <w:p w:rsidR="009C7861" w:rsidRPr="00D74B0F" w:rsidRDefault="009C7861" w:rsidP="009C7861">
      <w:pPr>
        <w:widowControl w:val="0"/>
        <w:autoSpaceDE w:val="0"/>
        <w:autoSpaceDN w:val="0"/>
        <w:adjustRightInd w:val="0"/>
        <w:rPr>
          <w:rFonts w:cs="Helvetica"/>
        </w:rPr>
      </w:pPr>
      <w:r w:rsidRPr="00D74B0F">
        <w:rPr>
          <w:rFonts w:cs="Helvetica"/>
        </w:rPr>
        <w:tab/>
        <w:t xml:space="preserve">I:   Photons of ultraviolet radiation have less energy than photons of infrared </w:t>
      </w:r>
      <w:r w:rsidRPr="00D74B0F">
        <w:rPr>
          <w:rFonts w:cs="Helvetica"/>
        </w:rPr>
        <w:tab/>
        <w:t xml:space="preserve"> </w:t>
      </w:r>
      <w:r w:rsidRPr="00D74B0F">
        <w:rPr>
          <w:rFonts w:cs="Helvetica"/>
        </w:rPr>
        <w:tab/>
        <w:t xml:space="preserve">     radiation.</w:t>
      </w:r>
    </w:p>
    <w:p w:rsidR="009C7861" w:rsidRPr="00D74B0F" w:rsidRDefault="009C7861" w:rsidP="009C7861">
      <w:pPr>
        <w:widowControl w:val="0"/>
        <w:autoSpaceDE w:val="0"/>
        <w:autoSpaceDN w:val="0"/>
        <w:adjustRightInd w:val="0"/>
        <w:rPr>
          <w:rFonts w:cs="Helvetica"/>
        </w:rPr>
      </w:pPr>
      <w:r w:rsidRPr="00D74B0F">
        <w:rPr>
          <w:rFonts w:cs="Helvetica"/>
        </w:rPr>
        <w:tab/>
      </w:r>
    </w:p>
    <w:p w:rsidR="009C7861" w:rsidRPr="00D74B0F" w:rsidRDefault="009C7861" w:rsidP="009C7861">
      <w:pPr>
        <w:widowControl w:val="0"/>
        <w:autoSpaceDE w:val="0"/>
        <w:autoSpaceDN w:val="0"/>
        <w:adjustRightInd w:val="0"/>
        <w:rPr>
          <w:rFonts w:cs="Helvetica"/>
        </w:rPr>
      </w:pPr>
      <w:r w:rsidRPr="00D74B0F">
        <w:rPr>
          <w:rFonts w:cs="Helvetica"/>
        </w:rPr>
        <w:tab/>
        <w:t xml:space="preserve">II:  The kinetic energy of an electron ejected from a metal surface when the </w:t>
      </w:r>
      <w:r w:rsidR="00880A55" w:rsidRPr="00D74B0F">
        <w:rPr>
          <w:rFonts w:cs="Helvetica"/>
        </w:rPr>
        <w:tab/>
        <w:t xml:space="preserve">metal </w:t>
      </w:r>
      <w:r w:rsidRPr="00D74B0F">
        <w:rPr>
          <w:rFonts w:cs="Helvetica"/>
        </w:rPr>
        <w:t>is irradiated with ultraviolet radiation is independent of the frequen</w:t>
      </w:r>
      <w:r w:rsidR="00880A55" w:rsidRPr="00D74B0F">
        <w:rPr>
          <w:rFonts w:cs="Helvetica"/>
        </w:rPr>
        <w:t xml:space="preserve">cy </w:t>
      </w:r>
      <w:r w:rsidR="00880A55" w:rsidRPr="00D74B0F">
        <w:rPr>
          <w:rFonts w:cs="Helvetica"/>
        </w:rPr>
        <w:tab/>
        <w:t>of the</w:t>
      </w:r>
      <w:r w:rsidRPr="00D74B0F">
        <w:rPr>
          <w:rFonts w:cs="Helvetica"/>
        </w:rPr>
        <w:t xml:space="preserve"> radiation.</w:t>
      </w:r>
    </w:p>
    <w:p w:rsidR="009C7861" w:rsidRPr="00D74B0F" w:rsidRDefault="009C7861" w:rsidP="009C7861">
      <w:pPr>
        <w:widowControl w:val="0"/>
        <w:autoSpaceDE w:val="0"/>
        <w:autoSpaceDN w:val="0"/>
        <w:adjustRightInd w:val="0"/>
        <w:rPr>
          <w:rFonts w:cs="Helvetica"/>
        </w:rPr>
      </w:pPr>
    </w:p>
    <w:p w:rsidR="009C7861" w:rsidRPr="00D74B0F" w:rsidRDefault="009C7861" w:rsidP="009C7861">
      <w:pPr>
        <w:widowControl w:val="0"/>
        <w:autoSpaceDE w:val="0"/>
        <w:autoSpaceDN w:val="0"/>
        <w:adjustRightInd w:val="0"/>
        <w:rPr>
          <w:rFonts w:cs="Helvetica"/>
        </w:rPr>
      </w:pPr>
      <w:r w:rsidRPr="00D74B0F">
        <w:rPr>
          <w:rFonts w:cs="Helvetica"/>
        </w:rPr>
        <w:tab/>
        <w:t>III: The energy of a photon is inversely proportional t</w:t>
      </w:r>
      <w:r w:rsidR="00880A55" w:rsidRPr="00D74B0F">
        <w:rPr>
          <w:rFonts w:cs="Helvetica"/>
        </w:rPr>
        <w:t xml:space="preserve">o the wavelength of the </w:t>
      </w:r>
      <w:r w:rsidR="00880A55" w:rsidRPr="00D74B0F">
        <w:rPr>
          <w:rFonts w:cs="Helvetica"/>
        </w:rPr>
        <w:tab/>
        <w:t xml:space="preserve"> </w:t>
      </w:r>
      <w:r w:rsidR="00880A55" w:rsidRPr="00D74B0F">
        <w:rPr>
          <w:rFonts w:cs="Helvetica"/>
        </w:rPr>
        <w:tab/>
      </w:r>
      <w:r w:rsidRPr="00D74B0F">
        <w:rPr>
          <w:rFonts w:cs="Helvetica"/>
        </w:rPr>
        <w:t xml:space="preserve"> radiation.</w:t>
      </w:r>
    </w:p>
    <w:p w:rsidR="009C7861" w:rsidRPr="00D74B0F" w:rsidRDefault="009C7861" w:rsidP="009C7861">
      <w:pPr>
        <w:widowControl w:val="0"/>
        <w:autoSpaceDE w:val="0"/>
        <w:autoSpaceDN w:val="0"/>
        <w:adjustRightInd w:val="0"/>
        <w:rPr>
          <w:rFonts w:cs="Helvetica"/>
        </w:rPr>
      </w:pPr>
    </w:p>
    <w:p w:rsidR="009C7861" w:rsidRPr="00D74B0F" w:rsidRDefault="009C7861" w:rsidP="009C7861">
      <w:pPr>
        <w:widowControl w:val="0"/>
        <w:autoSpaceDE w:val="0"/>
        <w:autoSpaceDN w:val="0"/>
        <w:adjustRightInd w:val="0"/>
        <w:rPr>
          <w:rFonts w:cs="Helvetica"/>
        </w:rPr>
      </w:pPr>
      <w:r w:rsidRPr="00D74B0F">
        <w:rPr>
          <w:rFonts w:cs="Helvetica"/>
        </w:rPr>
        <w:tab/>
        <w:t>A) I only</w:t>
      </w:r>
    </w:p>
    <w:p w:rsidR="009C7861" w:rsidRPr="00D74B0F" w:rsidRDefault="009C7861" w:rsidP="009C7861">
      <w:pPr>
        <w:widowControl w:val="0"/>
        <w:autoSpaceDE w:val="0"/>
        <w:autoSpaceDN w:val="0"/>
        <w:adjustRightInd w:val="0"/>
        <w:rPr>
          <w:rFonts w:cs="Helvetica"/>
        </w:rPr>
      </w:pPr>
      <w:r w:rsidRPr="00D74B0F">
        <w:rPr>
          <w:rFonts w:cs="Helvetica"/>
        </w:rPr>
        <w:tab/>
        <w:t>B) III only</w:t>
      </w:r>
    </w:p>
    <w:p w:rsidR="009C7861" w:rsidRPr="00D74B0F" w:rsidRDefault="009C7861" w:rsidP="009C7861">
      <w:pPr>
        <w:widowControl w:val="0"/>
        <w:autoSpaceDE w:val="0"/>
        <w:autoSpaceDN w:val="0"/>
        <w:adjustRightInd w:val="0"/>
        <w:rPr>
          <w:rFonts w:cs="Helvetica"/>
        </w:rPr>
      </w:pPr>
      <w:r w:rsidRPr="00D74B0F">
        <w:rPr>
          <w:rFonts w:cs="Helvetica"/>
        </w:rPr>
        <w:tab/>
        <w:t>C) I and III only</w:t>
      </w:r>
    </w:p>
    <w:p w:rsidR="009C7861" w:rsidRPr="00D74B0F" w:rsidRDefault="009C7861" w:rsidP="009C7861">
      <w:pPr>
        <w:widowControl w:val="0"/>
        <w:autoSpaceDE w:val="0"/>
        <w:autoSpaceDN w:val="0"/>
        <w:adjustRightInd w:val="0"/>
        <w:rPr>
          <w:rFonts w:cs="Helvetica"/>
        </w:rPr>
      </w:pPr>
      <w:r w:rsidRPr="00D74B0F">
        <w:rPr>
          <w:rFonts w:cs="Helvetica"/>
        </w:rPr>
        <w:tab/>
        <w:t xml:space="preserve">D) II and III only </w:t>
      </w:r>
    </w:p>
    <w:p w:rsidR="009C7861" w:rsidRPr="00D74B0F" w:rsidRDefault="009C7861" w:rsidP="009C7861">
      <w:r w:rsidRPr="00D74B0F">
        <w:rPr>
          <w:rFonts w:cs="Helvetica"/>
        </w:rPr>
        <w:tab/>
        <w:t>E) I, II, and III</w:t>
      </w:r>
    </w:p>
    <w:p w:rsidR="00880A55" w:rsidRPr="00D74B0F" w:rsidRDefault="00880A55" w:rsidP="009C7861"/>
    <w:p w:rsidR="009C7861" w:rsidRPr="00D74B0F" w:rsidRDefault="00880A55" w:rsidP="009C7861">
      <w:r w:rsidRPr="00D74B0F">
        <w:t>17</w:t>
      </w:r>
      <w:r w:rsidR="009C7861" w:rsidRPr="00D74B0F">
        <w:t>. Which set of quantum numbers is NOT allowed?</w:t>
      </w:r>
    </w:p>
    <w:p w:rsidR="009C7861" w:rsidRPr="00D74B0F" w:rsidRDefault="009C7861" w:rsidP="009C7861"/>
    <w:p w:rsidR="009C7861" w:rsidRPr="00D74B0F" w:rsidRDefault="009C7861" w:rsidP="009C7861">
      <w:r w:rsidRPr="00D74B0F">
        <w:tab/>
        <w:t xml:space="preserve">     </w:t>
      </w:r>
      <w:r w:rsidRPr="00D74B0F">
        <w:tab/>
        <w:t>n</w:t>
      </w:r>
      <w:r w:rsidRPr="00D74B0F">
        <w:tab/>
        <w:t>l</w:t>
      </w:r>
      <w:r w:rsidRPr="00D74B0F">
        <w:tab/>
        <w:t>m</w:t>
      </w:r>
      <w:r w:rsidRPr="00D74B0F">
        <w:rPr>
          <w:vertAlign w:val="subscript"/>
        </w:rPr>
        <w:t>l</w:t>
      </w:r>
      <w:r w:rsidRPr="00D74B0F">
        <w:tab/>
        <w:t>m</w:t>
      </w:r>
      <w:r w:rsidRPr="00D74B0F">
        <w:rPr>
          <w:vertAlign w:val="subscript"/>
        </w:rPr>
        <w:t>s</w:t>
      </w:r>
    </w:p>
    <w:p w:rsidR="009C7861" w:rsidRPr="00D74B0F" w:rsidRDefault="009C7861" w:rsidP="009C7861">
      <w:r w:rsidRPr="00D74B0F">
        <w:tab/>
        <w:t xml:space="preserve">A) </w:t>
      </w:r>
      <w:r w:rsidRPr="00D74B0F">
        <w:tab/>
        <w:t>6</w:t>
      </w:r>
      <w:r w:rsidRPr="00D74B0F">
        <w:tab/>
        <w:t>4</w:t>
      </w:r>
      <w:r w:rsidRPr="00D74B0F">
        <w:tab/>
        <w:t>-3</w:t>
      </w:r>
      <w:r w:rsidRPr="00D74B0F">
        <w:tab/>
        <w:t>+1/2</w:t>
      </w:r>
    </w:p>
    <w:p w:rsidR="009C7861" w:rsidRPr="00D74B0F" w:rsidRDefault="009C7861" w:rsidP="009C7861">
      <w:r w:rsidRPr="00D74B0F">
        <w:tab/>
        <w:t>B)</w:t>
      </w:r>
      <w:r w:rsidRPr="00D74B0F">
        <w:tab/>
        <w:t>3</w:t>
      </w:r>
      <w:r w:rsidRPr="00D74B0F">
        <w:tab/>
        <w:t>2</w:t>
      </w:r>
      <w:r w:rsidRPr="00D74B0F">
        <w:tab/>
        <w:t>+1</w:t>
      </w:r>
      <w:r w:rsidRPr="00D74B0F">
        <w:tab/>
        <w:t>-1/2</w:t>
      </w:r>
    </w:p>
    <w:p w:rsidR="009C7861" w:rsidRPr="00D74B0F" w:rsidRDefault="009C7861" w:rsidP="009C7861">
      <w:r w:rsidRPr="00D74B0F">
        <w:tab/>
        <w:t xml:space="preserve">C) </w:t>
      </w:r>
      <w:r w:rsidRPr="00D74B0F">
        <w:tab/>
        <w:t>1</w:t>
      </w:r>
      <w:r w:rsidRPr="00D74B0F">
        <w:tab/>
        <w:t>0</w:t>
      </w:r>
      <w:r w:rsidRPr="00D74B0F">
        <w:tab/>
        <w:t>0</w:t>
      </w:r>
      <w:r w:rsidRPr="00D74B0F">
        <w:tab/>
        <w:t>+1/2</w:t>
      </w:r>
    </w:p>
    <w:p w:rsidR="009C7861" w:rsidRPr="00D74B0F" w:rsidRDefault="009C7861" w:rsidP="009C7861">
      <w:r w:rsidRPr="00D74B0F">
        <w:tab/>
        <w:t xml:space="preserve">D) </w:t>
      </w:r>
      <w:r w:rsidRPr="00D74B0F">
        <w:tab/>
        <w:t>2</w:t>
      </w:r>
      <w:r w:rsidRPr="00D74B0F">
        <w:tab/>
        <w:t>1</w:t>
      </w:r>
      <w:r w:rsidRPr="00D74B0F">
        <w:tab/>
        <w:t>+2</w:t>
      </w:r>
      <w:r w:rsidRPr="00D74B0F">
        <w:tab/>
        <w:t>+1/2</w:t>
      </w:r>
    </w:p>
    <w:p w:rsidR="009C7861" w:rsidRPr="00D74B0F" w:rsidRDefault="009C7861" w:rsidP="009C7861">
      <w:r w:rsidRPr="00D74B0F">
        <w:tab/>
        <w:t xml:space="preserve">E) </w:t>
      </w:r>
      <w:r w:rsidRPr="00D74B0F">
        <w:tab/>
        <w:t>4</w:t>
      </w:r>
      <w:r w:rsidRPr="00D74B0F">
        <w:tab/>
        <w:t>1</w:t>
      </w:r>
      <w:r w:rsidRPr="00D74B0F">
        <w:tab/>
        <w:t>-1</w:t>
      </w:r>
      <w:r w:rsidRPr="00D74B0F">
        <w:tab/>
        <w:t>-1/2</w:t>
      </w:r>
    </w:p>
    <w:p w:rsidR="00880A55" w:rsidRPr="00D74B0F" w:rsidRDefault="00880A55" w:rsidP="00E64F4B">
      <w:pPr>
        <w:rPr>
          <w:b/>
          <w:u w:val="single"/>
        </w:rPr>
      </w:pPr>
    </w:p>
    <w:p w:rsidR="00D23583" w:rsidRPr="00D74B0F" w:rsidRDefault="00D23583" w:rsidP="00D23583">
      <w:r w:rsidRPr="00D74B0F">
        <w:t>1</w:t>
      </w:r>
      <w:r w:rsidR="008019E1" w:rsidRPr="00D74B0F">
        <w:t>8</w:t>
      </w:r>
      <w:r w:rsidRPr="00D74B0F">
        <w:t>. What is the best ground state electron configuration for Cu?</w:t>
      </w:r>
    </w:p>
    <w:p w:rsidR="00D23583" w:rsidRPr="00D74B0F" w:rsidRDefault="00D23583" w:rsidP="00D23583"/>
    <w:p w:rsidR="00D23583" w:rsidRPr="00D74B0F" w:rsidRDefault="00D23583" w:rsidP="00D23583">
      <w:pPr>
        <w:spacing w:line="360" w:lineRule="auto"/>
        <w:rPr>
          <w:vertAlign w:val="superscript"/>
        </w:rPr>
      </w:pPr>
      <w:r w:rsidRPr="00D74B0F">
        <w:tab/>
        <w:t>A) [Ar]3s</w:t>
      </w:r>
      <w:r w:rsidRPr="00D74B0F">
        <w:rPr>
          <w:vertAlign w:val="superscript"/>
        </w:rPr>
        <w:t>2</w:t>
      </w:r>
      <w:r w:rsidRPr="00D74B0F">
        <w:t>3d</w:t>
      </w:r>
      <w:r w:rsidRPr="00D74B0F">
        <w:rPr>
          <w:vertAlign w:val="superscript"/>
        </w:rPr>
        <w:t>9</w:t>
      </w:r>
    </w:p>
    <w:p w:rsidR="00D23583" w:rsidRPr="00D74B0F" w:rsidRDefault="00D23583" w:rsidP="00D23583">
      <w:pPr>
        <w:spacing w:line="360" w:lineRule="auto"/>
      </w:pPr>
      <w:r w:rsidRPr="00D74B0F">
        <w:tab/>
        <w:t>B) [Ar]3s</w:t>
      </w:r>
      <w:r w:rsidRPr="00D74B0F">
        <w:rPr>
          <w:vertAlign w:val="superscript"/>
        </w:rPr>
        <w:t>2</w:t>
      </w:r>
      <w:r w:rsidRPr="00D74B0F">
        <w:t>4d</w:t>
      </w:r>
      <w:r w:rsidRPr="00D74B0F">
        <w:rPr>
          <w:vertAlign w:val="superscript"/>
        </w:rPr>
        <w:t>9</w:t>
      </w:r>
    </w:p>
    <w:p w:rsidR="00D23583" w:rsidRPr="00D74B0F" w:rsidRDefault="00D23583" w:rsidP="00D23583">
      <w:pPr>
        <w:spacing w:line="360" w:lineRule="auto"/>
      </w:pPr>
      <w:r w:rsidRPr="00D74B0F">
        <w:tab/>
        <w:t>C) [Ar]3s</w:t>
      </w:r>
      <w:r w:rsidRPr="00D74B0F">
        <w:rPr>
          <w:vertAlign w:val="superscript"/>
        </w:rPr>
        <w:t>1</w:t>
      </w:r>
      <w:r w:rsidRPr="00D74B0F">
        <w:t>3d</w:t>
      </w:r>
      <w:r w:rsidRPr="00D74B0F">
        <w:rPr>
          <w:vertAlign w:val="superscript"/>
        </w:rPr>
        <w:t>10</w:t>
      </w:r>
    </w:p>
    <w:p w:rsidR="00D23583" w:rsidRPr="00D74B0F" w:rsidRDefault="00D23583" w:rsidP="00D23583">
      <w:pPr>
        <w:spacing w:line="360" w:lineRule="auto"/>
      </w:pPr>
      <w:r w:rsidRPr="00D74B0F">
        <w:tab/>
        <w:t>D) [Ar]4s</w:t>
      </w:r>
      <w:r w:rsidRPr="00D74B0F">
        <w:rPr>
          <w:vertAlign w:val="superscript"/>
        </w:rPr>
        <w:t>1</w:t>
      </w:r>
      <w:r w:rsidRPr="00D74B0F">
        <w:t>3d</w:t>
      </w:r>
      <w:r w:rsidRPr="00D74B0F">
        <w:rPr>
          <w:vertAlign w:val="superscript"/>
        </w:rPr>
        <w:t>10</w:t>
      </w:r>
    </w:p>
    <w:p w:rsidR="00D23583" w:rsidRPr="00D74B0F" w:rsidRDefault="00D23583" w:rsidP="00D23583">
      <w:pPr>
        <w:spacing w:line="360" w:lineRule="auto"/>
      </w:pPr>
      <w:r w:rsidRPr="00D74B0F">
        <w:tab/>
        <w:t>E) [Ar]4s</w:t>
      </w:r>
      <w:r w:rsidRPr="00D74B0F">
        <w:rPr>
          <w:vertAlign w:val="superscript"/>
        </w:rPr>
        <w:t>2</w:t>
      </w:r>
      <w:r w:rsidRPr="00D74B0F">
        <w:t>3d</w:t>
      </w:r>
      <w:r w:rsidRPr="00D74B0F">
        <w:rPr>
          <w:vertAlign w:val="superscript"/>
        </w:rPr>
        <w:t>9</w:t>
      </w:r>
      <w:r w:rsidRPr="00D74B0F">
        <w:t xml:space="preserve"> </w:t>
      </w:r>
    </w:p>
    <w:p w:rsidR="00D23583" w:rsidRPr="00D74B0F" w:rsidRDefault="00D23583" w:rsidP="00D23583"/>
    <w:p w:rsidR="00D23583" w:rsidRPr="00D74B0F" w:rsidRDefault="008019E1" w:rsidP="00D23583">
      <w:r w:rsidRPr="00D74B0F">
        <w:t>19</w:t>
      </w:r>
      <w:r w:rsidR="00D23583" w:rsidRPr="00D74B0F">
        <w:t>.  How many unpaired electrons are in the electron configuration for Ge?</w:t>
      </w:r>
    </w:p>
    <w:p w:rsidR="00D23583" w:rsidRPr="00D74B0F" w:rsidRDefault="00D23583" w:rsidP="00D23583"/>
    <w:p w:rsidR="00D23583" w:rsidRPr="00D74B0F" w:rsidRDefault="00D23583" w:rsidP="00D23583">
      <w:r w:rsidRPr="00D74B0F">
        <w:tab/>
        <w:t>A) 0</w:t>
      </w:r>
    </w:p>
    <w:p w:rsidR="00D23583" w:rsidRPr="00D74B0F" w:rsidRDefault="00D23583" w:rsidP="00D23583">
      <w:r w:rsidRPr="00D74B0F">
        <w:tab/>
        <w:t>B) 1</w:t>
      </w:r>
    </w:p>
    <w:p w:rsidR="00D23583" w:rsidRPr="00D74B0F" w:rsidRDefault="00D23583" w:rsidP="00D23583">
      <w:r w:rsidRPr="00D74B0F">
        <w:tab/>
        <w:t>C) 2</w:t>
      </w:r>
    </w:p>
    <w:p w:rsidR="00D23583" w:rsidRPr="00D74B0F" w:rsidRDefault="00D23583" w:rsidP="00D23583">
      <w:r w:rsidRPr="00D74B0F">
        <w:tab/>
        <w:t>D) 4</w:t>
      </w:r>
    </w:p>
    <w:p w:rsidR="00D23583" w:rsidRPr="00D74B0F" w:rsidRDefault="00D23583" w:rsidP="00D23583">
      <w:r w:rsidRPr="00D74B0F">
        <w:tab/>
        <w:t>E) 3</w:t>
      </w:r>
    </w:p>
    <w:p w:rsidR="00D23583" w:rsidRPr="00D74B0F" w:rsidRDefault="00D23583" w:rsidP="00E64F4B">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9360"/>
      </w:tblGrid>
      <w:tr w:rsidR="00D23583" w:rsidRPr="00D74B0F">
        <w:tc>
          <w:tcPr>
            <w:tcW w:w="8640" w:type="dxa"/>
            <w:tcBorders>
              <w:top w:val="nil"/>
              <w:left w:val="nil"/>
              <w:bottom w:val="nil"/>
              <w:right w:val="nil"/>
            </w:tcBorders>
          </w:tcPr>
          <w:p w:rsidR="00D23583" w:rsidRPr="00D74B0F" w:rsidRDefault="008019E1"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20</w:t>
            </w:r>
            <w:r w:rsidR="00D23583" w:rsidRPr="00D74B0F">
              <w:rPr>
                <w:rFonts w:ascii="Times New Roman" w:hAnsi="Times New Roman" w:cs="Times New Roman"/>
                <w:sz w:val="24"/>
                <w:szCs w:val="24"/>
              </w:rPr>
              <w:t xml:space="preserve">.  Which statement best explains why the ionization energy of O is less positive than that of N? </w:t>
            </w:r>
          </w:p>
          <w:p w:rsidR="00D23583" w:rsidRPr="00D74B0F" w:rsidRDefault="00D23583" w:rsidP="00D23583">
            <w:pPr>
              <w:pStyle w:val="PlainText"/>
              <w:rPr>
                <w:rFonts w:ascii="Times New Roman" w:hAnsi="Times New Roman" w:cs="Times New Roman"/>
                <w:sz w:val="24"/>
                <w:szCs w:val="24"/>
              </w:rPr>
            </w:pPr>
          </w:p>
        </w:tc>
      </w:tr>
      <w:tr w:rsidR="00D23583" w:rsidRPr="00D74B0F">
        <w:tc>
          <w:tcPr>
            <w:tcW w:w="8640" w:type="dxa"/>
            <w:tcBorders>
              <w:top w:val="nil"/>
              <w:left w:val="nil"/>
              <w:bottom w:val="nil"/>
              <w:right w:val="nil"/>
            </w:tcBorders>
          </w:tcPr>
          <w:p w:rsidR="00D23583" w:rsidRPr="00D74B0F" w:rsidRDefault="00D23583"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          A) N has fewer p electrons.</w:t>
            </w:r>
          </w:p>
          <w:p w:rsidR="00D23583" w:rsidRPr="00D74B0F" w:rsidRDefault="00D23583"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          B) N does not want to gain an electron because it already has a half-full p orbital.</w:t>
            </w:r>
          </w:p>
          <w:p w:rsidR="00D23583" w:rsidRPr="00D74B0F" w:rsidRDefault="00D23583"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          C) O is a smaller atom, so its valence electrons are less tightly held.</w:t>
            </w:r>
          </w:p>
          <w:p w:rsidR="00D23583" w:rsidRPr="00D74B0F" w:rsidRDefault="00D23583"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          D) O is farther to the right in the same row as N.</w:t>
            </w:r>
          </w:p>
          <w:p w:rsidR="00D23583" w:rsidRPr="00D74B0F" w:rsidRDefault="00D23583"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          E) The loss of an electron from O results in a more stable electron configuration whereas</w:t>
            </w:r>
          </w:p>
          <w:p w:rsidR="00D23583" w:rsidRPr="00D74B0F" w:rsidRDefault="00D23583" w:rsidP="00D23583">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              the loss of an electron from N results in a less stable electron configuration.  </w:t>
            </w:r>
          </w:p>
        </w:tc>
      </w:tr>
      <w:tr w:rsidR="00D23583" w:rsidRPr="00D74B0F">
        <w:tc>
          <w:tcPr>
            <w:tcW w:w="8640" w:type="dxa"/>
            <w:tcBorders>
              <w:top w:val="nil"/>
              <w:left w:val="nil"/>
              <w:bottom w:val="nil"/>
              <w:right w:val="nil"/>
            </w:tcBorders>
          </w:tcPr>
          <w:p w:rsidR="00D23583" w:rsidRPr="00D74B0F" w:rsidRDefault="00D23583" w:rsidP="00D23583">
            <w:pPr>
              <w:pStyle w:val="PlainText"/>
              <w:rPr>
                <w:rFonts w:ascii="Times New Roman" w:hAnsi="Times New Roman" w:cs="Times New Roman"/>
                <w:sz w:val="24"/>
                <w:szCs w:val="24"/>
              </w:rPr>
            </w:pPr>
          </w:p>
        </w:tc>
      </w:tr>
    </w:tbl>
    <w:p w:rsidR="00747B47" w:rsidRPr="00D74B0F" w:rsidRDefault="00747B47" w:rsidP="00D23583"/>
    <w:p w:rsidR="00747B47" w:rsidRPr="00D74B0F" w:rsidRDefault="00747B47" w:rsidP="00747B47">
      <w:r w:rsidRPr="00D74B0F">
        <w:t>21.  A radio wave has a frequency of 3.8 x 10</w:t>
      </w:r>
      <w:r w:rsidRPr="00D74B0F">
        <w:rPr>
          <w:vertAlign w:val="superscript"/>
        </w:rPr>
        <w:t xml:space="preserve">10 </w:t>
      </w:r>
      <w:r w:rsidRPr="00D74B0F">
        <w:t>s</w:t>
      </w:r>
      <w:r w:rsidRPr="00D74B0F">
        <w:rPr>
          <w:vertAlign w:val="superscript"/>
        </w:rPr>
        <w:t>-1</w:t>
      </w:r>
      <w:r w:rsidRPr="00D74B0F">
        <w:t xml:space="preserve">. How many photons of this radiation are needed to produce 60.7 J of energy?  </w:t>
      </w:r>
    </w:p>
    <w:p w:rsidR="00747B47" w:rsidRPr="00D74B0F" w:rsidRDefault="00747B47" w:rsidP="00747B47"/>
    <w:p w:rsidR="00747B47" w:rsidRPr="00D74B0F" w:rsidRDefault="00747B47" w:rsidP="00747B47">
      <w:r w:rsidRPr="00D74B0F">
        <w:tab/>
        <w:t>A) 2.52 x 10</w:t>
      </w:r>
      <w:r w:rsidRPr="00D74B0F">
        <w:rPr>
          <w:vertAlign w:val="superscript"/>
        </w:rPr>
        <w:t>-23</w:t>
      </w:r>
      <w:r w:rsidRPr="00D74B0F">
        <w:t xml:space="preserve"> photons</w:t>
      </w:r>
    </w:p>
    <w:p w:rsidR="00747B47" w:rsidRPr="00D74B0F" w:rsidRDefault="00747B47" w:rsidP="00747B47">
      <w:r w:rsidRPr="00D74B0F">
        <w:tab/>
        <w:t>B) 2.41 x 10</w:t>
      </w:r>
      <w:r w:rsidRPr="00D74B0F">
        <w:rPr>
          <w:vertAlign w:val="superscript"/>
        </w:rPr>
        <w:t>24</w:t>
      </w:r>
      <w:r w:rsidRPr="00D74B0F">
        <w:t xml:space="preserve"> photons</w:t>
      </w:r>
    </w:p>
    <w:p w:rsidR="00747B47" w:rsidRPr="00D74B0F" w:rsidRDefault="00747B47" w:rsidP="00747B47">
      <w:r w:rsidRPr="00D74B0F">
        <w:tab/>
        <w:t>C) 1.74 x 10</w:t>
      </w:r>
      <w:r w:rsidRPr="00D74B0F">
        <w:rPr>
          <w:vertAlign w:val="superscript"/>
        </w:rPr>
        <w:t>-44</w:t>
      </w:r>
      <w:r w:rsidRPr="00D74B0F">
        <w:t xml:space="preserve"> photons</w:t>
      </w:r>
    </w:p>
    <w:p w:rsidR="00747B47" w:rsidRPr="00D74B0F" w:rsidRDefault="00747B47" w:rsidP="00747B47">
      <w:r w:rsidRPr="00D74B0F">
        <w:tab/>
        <w:t>D) 1.88 x 10</w:t>
      </w:r>
      <w:r w:rsidRPr="00D74B0F">
        <w:rPr>
          <w:vertAlign w:val="superscript"/>
        </w:rPr>
        <w:t>17</w:t>
      </w:r>
      <w:r w:rsidRPr="00D74B0F">
        <w:t xml:space="preserve"> photons</w:t>
      </w:r>
      <w:r w:rsidRPr="00D74B0F">
        <w:tab/>
      </w:r>
    </w:p>
    <w:p w:rsidR="00747B47" w:rsidRPr="00D74B0F" w:rsidRDefault="00747B47" w:rsidP="00747B47">
      <w:r w:rsidRPr="00D74B0F">
        <w:tab/>
        <w:t>E) Not enough information</w:t>
      </w:r>
    </w:p>
    <w:p w:rsidR="00747B47" w:rsidRPr="00D74B0F" w:rsidRDefault="00747B47" w:rsidP="00747B47"/>
    <w:p w:rsidR="00747B47" w:rsidRPr="00D74B0F" w:rsidRDefault="00747B47" w:rsidP="00747B47"/>
    <w:p w:rsidR="00747B47" w:rsidRPr="00D74B0F" w:rsidRDefault="000B5AA2" w:rsidP="00747B47">
      <w:r w:rsidRPr="00D74B0F">
        <w:br w:type="page"/>
      </w:r>
      <w:r w:rsidR="00747B47" w:rsidRPr="00D74B0F">
        <w:t>22.  Rank the emissions in terms of increasing energy:</w:t>
      </w:r>
    </w:p>
    <w:p w:rsidR="00747B47" w:rsidRPr="00D74B0F" w:rsidRDefault="00747B47" w:rsidP="00747B47">
      <w:pPr>
        <w:jc w:val="center"/>
      </w:pPr>
      <w:r w:rsidRPr="00D74B0F">
        <w:t xml:space="preserve"> I.    </w:t>
      </w:r>
      <w:r w:rsidRPr="00D74B0F">
        <w:rPr>
          <w:i/>
        </w:rPr>
        <w:t>n</w:t>
      </w:r>
      <w:r w:rsidRPr="00D74B0F">
        <w:t xml:space="preserve"> = 5 </w:t>
      </w:r>
      <w:r w:rsidRPr="00D74B0F">
        <w:sym w:font="Wingdings" w:char="F0E0"/>
      </w:r>
      <w:r w:rsidRPr="00D74B0F">
        <w:t xml:space="preserve">  </w:t>
      </w:r>
      <w:r w:rsidRPr="00D74B0F">
        <w:rPr>
          <w:i/>
        </w:rPr>
        <w:t>n</w:t>
      </w:r>
      <w:r w:rsidRPr="00D74B0F">
        <w:t xml:space="preserve"> = 4</w:t>
      </w:r>
    </w:p>
    <w:p w:rsidR="00747B47" w:rsidRPr="00D74B0F" w:rsidRDefault="00747B47" w:rsidP="00747B47">
      <w:pPr>
        <w:jc w:val="center"/>
      </w:pPr>
      <w:r w:rsidRPr="00D74B0F">
        <w:t xml:space="preserve">II.   </w:t>
      </w:r>
      <w:r w:rsidRPr="00D74B0F">
        <w:rPr>
          <w:i/>
        </w:rPr>
        <w:t>n</w:t>
      </w:r>
      <w:r w:rsidRPr="00D74B0F">
        <w:t xml:space="preserve"> = 3 </w:t>
      </w:r>
      <w:r w:rsidRPr="00D74B0F">
        <w:sym w:font="Wingdings" w:char="F0E0"/>
      </w:r>
      <w:r w:rsidRPr="00D74B0F">
        <w:t xml:space="preserve"> </w:t>
      </w:r>
      <w:r w:rsidRPr="00D74B0F">
        <w:rPr>
          <w:i/>
        </w:rPr>
        <w:t>n</w:t>
      </w:r>
      <w:r w:rsidRPr="00D74B0F">
        <w:t xml:space="preserve"> = 2</w:t>
      </w:r>
    </w:p>
    <w:p w:rsidR="00747B47" w:rsidRPr="00D74B0F" w:rsidRDefault="00747B47" w:rsidP="00747B47">
      <w:pPr>
        <w:jc w:val="center"/>
      </w:pPr>
      <w:r w:rsidRPr="00D74B0F">
        <w:t xml:space="preserve">III.  </w:t>
      </w:r>
      <w:r w:rsidRPr="00D74B0F">
        <w:rPr>
          <w:i/>
        </w:rPr>
        <w:t>n</w:t>
      </w:r>
      <w:r w:rsidRPr="00D74B0F">
        <w:t xml:space="preserve"> = 2 </w:t>
      </w:r>
      <w:r w:rsidRPr="00D74B0F">
        <w:sym w:font="Wingdings" w:char="F0E0"/>
      </w:r>
      <w:r w:rsidRPr="00D74B0F">
        <w:t xml:space="preserve">  </w:t>
      </w:r>
      <w:r w:rsidRPr="00D74B0F">
        <w:rPr>
          <w:i/>
        </w:rPr>
        <w:t>n</w:t>
      </w:r>
      <w:r w:rsidRPr="00D74B0F">
        <w:t xml:space="preserve"> = 1</w:t>
      </w:r>
    </w:p>
    <w:p w:rsidR="00747B47" w:rsidRPr="00D74B0F" w:rsidRDefault="00747B47" w:rsidP="00747B47">
      <w:pPr>
        <w:jc w:val="center"/>
      </w:pPr>
    </w:p>
    <w:p w:rsidR="00747B47" w:rsidRPr="00D74B0F" w:rsidRDefault="00747B47" w:rsidP="00747B47">
      <w:r w:rsidRPr="00D74B0F">
        <w:tab/>
        <w:t>A) I &lt; II &lt; III</w:t>
      </w:r>
    </w:p>
    <w:p w:rsidR="00747B47" w:rsidRPr="00D74B0F" w:rsidRDefault="00747B47" w:rsidP="00747B47">
      <w:r w:rsidRPr="00D74B0F">
        <w:tab/>
        <w:t>B) III &lt; II &lt; I</w:t>
      </w:r>
    </w:p>
    <w:p w:rsidR="00747B47" w:rsidRPr="00D74B0F" w:rsidRDefault="00747B47" w:rsidP="00747B47">
      <w:r w:rsidRPr="00D74B0F">
        <w:tab/>
        <w:t>C) II &lt; I &lt; III</w:t>
      </w:r>
    </w:p>
    <w:p w:rsidR="00747B47" w:rsidRPr="00D74B0F" w:rsidRDefault="00747B47" w:rsidP="00747B47">
      <w:r w:rsidRPr="00D74B0F">
        <w:tab/>
        <w:t>D) III &lt; I &lt; II</w:t>
      </w:r>
    </w:p>
    <w:p w:rsidR="00747B47" w:rsidRPr="00D74B0F" w:rsidRDefault="00747B47" w:rsidP="00747B47">
      <w:r w:rsidRPr="00D74B0F">
        <w:tab/>
        <w:t>E) The energies of emissions I, II, and III are all the same</w:t>
      </w:r>
    </w:p>
    <w:p w:rsidR="00747B47" w:rsidRPr="00D74B0F" w:rsidRDefault="00747B47" w:rsidP="00747B47"/>
    <w:p w:rsidR="00747B47" w:rsidRPr="00D74B0F" w:rsidRDefault="00747B47" w:rsidP="00747B47">
      <w:r w:rsidRPr="00D74B0F">
        <w:t xml:space="preserve">23. Which statement is </w:t>
      </w:r>
      <w:r w:rsidRPr="00D74B0F">
        <w:rPr>
          <w:i/>
        </w:rPr>
        <w:t>false</w:t>
      </w:r>
      <w:r w:rsidRPr="00D74B0F">
        <w:t>?</w:t>
      </w:r>
    </w:p>
    <w:p w:rsidR="00747B47" w:rsidRPr="00D74B0F" w:rsidRDefault="00747B47" w:rsidP="00747B47">
      <w:r w:rsidRPr="00D74B0F">
        <w:tab/>
      </w:r>
    </w:p>
    <w:p w:rsidR="00747B47" w:rsidRPr="00D74B0F" w:rsidRDefault="00747B47" w:rsidP="00747B47">
      <w:r w:rsidRPr="00D74B0F">
        <w:tab/>
        <w:t xml:space="preserve">A) The principle quantum number indicates the energy level and size of an </w:t>
      </w:r>
      <w:r w:rsidRPr="00D74B0F">
        <w:tab/>
        <w:t xml:space="preserve">  </w:t>
      </w:r>
      <w:r w:rsidRPr="00D74B0F">
        <w:tab/>
        <w:t xml:space="preserve">      orbital.</w:t>
      </w:r>
    </w:p>
    <w:p w:rsidR="00747B47" w:rsidRPr="00D74B0F" w:rsidRDefault="00747B47" w:rsidP="00747B47">
      <w:r w:rsidRPr="00D74B0F">
        <w:tab/>
        <w:t>B) The only allowed values for the spin quantum number are +½ and – ½.</w:t>
      </w:r>
    </w:p>
    <w:p w:rsidR="00747B47" w:rsidRPr="00D74B0F" w:rsidRDefault="00747B47" w:rsidP="00747B47">
      <w:r w:rsidRPr="00D74B0F">
        <w:tab/>
        <w:t xml:space="preserve">C) The values for the magnetic quantum number indicate the </w:t>
      </w:r>
      <w:r w:rsidRPr="00D74B0F">
        <w:tab/>
      </w:r>
      <w:r w:rsidRPr="00D74B0F">
        <w:tab/>
        <w:t xml:space="preserve">      </w:t>
      </w:r>
      <w:r w:rsidRPr="00D74B0F">
        <w:tab/>
      </w:r>
    </w:p>
    <w:p w:rsidR="00747B47" w:rsidRPr="00D74B0F" w:rsidRDefault="00747B47" w:rsidP="00747B47">
      <w:r w:rsidRPr="00D74B0F">
        <w:tab/>
        <w:t xml:space="preserve">      orientation of the orbitals in space.</w:t>
      </w:r>
    </w:p>
    <w:p w:rsidR="00747B47" w:rsidRPr="00D74B0F" w:rsidRDefault="00747B47" w:rsidP="00747B47">
      <w:r w:rsidRPr="00D74B0F">
        <w:tab/>
        <w:t xml:space="preserve">D) The value </w:t>
      </w:r>
      <w:r w:rsidRPr="00D74B0F">
        <w:rPr>
          <w:i/>
        </w:rPr>
        <w:t>l</w:t>
      </w:r>
      <w:r w:rsidRPr="00D74B0F">
        <w:t xml:space="preserve"> = 2 indicates a peanut shaped orbital.</w:t>
      </w:r>
    </w:p>
    <w:p w:rsidR="00747B47" w:rsidRPr="00D74B0F" w:rsidRDefault="00747B47" w:rsidP="00747B47">
      <w:r w:rsidRPr="00D74B0F">
        <w:tab/>
        <w:t>E) With an increase in energy level, a new type of orbital becomes available.</w:t>
      </w:r>
    </w:p>
    <w:p w:rsidR="00747B47" w:rsidRPr="00D74B0F" w:rsidRDefault="00747B47" w:rsidP="00747B47"/>
    <w:p w:rsidR="00747B47" w:rsidRPr="00D74B0F" w:rsidRDefault="00747B47" w:rsidP="00747B47">
      <w:r w:rsidRPr="00D74B0F">
        <w:t xml:space="preserve">24.  How many </w:t>
      </w:r>
      <w:r w:rsidRPr="00D74B0F">
        <w:rPr>
          <w:i/>
        </w:rPr>
        <w:t>orbitals</w:t>
      </w:r>
      <w:r w:rsidRPr="00D74B0F">
        <w:t xml:space="preserve"> in an atom can have the designation 5f?</w:t>
      </w:r>
    </w:p>
    <w:p w:rsidR="00747B47" w:rsidRPr="00D74B0F" w:rsidRDefault="00747B47" w:rsidP="00747B47"/>
    <w:p w:rsidR="00747B47" w:rsidRPr="00D74B0F" w:rsidRDefault="00747B47" w:rsidP="00747B47">
      <w:r w:rsidRPr="00D74B0F">
        <w:tab/>
        <w:t>A) 5</w:t>
      </w:r>
    </w:p>
    <w:p w:rsidR="00747B47" w:rsidRPr="00D74B0F" w:rsidRDefault="00747B47" w:rsidP="00747B47">
      <w:r w:rsidRPr="00D74B0F">
        <w:tab/>
        <w:t>B) 7</w:t>
      </w:r>
    </w:p>
    <w:p w:rsidR="00747B47" w:rsidRPr="00D74B0F" w:rsidRDefault="00747B47" w:rsidP="00747B47">
      <w:r w:rsidRPr="00D74B0F">
        <w:tab/>
        <w:t>C) 14</w:t>
      </w:r>
    </w:p>
    <w:p w:rsidR="00747B47" w:rsidRPr="00D74B0F" w:rsidRDefault="00747B47" w:rsidP="00747B47">
      <w:r w:rsidRPr="00D74B0F">
        <w:tab/>
        <w:t>D) 25</w:t>
      </w:r>
    </w:p>
    <w:p w:rsidR="00747B47" w:rsidRPr="00D74B0F" w:rsidRDefault="00747B47" w:rsidP="00747B47">
      <w:r w:rsidRPr="00D74B0F">
        <w:tab/>
        <w:t xml:space="preserve">E) 50 </w:t>
      </w:r>
    </w:p>
    <w:p w:rsidR="00D23583" w:rsidRPr="00D74B0F" w:rsidRDefault="00D23583" w:rsidP="00D23583"/>
    <w:p w:rsidR="00747B47" w:rsidRPr="00D74B0F" w:rsidRDefault="00747B47" w:rsidP="00747B47">
      <w:r w:rsidRPr="00D74B0F">
        <w:t xml:space="preserve">25.  Which statement best explains why the following ionic radii trend is </w:t>
      </w:r>
      <w:r w:rsidRPr="00D74B0F">
        <w:rPr>
          <w:i/>
        </w:rPr>
        <w:t>true</w:t>
      </w:r>
      <w:r w:rsidRPr="00D74B0F">
        <w:t>?</w:t>
      </w:r>
    </w:p>
    <w:p w:rsidR="00747B47" w:rsidRPr="00D74B0F" w:rsidRDefault="00747B47" w:rsidP="00747B47"/>
    <w:p w:rsidR="00747B47" w:rsidRPr="00D74B0F" w:rsidRDefault="00747B47" w:rsidP="00747B47">
      <w:pPr>
        <w:jc w:val="center"/>
      </w:pPr>
      <w:r w:rsidRPr="00D74B0F">
        <w:t>S</w:t>
      </w:r>
      <w:r w:rsidRPr="00D74B0F">
        <w:rPr>
          <w:vertAlign w:val="superscript"/>
        </w:rPr>
        <w:t>2-</w:t>
      </w:r>
      <w:r w:rsidRPr="00D74B0F">
        <w:t xml:space="preserve"> &gt; Cl</w:t>
      </w:r>
      <w:r w:rsidRPr="00D74B0F">
        <w:rPr>
          <w:vertAlign w:val="superscript"/>
        </w:rPr>
        <w:t xml:space="preserve"> - </w:t>
      </w:r>
      <w:r w:rsidRPr="00D74B0F">
        <w:t xml:space="preserve"> &gt; K</w:t>
      </w:r>
      <w:r w:rsidRPr="00D74B0F">
        <w:rPr>
          <w:vertAlign w:val="superscript"/>
        </w:rPr>
        <w:t>+</w:t>
      </w:r>
    </w:p>
    <w:p w:rsidR="00747B47" w:rsidRPr="00D74B0F" w:rsidRDefault="00747B47" w:rsidP="00747B47">
      <w:pPr>
        <w:jc w:val="center"/>
      </w:pPr>
    </w:p>
    <w:p w:rsidR="00747B47" w:rsidRPr="00D74B0F" w:rsidRDefault="00747B47" w:rsidP="00747B47">
      <w:r w:rsidRPr="00D74B0F">
        <w:tab/>
        <w:t>A)  Z</w:t>
      </w:r>
      <w:r w:rsidRPr="00D74B0F">
        <w:rPr>
          <w:vertAlign w:val="subscript"/>
        </w:rPr>
        <w:t xml:space="preserve">eff </w:t>
      </w:r>
      <w:r w:rsidRPr="00D74B0F">
        <w:t>increases with the number of electrons.</w:t>
      </w:r>
    </w:p>
    <w:p w:rsidR="00747B47" w:rsidRPr="00D74B0F" w:rsidRDefault="00747B47" w:rsidP="00747B47">
      <w:r w:rsidRPr="00D74B0F">
        <w:tab/>
        <w:t>B) The potassium ion has the least amount of shielding, so Z</w:t>
      </w:r>
      <w:r w:rsidRPr="00D74B0F">
        <w:rPr>
          <w:vertAlign w:val="subscript"/>
        </w:rPr>
        <w:t>eff</w:t>
      </w:r>
      <w:r w:rsidRPr="00D74B0F">
        <w:t xml:space="preserve"> is greatest for </w:t>
      </w:r>
      <w:r w:rsidRPr="00D74B0F">
        <w:tab/>
      </w:r>
      <w:r w:rsidRPr="00D74B0F">
        <w:tab/>
        <w:t xml:space="preserve">      it.</w:t>
      </w:r>
    </w:p>
    <w:p w:rsidR="00747B47" w:rsidRPr="00D74B0F" w:rsidRDefault="00747B47" w:rsidP="00747B47">
      <w:r w:rsidRPr="00D74B0F">
        <w:tab/>
        <w:t>C) Z</w:t>
      </w:r>
      <w:r w:rsidRPr="00D74B0F">
        <w:rPr>
          <w:vertAlign w:val="subscript"/>
        </w:rPr>
        <w:t>eff</w:t>
      </w:r>
      <w:r w:rsidRPr="00D74B0F">
        <w:t xml:space="preserve"> increases with the number of protons.</w:t>
      </w:r>
    </w:p>
    <w:p w:rsidR="00747B47" w:rsidRPr="00D74B0F" w:rsidRDefault="00747B47" w:rsidP="00747B47">
      <w:r w:rsidRPr="00D74B0F">
        <w:tab/>
        <w:t xml:space="preserve">D) The amount of shielding is equal, but the nucleus of sulfur is least positive </w:t>
      </w:r>
      <w:r w:rsidRPr="00D74B0F">
        <w:tab/>
      </w:r>
    </w:p>
    <w:p w:rsidR="00747B47" w:rsidRPr="00D74B0F" w:rsidRDefault="00747B47" w:rsidP="00747B47">
      <w:r w:rsidRPr="00D74B0F">
        <w:tab/>
        <w:t xml:space="preserve">      resulting in smallest Z</w:t>
      </w:r>
      <w:r w:rsidRPr="00D74B0F">
        <w:rPr>
          <w:vertAlign w:val="subscript"/>
        </w:rPr>
        <w:t>eff</w:t>
      </w:r>
      <w:ins w:id="74" w:author="Chem Annex 042 Cox" w:date="2011-05-05T16:15:00Z">
        <w:r w:rsidRPr="00D74B0F">
          <w:t>.</w:t>
        </w:r>
      </w:ins>
    </w:p>
    <w:p w:rsidR="00747B47" w:rsidRPr="00D74B0F" w:rsidDel="00B5798A" w:rsidRDefault="00747B47" w:rsidP="00747B47">
      <w:pPr>
        <w:rPr>
          <w:del w:id="75" w:author="Chem Annex 042 Cox" w:date="2011-05-05T16:15:00Z"/>
        </w:rPr>
      </w:pPr>
      <w:r w:rsidRPr="00D74B0F">
        <w:tab/>
        <w:t>E) The radii trend above is not correct</w:t>
      </w:r>
      <w:del w:id="76" w:author="Chem Annex 042 Cox" w:date="2011-05-05T16:15:00Z">
        <w:r w:rsidRPr="00D74B0F" w:rsidDel="00B5798A">
          <w:delText xml:space="preserve"> (and/or); none of these statements </w:delText>
        </w:r>
      </w:del>
    </w:p>
    <w:p w:rsidR="00D6587B" w:rsidRPr="00D74B0F" w:rsidRDefault="00747B47">
      <w:pPr>
        <w:pPrChange w:id="77" w:author="Chem Annex 042 Cox" w:date="2011-05-05T16:15:00Z">
          <w:pPr>
            <w:ind w:left="990"/>
          </w:pPr>
        </w:pPrChange>
      </w:pPr>
      <w:del w:id="78" w:author="Chem Annex 042 Cox" w:date="2011-05-05T16:15:00Z">
        <w:r w:rsidRPr="00D74B0F" w:rsidDel="00B5798A">
          <w:delText>are true.</w:delText>
        </w:r>
      </w:del>
      <w:ins w:id="79" w:author="Chem Annex 042 Cox" w:date="2011-05-05T16:15:00Z">
        <w:r w:rsidRPr="00D74B0F">
          <w:t>.</w:t>
        </w:r>
      </w:ins>
      <w:r w:rsidRPr="00D74B0F">
        <w:br/>
      </w:r>
    </w:p>
    <w:p w:rsidR="000B5AA2" w:rsidRPr="00D74B0F" w:rsidRDefault="000B5AA2" w:rsidP="00747B47"/>
    <w:p w:rsidR="000B5AA2" w:rsidRPr="00D74B0F" w:rsidRDefault="000B5AA2" w:rsidP="00747B47"/>
    <w:p w:rsidR="000B5AA2" w:rsidRPr="00D74B0F" w:rsidRDefault="000B5AA2" w:rsidP="00747B47"/>
    <w:p w:rsidR="000B5AA2" w:rsidRPr="00D74B0F" w:rsidRDefault="000B5AA2" w:rsidP="00747B47"/>
    <w:p w:rsidR="000B5AA2" w:rsidRPr="00D74B0F" w:rsidRDefault="000B5AA2" w:rsidP="00747B47"/>
    <w:p w:rsidR="00747B47" w:rsidRPr="00D74B0F" w:rsidRDefault="00747B47" w:rsidP="00747B47">
      <w:r w:rsidRPr="00D74B0F">
        <w:t>26.  Which periodic trend refers to the ability of an atom in a molecule to attract electrons to itself?</w:t>
      </w:r>
    </w:p>
    <w:p w:rsidR="00747B47" w:rsidRPr="00D74B0F" w:rsidRDefault="00747B47" w:rsidP="00747B47"/>
    <w:p w:rsidR="00747B47" w:rsidRPr="00D74B0F" w:rsidRDefault="00747B47" w:rsidP="00747B47">
      <w:r w:rsidRPr="00D74B0F">
        <w:tab/>
        <w:t>A) electron affinity</w:t>
      </w:r>
    </w:p>
    <w:p w:rsidR="00747B47" w:rsidRPr="00D74B0F" w:rsidRDefault="00747B47" w:rsidP="00747B47">
      <w:r w:rsidRPr="00D74B0F">
        <w:tab/>
        <w:t>B) ionization energy</w:t>
      </w:r>
    </w:p>
    <w:p w:rsidR="00747B47" w:rsidRPr="00D74B0F" w:rsidRDefault="00747B47" w:rsidP="00747B47">
      <w:r w:rsidRPr="00D74B0F">
        <w:tab/>
        <w:t>C) polarizability</w:t>
      </w:r>
    </w:p>
    <w:p w:rsidR="00747B47" w:rsidRPr="00D74B0F" w:rsidRDefault="00747B47" w:rsidP="00747B47">
      <w:r w:rsidRPr="00D74B0F">
        <w:tab/>
        <w:t>D) polarizing power</w:t>
      </w:r>
    </w:p>
    <w:p w:rsidR="00747B47" w:rsidRPr="00D74B0F" w:rsidRDefault="00747B47" w:rsidP="00747B47">
      <w:r w:rsidRPr="00D74B0F">
        <w:tab/>
        <w:t>E) electronegativity</w:t>
      </w:r>
    </w:p>
    <w:p w:rsidR="00747B47" w:rsidRPr="00D74B0F" w:rsidRDefault="00747B47" w:rsidP="00747B47"/>
    <w:p w:rsidR="000B5AA2" w:rsidRPr="00D74B0F" w:rsidDel="0046036E" w:rsidRDefault="000B5AA2" w:rsidP="000B5AA2">
      <w:pPr>
        <w:numPr>
          <w:ins w:id="80" w:author="Carrie Shepler" w:date="2012-01-29T21:42:00Z"/>
        </w:numPr>
        <w:rPr>
          <w:del w:id="81" w:author="Carrie Shepler" w:date="2012-02-06T10:19:00Z"/>
          <w:rFonts w:ascii="Cambria" w:hAnsi="Cambria"/>
        </w:rPr>
      </w:pPr>
      <w:r w:rsidRPr="00D74B0F">
        <w:rPr>
          <w:rFonts w:ascii="Cambria" w:hAnsi="Cambria"/>
        </w:rPr>
        <w:t xml:space="preserve">27.  </w:t>
      </w:r>
      <w:ins w:id="82" w:author="Carrie Shepler" w:date="2012-01-29T21:41:00Z">
        <w:r w:rsidRPr="00D74B0F">
          <w:rPr>
            <w:rFonts w:ascii="Cambria" w:hAnsi="Cambria"/>
          </w:rPr>
          <w:t xml:space="preserve"> </w:t>
        </w:r>
      </w:ins>
      <w:ins w:id="83" w:author="Carrie Shepler" w:date="2012-02-06T10:17:00Z">
        <w:r w:rsidRPr="00D74B0F">
          <w:rPr>
            <w:rFonts w:ascii="Cambria" w:hAnsi="Cambria"/>
          </w:rPr>
          <w:t xml:space="preserve">Which experiment or phenomenon </w:t>
        </w:r>
      </w:ins>
      <w:ins w:id="84" w:author="Carrie Shepler" w:date="2012-02-06T10:18:00Z">
        <w:r w:rsidRPr="00D74B0F">
          <w:rPr>
            <w:rFonts w:ascii="Cambria" w:hAnsi="Cambria"/>
          </w:rPr>
          <w:t>contributed to the</w:t>
        </w:r>
      </w:ins>
      <w:ins w:id="85" w:author="Carrie Shepler" w:date="2012-02-06T10:17:00Z">
        <w:r w:rsidRPr="00D74B0F">
          <w:rPr>
            <w:rFonts w:ascii="Cambria" w:hAnsi="Cambria"/>
          </w:rPr>
          <w:t xml:space="preserve"> evidence </w:t>
        </w:r>
      </w:ins>
      <w:ins w:id="86" w:author="Carrie Shepler" w:date="2012-02-06T10:19:00Z">
        <w:r w:rsidRPr="00D74B0F">
          <w:rPr>
            <w:rFonts w:ascii="Cambria" w:hAnsi="Cambria"/>
          </w:rPr>
          <w:t>that light could be treated as a particle?</w:t>
        </w:r>
      </w:ins>
    </w:p>
    <w:p w:rsidR="000B5AA2" w:rsidRPr="00D74B0F" w:rsidRDefault="000B5AA2" w:rsidP="000B5AA2">
      <w:pPr>
        <w:numPr>
          <w:ins w:id="87" w:author="Carrie Shepler" w:date="2012-02-06T10:18:00Z"/>
        </w:numPr>
        <w:rPr>
          <w:ins w:id="88" w:author="Carrie Shepler" w:date="2012-02-06T10:18:00Z"/>
          <w:rFonts w:ascii="Cambria" w:hAnsi="Cambria"/>
        </w:rPr>
      </w:pPr>
    </w:p>
    <w:p w:rsidR="000B5AA2" w:rsidRPr="00D74B0F" w:rsidRDefault="000B5AA2" w:rsidP="000B5AA2">
      <w:pPr>
        <w:rPr>
          <w:ins w:id="89" w:author="Carrie Shepler" w:date="2012-02-06T10:18:00Z"/>
          <w:rFonts w:ascii="Cambria" w:hAnsi="Cambria"/>
        </w:rPr>
      </w:pPr>
      <w:ins w:id="90" w:author="Carrie Shepler" w:date="2012-02-06T10:18:00Z">
        <w:r w:rsidRPr="00D74B0F">
          <w:rPr>
            <w:rFonts w:ascii="Cambria" w:hAnsi="Cambria"/>
          </w:rPr>
          <w:tab/>
        </w:r>
      </w:ins>
    </w:p>
    <w:p w:rsidR="000B5AA2" w:rsidRPr="00D74B0F" w:rsidRDefault="000B5AA2" w:rsidP="000B5AA2">
      <w:pPr>
        <w:numPr>
          <w:ins w:id="91" w:author="Carrie Shepler" w:date="2012-02-06T10:18:00Z"/>
        </w:numPr>
        <w:rPr>
          <w:ins w:id="92" w:author="Carrie Shepler" w:date="2012-02-06T10:18:00Z"/>
          <w:rFonts w:ascii="Cambria" w:hAnsi="Cambria"/>
        </w:rPr>
      </w:pPr>
      <w:ins w:id="93" w:author="Carrie Shepler" w:date="2012-02-06T10:18:00Z">
        <w:r w:rsidRPr="00D74B0F">
          <w:rPr>
            <w:rFonts w:ascii="Cambria" w:hAnsi="Cambria"/>
          </w:rPr>
          <w:tab/>
          <w:t>A) emission of light when current is passed through H</w:t>
        </w:r>
        <w:r w:rsidRPr="00D74B0F">
          <w:rPr>
            <w:rFonts w:ascii="Cambria" w:hAnsi="Cambria"/>
            <w:vertAlign w:val="subscript"/>
          </w:rPr>
          <w:t>2</w:t>
        </w:r>
        <w:r w:rsidRPr="00D74B0F">
          <w:rPr>
            <w:rFonts w:ascii="Cambria" w:hAnsi="Cambria"/>
          </w:rPr>
          <w:t xml:space="preserve"> gas</w:t>
        </w:r>
      </w:ins>
    </w:p>
    <w:p w:rsidR="000B5AA2" w:rsidRPr="00D74B0F" w:rsidRDefault="000B5AA2" w:rsidP="000B5AA2">
      <w:pPr>
        <w:numPr>
          <w:ins w:id="94" w:author="Carrie Shepler" w:date="2012-02-06T10:18:00Z"/>
        </w:numPr>
        <w:rPr>
          <w:ins w:id="95" w:author="Carrie Shepler" w:date="2012-02-06T10:18:00Z"/>
          <w:rFonts w:ascii="Cambria" w:hAnsi="Cambria"/>
        </w:rPr>
      </w:pPr>
      <w:ins w:id="96" w:author="Carrie Shepler" w:date="2012-02-06T10:18:00Z">
        <w:r w:rsidRPr="00D74B0F">
          <w:rPr>
            <w:rFonts w:ascii="Cambria" w:hAnsi="Cambria"/>
          </w:rPr>
          <w:tab/>
          <w:t>B) photoelectric effect</w:t>
        </w:r>
      </w:ins>
    </w:p>
    <w:p w:rsidR="000B5AA2" w:rsidRPr="00D74B0F" w:rsidRDefault="000B5AA2" w:rsidP="000B5AA2">
      <w:pPr>
        <w:numPr>
          <w:ins w:id="97" w:author="Carrie Shepler" w:date="2012-02-06T10:18:00Z"/>
        </w:numPr>
        <w:rPr>
          <w:ins w:id="98" w:author="Carrie Shepler" w:date="2012-02-06T10:18:00Z"/>
          <w:rFonts w:ascii="Cambria" w:hAnsi="Cambria"/>
        </w:rPr>
      </w:pPr>
      <w:ins w:id="99" w:author="Carrie Shepler" w:date="2012-02-06T10:18:00Z">
        <w:r w:rsidRPr="00D74B0F">
          <w:rPr>
            <w:rFonts w:ascii="Cambria" w:hAnsi="Cambria"/>
          </w:rPr>
          <w:tab/>
          <w:t>C) Hund's rule</w:t>
        </w:r>
      </w:ins>
    </w:p>
    <w:p w:rsidR="000B5AA2" w:rsidRPr="00D74B0F" w:rsidRDefault="000B5AA2" w:rsidP="000B5AA2">
      <w:pPr>
        <w:numPr>
          <w:ins w:id="100" w:author="Carrie Shepler" w:date="2012-02-06T10:18:00Z"/>
        </w:numPr>
        <w:rPr>
          <w:ins w:id="101" w:author="Carrie Shepler" w:date="2012-02-06T10:18:00Z"/>
          <w:rFonts w:ascii="Cambria" w:hAnsi="Cambria"/>
        </w:rPr>
      </w:pPr>
      <w:ins w:id="102" w:author="Carrie Shepler" w:date="2012-02-06T10:18:00Z">
        <w:r w:rsidRPr="00D74B0F">
          <w:rPr>
            <w:rFonts w:ascii="Cambria" w:hAnsi="Cambria"/>
          </w:rPr>
          <w:tab/>
          <w:t>D) aufbau principle</w:t>
        </w:r>
      </w:ins>
    </w:p>
    <w:p w:rsidR="000B5AA2" w:rsidRPr="00D74B0F" w:rsidDel="0046036E" w:rsidRDefault="000B5AA2" w:rsidP="000B5AA2">
      <w:pPr>
        <w:numPr>
          <w:ins w:id="103" w:author="Carrie Shepler" w:date="2012-02-06T10:19:00Z"/>
        </w:numPr>
        <w:rPr>
          <w:ins w:id="104" w:author="Carrie Shepler" w:date="2012-02-06T10:18:00Z"/>
        </w:rPr>
      </w:pPr>
      <w:ins w:id="105" w:author="Carrie Shepler" w:date="2012-02-06T10:19:00Z">
        <w:r w:rsidRPr="00D74B0F">
          <w:rPr>
            <w:rFonts w:ascii="Cambria" w:hAnsi="Cambria"/>
          </w:rPr>
          <w:tab/>
          <w:t>E) diffraction</w:t>
        </w:r>
      </w:ins>
    </w:p>
    <w:p w:rsidR="000B5AA2" w:rsidRPr="00D74B0F" w:rsidRDefault="000B5AA2" w:rsidP="00E64F4B"/>
    <w:p w:rsidR="000B5AA2" w:rsidRPr="00D74B0F" w:rsidRDefault="000B5AA2" w:rsidP="000B5AA2">
      <w:r w:rsidRPr="00D74B0F">
        <w:t>28.  A laser pulse with wavelength 532 nm contains 0.00467 J of energy.  How many photons are in the laser pulse?</w:t>
      </w:r>
    </w:p>
    <w:p w:rsidR="000B5AA2" w:rsidRPr="00D74B0F" w:rsidRDefault="000B5AA2" w:rsidP="000B5AA2"/>
    <w:p w:rsidR="000B5AA2" w:rsidRPr="00D74B0F" w:rsidRDefault="000B5AA2" w:rsidP="000B5AA2">
      <w:pPr>
        <w:rPr>
          <w:vertAlign w:val="superscript"/>
        </w:rPr>
      </w:pPr>
      <w:r w:rsidRPr="00D74B0F">
        <w:tab/>
        <w:t>A) 1.50 x 10</w:t>
      </w:r>
      <w:r w:rsidRPr="00D74B0F">
        <w:rPr>
          <w:vertAlign w:val="superscript"/>
        </w:rPr>
        <w:t>24</w:t>
      </w:r>
    </w:p>
    <w:p w:rsidR="000B5AA2" w:rsidRPr="00D74B0F" w:rsidRDefault="000B5AA2" w:rsidP="000B5AA2">
      <w:r w:rsidRPr="00D74B0F">
        <w:tab/>
        <w:t>B) 1.25 x 10</w:t>
      </w:r>
      <w:r w:rsidRPr="00D74B0F">
        <w:rPr>
          <w:vertAlign w:val="superscript"/>
        </w:rPr>
        <w:t>16</w:t>
      </w:r>
      <w:r w:rsidRPr="00D74B0F">
        <w:t xml:space="preserve"> </w:t>
      </w:r>
    </w:p>
    <w:p w:rsidR="000B5AA2" w:rsidRPr="00D74B0F" w:rsidRDefault="000B5AA2" w:rsidP="000B5AA2">
      <w:r w:rsidRPr="00D74B0F">
        <w:tab/>
        <w:t>C) 3.74 x 10</w:t>
      </w:r>
      <w:r w:rsidRPr="00D74B0F">
        <w:rPr>
          <w:vertAlign w:val="superscript"/>
        </w:rPr>
        <w:t>-19</w:t>
      </w:r>
    </w:p>
    <w:p w:rsidR="000B5AA2" w:rsidRPr="00D74B0F" w:rsidRDefault="000B5AA2" w:rsidP="000B5AA2">
      <w:pPr>
        <w:rPr>
          <w:vertAlign w:val="superscript"/>
        </w:rPr>
      </w:pPr>
      <w:r w:rsidRPr="00D74B0F">
        <w:tab/>
        <w:t>D) 1.25 x 10</w:t>
      </w:r>
      <w:r w:rsidRPr="00D74B0F">
        <w:rPr>
          <w:vertAlign w:val="superscript"/>
        </w:rPr>
        <w:t>25</w:t>
      </w:r>
    </w:p>
    <w:p w:rsidR="000B5AA2" w:rsidRPr="00D74B0F" w:rsidRDefault="000B5AA2" w:rsidP="000B5AA2">
      <w:pPr>
        <w:rPr>
          <w:vertAlign w:val="superscript"/>
        </w:rPr>
      </w:pPr>
      <w:r w:rsidRPr="00D74B0F">
        <w:tab/>
        <w:t>E) 3.74x 10</w:t>
      </w:r>
      <w:r w:rsidRPr="00D74B0F">
        <w:rPr>
          <w:vertAlign w:val="superscript"/>
        </w:rPr>
        <w:t>-28</w:t>
      </w:r>
    </w:p>
    <w:p w:rsidR="000B5AA2" w:rsidRPr="00D74B0F" w:rsidRDefault="000B5AA2" w:rsidP="000B5AA2">
      <w:pPr>
        <w:numPr>
          <w:ins w:id="106" w:author="Carrie Shepler" w:date="2012-01-29T21:44:00Z"/>
        </w:numPr>
        <w:rPr>
          <w:ins w:id="107" w:author="Carrie Shepler" w:date="2012-01-29T21:44:00Z"/>
        </w:rPr>
      </w:pPr>
    </w:p>
    <w:p w:rsidR="000B5AA2" w:rsidRPr="00D74B0F" w:rsidRDefault="000B5AA2" w:rsidP="000B5AA2">
      <w:r w:rsidRPr="00D74B0F">
        <w:t xml:space="preserve">29.  Which statement is </w:t>
      </w:r>
      <w:r w:rsidRPr="00D74B0F">
        <w:rPr>
          <w:i/>
        </w:rPr>
        <w:t>true</w:t>
      </w:r>
      <w:r w:rsidRPr="00D74B0F">
        <w:t>?</w:t>
      </w:r>
    </w:p>
    <w:p w:rsidR="000B5AA2" w:rsidRPr="00D74B0F" w:rsidRDefault="000B5AA2" w:rsidP="000B5AA2"/>
    <w:p w:rsidR="000B5AA2" w:rsidRPr="00D74B0F" w:rsidRDefault="000B5AA2" w:rsidP="000B5AA2">
      <w:r w:rsidRPr="00D74B0F">
        <w:tab/>
        <w:t xml:space="preserve">A) Energy is emitted as an electron goes from </w:t>
      </w:r>
      <w:r w:rsidRPr="00D74B0F">
        <w:rPr>
          <w:i/>
        </w:rPr>
        <w:t>n</w:t>
      </w:r>
      <w:r w:rsidRPr="00D74B0F">
        <w:t xml:space="preserve"> = 1 to </w:t>
      </w:r>
      <w:r w:rsidRPr="00D74B0F">
        <w:rPr>
          <w:i/>
        </w:rPr>
        <w:t>n</w:t>
      </w:r>
      <w:r w:rsidRPr="00D74B0F">
        <w:t xml:space="preserve"> = 2.</w:t>
      </w:r>
    </w:p>
    <w:p w:rsidR="000B5AA2" w:rsidRPr="00D74B0F" w:rsidRDefault="000B5AA2" w:rsidP="000B5AA2">
      <w:r w:rsidRPr="00D74B0F">
        <w:tab/>
        <w:t xml:space="preserve">B) </w:t>
      </w:r>
      <w:r w:rsidRPr="00D74B0F">
        <w:rPr>
          <w:i/>
        </w:rPr>
        <w:t>n</w:t>
      </w:r>
      <w:r w:rsidRPr="00D74B0F">
        <w:t xml:space="preserve"> = 0 represents the ground state, or the lowest energy level an electron </w:t>
      </w:r>
      <w:r w:rsidRPr="00D74B0F">
        <w:tab/>
      </w:r>
    </w:p>
    <w:p w:rsidR="000B5AA2" w:rsidRPr="00D74B0F" w:rsidRDefault="000B5AA2" w:rsidP="000B5AA2">
      <w:r w:rsidRPr="00D74B0F">
        <w:tab/>
        <w:t xml:space="preserve">     can occupy.</w:t>
      </w:r>
    </w:p>
    <w:p w:rsidR="000B5AA2" w:rsidRPr="00D74B0F" w:rsidRDefault="000B5AA2" w:rsidP="000B5AA2">
      <w:r w:rsidRPr="00D74B0F">
        <w:tab/>
        <w:t xml:space="preserve">C) More energy is emitted when an electron transitions from the </w:t>
      </w:r>
      <w:r w:rsidRPr="00D74B0F">
        <w:rPr>
          <w:i/>
        </w:rPr>
        <w:t>n</w:t>
      </w:r>
      <w:r w:rsidRPr="00D74B0F">
        <w:t xml:space="preserve"> = 1 to the </w:t>
      </w:r>
      <w:r w:rsidRPr="00D74B0F">
        <w:tab/>
      </w:r>
    </w:p>
    <w:p w:rsidR="000B5AA2" w:rsidRPr="00D74B0F" w:rsidRDefault="000B5AA2" w:rsidP="000B5AA2">
      <w:r w:rsidRPr="00D74B0F">
        <w:tab/>
        <w:t xml:space="preserve">      </w:t>
      </w:r>
      <w:r w:rsidRPr="00D74B0F">
        <w:rPr>
          <w:i/>
        </w:rPr>
        <w:t>n</w:t>
      </w:r>
      <w:r w:rsidRPr="00D74B0F">
        <w:t xml:space="preserve"> = 2 energy level than when an electron transitions from the </w:t>
      </w:r>
      <w:r w:rsidRPr="00D74B0F">
        <w:rPr>
          <w:i/>
        </w:rPr>
        <w:t>n</w:t>
      </w:r>
      <w:r w:rsidRPr="00D74B0F">
        <w:t xml:space="preserve"> = 2 to the </w:t>
      </w:r>
      <w:r w:rsidRPr="00D74B0F">
        <w:tab/>
      </w:r>
      <w:r w:rsidRPr="00D74B0F">
        <w:tab/>
        <w:t xml:space="preserve">      </w:t>
      </w:r>
      <w:r w:rsidRPr="00D74B0F">
        <w:rPr>
          <w:i/>
        </w:rPr>
        <w:t>n</w:t>
      </w:r>
      <w:r w:rsidRPr="00D74B0F">
        <w:t xml:space="preserve"> = 3 energy level.</w:t>
      </w:r>
    </w:p>
    <w:p w:rsidR="000B5AA2" w:rsidRPr="00D74B0F" w:rsidRDefault="000B5AA2" w:rsidP="000B5AA2">
      <w:pPr>
        <w:rPr>
          <w:i/>
        </w:rPr>
      </w:pPr>
      <w:r w:rsidRPr="00D74B0F">
        <w:tab/>
        <w:t xml:space="preserve">D) The wavelength of light that must be absorbed for an electron to be </w:t>
      </w:r>
      <w:r w:rsidRPr="00D74B0F">
        <w:tab/>
        <w:t xml:space="preserve">  </w:t>
      </w:r>
      <w:r w:rsidRPr="00D74B0F">
        <w:tab/>
        <w:t xml:space="preserve">      promoted from </w:t>
      </w:r>
      <w:r w:rsidRPr="00D74B0F">
        <w:rPr>
          <w:i/>
        </w:rPr>
        <w:t>n</w:t>
      </w:r>
      <w:r w:rsidRPr="00D74B0F">
        <w:t xml:space="preserve"> = 2 to </w:t>
      </w:r>
      <w:r w:rsidRPr="00D74B0F">
        <w:rPr>
          <w:i/>
        </w:rPr>
        <w:t>n</w:t>
      </w:r>
      <w:r w:rsidRPr="00D74B0F">
        <w:t xml:space="preserve"> = 3 is less than that required to promote an </w:t>
      </w:r>
      <w:r w:rsidRPr="00D74B0F">
        <w:tab/>
      </w:r>
      <w:r w:rsidRPr="00D74B0F">
        <w:tab/>
        <w:t xml:space="preserve">      electron from </w:t>
      </w:r>
      <w:r w:rsidRPr="00D74B0F">
        <w:rPr>
          <w:i/>
        </w:rPr>
        <w:t>n</w:t>
      </w:r>
      <w:r w:rsidRPr="00D74B0F">
        <w:t xml:space="preserve"> = 3 to </w:t>
      </w:r>
      <w:r w:rsidRPr="00D74B0F">
        <w:rPr>
          <w:i/>
        </w:rPr>
        <w:t>n</w:t>
      </w:r>
      <w:r w:rsidRPr="00D74B0F">
        <w:t xml:space="preserve"> = 4</w:t>
      </w:r>
      <w:r w:rsidRPr="00D74B0F">
        <w:rPr>
          <w:i/>
        </w:rPr>
        <w:t>.</w:t>
      </w:r>
    </w:p>
    <w:p w:rsidR="000B5AA2" w:rsidRPr="00D74B0F" w:rsidRDefault="000B5AA2" w:rsidP="000B5AA2">
      <w:r w:rsidRPr="00D74B0F">
        <w:rPr>
          <w:i/>
        </w:rPr>
        <w:tab/>
      </w:r>
      <w:r w:rsidRPr="00D74B0F">
        <w:t xml:space="preserve">E) Once an electron is promoted from one energy level to another, it is </w:t>
      </w:r>
      <w:r w:rsidRPr="00D74B0F">
        <w:tab/>
      </w:r>
    </w:p>
    <w:p w:rsidR="000B5AA2" w:rsidRPr="00D74B0F" w:rsidRDefault="000B5AA2" w:rsidP="000B5AA2">
      <w:r w:rsidRPr="00D74B0F">
        <w:tab/>
        <w:t xml:space="preserve">     "stuck" there and cannot return to the ground state.</w:t>
      </w:r>
    </w:p>
    <w:p w:rsidR="000B5AA2" w:rsidRPr="00D74B0F" w:rsidRDefault="000B5AA2" w:rsidP="000B5AA2">
      <w:ins w:id="108" w:author="Carrie Shepler" w:date="2012-01-29T21:44:00Z">
        <w:r w:rsidRPr="00D74B0F">
          <w:br w:type="page"/>
        </w:r>
      </w:ins>
      <w:r w:rsidRPr="00D74B0F">
        <w:t xml:space="preserve">30. What is the value of </w:t>
      </w:r>
      <w:r w:rsidRPr="00D74B0F">
        <w:rPr>
          <w:i/>
        </w:rPr>
        <w:t>l</w:t>
      </w:r>
      <w:r w:rsidRPr="00D74B0F">
        <w:t xml:space="preserve"> for this orbital?</w:t>
      </w:r>
    </w:p>
    <w:p w:rsidR="000B5AA2" w:rsidRPr="00D74B0F" w:rsidRDefault="000B5AA2" w:rsidP="000B5AA2">
      <w:pPr>
        <w:jc w:val="center"/>
      </w:pPr>
      <w:r w:rsidRPr="00D74B0F">
        <w:rPr>
          <w:noProof/>
        </w:rPr>
        <w:drawing>
          <wp:inline distT="0" distB="0" distL="0" distR="0">
            <wp:extent cx="674785" cy="1366501"/>
            <wp:effectExtent l="25400" t="0" r="11015"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681294" cy="1379683"/>
                    </a:xfrm>
                    <a:prstGeom prst="rect">
                      <a:avLst/>
                    </a:prstGeom>
                    <a:noFill/>
                    <a:ln w="9525">
                      <a:noFill/>
                      <a:miter lim="800000"/>
                      <a:headEnd/>
                      <a:tailEnd/>
                    </a:ln>
                  </pic:spPr>
                </pic:pic>
              </a:graphicData>
            </a:graphic>
          </wp:inline>
        </w:drawing>
      </w:r>
    </w:p>
    <w:p w:rsidR="000B5AA2" w:rsidRPr="00D74B0F" w:rsidRDefault="000B5AA2" w:rsidP="000B5AA2">
      <w:pPr>
        <w:jc w:val="center"/>
      </w:pPr>
    </w:p>
    <w:p w:rsidR="000B5AA2" w:rsidRPr="00D74B0F" w:rsidRDefault="000B5AA2" w:rsidP="000B5AA2">
      <w:r w:rsidRPr="00D74B0F">
        <w:tab/>
        <w:t>A) 1</w:t>
      </w:r>
    </w:p>
    <w:p w:rsidR="000B5AA2" w:rsidRPr="00D74B0F" w:rsidRDefault="000B5AA2" w:rsidP="000B5AA2">
      <w:r w:rsidRPr="00D74B0F">
        <w:tab/>
        <w:t>B) 0</w:t>
      </w:r>
    </w:p>
    <w:p w:rsidR="000B5AA2" w:rsidRPr="00D74B0F" w:rsidRDefault="000B5AA2" w:rsidP="000B5AA2">
      <w:r w:rsidRPr="00D74B0F">
        <w:tab/>
        <w:t>C) 3</w:t>
      </w:r>
    </w:p>
    <w:p w:rsidR="000B5AA2" w:rsidRPr="00D74B0F" w:rsidRDefault="000B5AA2" w:rsidP="000B5AA2">
      <w:r w:rsidRPr="00D74B0F">
        <w:tab/>
        <w:t>D) 2</w:t>
      </w:r>
    </w:p>
    <w:p w:rsidR="000B5AA2" w:rsidRPr="00D74B0F" w:rsidRDefault="000B5AA2" w:rsidP="000B5AA2">
      <w:r w:rsidRPr="00D74B0F">
        <w:tab/>
        <w:t xml:space="preserve">E) The value of </w:t>
      </w:r>
      <w:r w:rsidRPr="00D74B0F">
        <w:rPr>
          <w:i/>
        </w:rPr>
        <w:t>l</w:t>
      </w:r>
      <w:r w:rsidRPr="00D74B0F">
        <w:t xml:space="preserve"> cannot be determined without more information.</w:t>
      </w:r>
    </w:p>
    <w:p w:rsidR="000B5AA2" w:rsidRPr="00D74B0F" w:rsidRDefault="000B5AA2" w:rsidP="000B5AA2"/>
    <w:p w:rsidR="000B5AA2" w:rsidRPr="00D74B0F" w:rsidDel="00F35ABB" w:rsidRDefault="000B5AA2" w:rsidP="000B5AA2">
      <w:pPr>
        <w:rPr>
          <w:del w:id="109" w:author="Carrie Shepler" w:date="2012-01-29T21:44:00Z"/>
        </w:rPr>
      </w:pPr>
    </w:p>
    <w:p w:rsidR="000B5AA2" w:rsidRPr="00D74B0F" w:rsidRDefault="000B5AA2" w:rsidP="000B5AA2">
      <w:r w:rsidRPr="00D74B0F">
        <w:t>31.    Which set of quantum numbers is not possible?</w:t>
      </w:r>
    </w:p>
    <w:p w:rsidR="000B5AA2" w:rsidRPr="00D74B0F" w:rsidRDefault="000B5AA2" w:rsidP="000B5AA2">
      <w:pPr>
        <w:rPr>
          <w:i/>
          <w:u w:val="single"/>
          <w:vertAlign w:val="subscript"/>
        </w:rPr>
      </w:pPr>
      <w:r w:rsidRPr="00D74B0F">
        <w:tab/>
        <w:t xml:space="preserve">     </w:t>
      </w:r>
      <w:r w:rsidRPr="00D74B0F">
        <w:rPr>
          <w:i/>
          <w:u w:val="single"/>
        </w:rPr>
        <w:t>n</w:t>
      </w:r>
      <w:r w:rsidRPr="00D74B0F">
        <w:rPr>
          <w:u w:val="single"/>
        </w:rPr>
        <w:tab/>
      </w:r>
      <w:r w:rsidRPr="00D74B0F">
        <w:rPr>
          <w:u w:val="single"/>
        </w:rPr>
        <w:tab/>
      </w:r>
      <w:r w:rsidRPr="00D74B0F">
        <w:rPr>
          <w:i/>
          <w:u w:val="single"/>
        </w:rPr>
        <w:t>l</w:t>
      </w:r>
      <w:r w:rsidRPr="00D74B0F">
        <w:rPr>
          <w:i/>
          <w:u w:val="single"/>
        </w:rPr>
        <w:tab/>
      </w:r>
      <w:r w:rsidRPr="00D74B0F">
        <w:rPr>
          <w:i/>
          <w:u w:val="single"/>
        </w:rPr>
        <w:tab/>
        <w:t>m</w:t>
      </w:r>
      <w:r w:rsidRPr="00D74B0F">
        <w:rPr>
          <w:i/>
          <w:u w:val="single"/>
          <w:vertAlign w:val="subscript"/>
        </w:rPr>
        <w:t>l</w:t>
      </w:r>
      <w:r w:rsidRPr="00D74B0F">
        <w:rPr>
          <w:i/>
          <w:u w:val="single"/>
        </w:rPr>
        <w:tab/>
      </w:r>
      <w:r w:rsidRPr="00D74B0F">
        <w:rPr>
          <w:i/>
          <w:u w:val="single"/>
        </w:rPr>
        <w:tab/>
        <w:t>m</w:t>
      </w:r>
      <w:r w:rsidRPr="00D74B0F">
        <w:rPr>
          <w:i/>
          <w:u w:val="single"/>
          <w:vertAlign w:val="subscript"/>
        </w:rPr>
        <w:t>s</w:t>
      </w:r>
    </w:p>
    <w:p w:rsidR="000B5AA2" w:rsidRPr="00D74B0F" w:rsidRDefault="000B5AA2" w:rsidP="000B5AA2">
      <w:r w:rsidRPr="00D74B0F">
        <w:tab/>
        <w:t>A) 4</w:t>
      </w:r>
      <w:r w:rsidRPr="00D74B0F">
        <w:tab/>
      </w:r>
      <w:r w:rsidRPr="00D74B0F">
        <w:tab/>
        <w:t>3</w:t>
      </w:r>
      <w:r w:rsidRPr="00D74B0F">
        <w:tab/>
      </w:r>
      <w:r w:rsidRPr="00D74B0F">
        <w:tab/>
        <w:t>-3</w:t>
      </w:r>
      <w:r w:rsidRPr="00D74B0F">
        <w:tab/>
      </w:r>
      <w:r w:rsidRPr="00D74B0F">
        <w:tab/>
        <w:t>+1/2</w:t>
      </w:r>
    </w:p>
    <w:p w:rsidR="000B5AA2" w:rsidRPr="00D74B0F" w:rsidRDefault="000B5AA2" w:rsidP="000B5AA2">
      <w:r w:rsidRPr="00D74B0F">
        <w:tab/>
        <w:t>B) 1</w:t>
      </w:r>
      <w:r w:rsidRPr="00D74B0F">
        <w:tab/>
      </w:r>
      <w:r w:rsidRPr="00D74B0F">
        <w:tab/>
        <w:t>0</w:t>
      </w:r>
      <w:r w:rsidRPr="00D74B0F">
        <w:tab/>
      </w:r>
      <w:r w:rsidRPr="00D74B0F">
        <w:tab/>
        <w:t>0</w:t>
      </w:r>
      <w:r w:rsidRPr="00D74B0F">
        <w:tab/>
      </w:r>
      <w:r w:rsidRPr="00D74B0F">
        <w:tab/>
        <w:t>-1/2</w:t>
      </w:r>
    </w:p>
    <w:p w:rsidR="000B5AA2" w:rsidRPr="00D74B0F" w:rsidRDefault="000B5AA2" w:rsidP="000B5AA2">
      <w:r w:rsidRPr="00D74B0F">
        <w:tab/>
        <w:t>C) 6</w:t>
      </w:r>
      <w:r w:rsidRPr="00D74B0F">
        <w:tab/>
      </w:r>
      <w:r w:rsidRPr="00D74B0F">
        <w:tab/>
        <w:t>4</w:t>
      </w:r>
      <w:r w:rsidRPr="00D74B0F">
        <w:tab/>
      </w:r>
      <w:r w:rsidRPr="00D74B0F">
        <w:tab/>
        <w:t>+2</w:t>
      </w:r>
      <w:r w:rsidRPr="00D74B0F">
        <w:tab/>
      </w:r>
      <w:r w:rsidRPr="00D74B0F">
        <w:tab/>
        <w:t>-1/2</w:t>
      </w:r>
    </w:p>
    <w:p w:rsidR="000B5AA2" w:rsidRPr="00D74B0F" w:rsidRDefault="000B5AA2" w:rsidP="000B5AA2">
      <w:r w:rsidRPr="00D74B0F">
        <w:tab/>
        <w:t>D) 2</w:t>
      </w:r>
      <w:r w:rsidRPr="00D74B0F">
        <w:tab/>
      </w:r>
      <w:r w:rsidRPr="00D74B0F">
        <w:tab/>
        <w:t>2</w:t>
      </w:r>
      <w:r w:rsidRPr="00D74B0F">
        <w:tab/>
      </w:r>
      <w:r w:rsidRPr="00D74B0F">
        <w:tab/>
        <w:t>-1</w:t>
      </w:r>
      <w:r w:rsidRPr="00D74B0F">
        <w:tab/>
      </w:r>
      <w:r w:rsidRPr="00D74B0F">
        <w:tab/>
        <w:t>+1/2</w:t>
      </w:r>
    </w:p>
    <w:p w:rsidR="000B5AA2" w:rsidRPr="00D74B0F" w:rsidRDefault="000B5AA2" w:rsidP="000B5AA2">
      <w:r w:rsidRPr="00D74B0F">
        <w:tab/>
        <w:t>E) 3</w:t>
      </w:r>
      <w:r w:rsidRPr="00D74B0F">
        <w:tab/>
      </w:r>
      <w:r w:rsidRPr="00D74B0F">
        <w:tab/>
        <w:t>1</w:t>
      </w:r>
      <w:r w:rsidRPr="00D74B0F">
        <w:tab/>
      </w:r>
      <w:r w:rsidRPr="00D74B0F">
        <w:tab/>
        <w:t>+1</w:t>
      </w:r>
      <w:r w:rsidRPr="00D74B0F">
        <w:tab/>
      </w:r>
      <w:r w:rsidRPr="00D74B0F">
        <w:tab/>
        <w:t>-1/2</w:t>
      </w:r>
    </w:p>
    <w:p w:rsidR="000B5AA2" w:rsidRPr="00D74B0F" w:rsidRDefault="000B5AA2" w:rsidP="000B5AA2"/>
    <w:p w:rsidR="000B5AA2" w:rsidRPr="00D74B0F" w:rsidRDefault="000B5AA2" w:rsidP="000B5AA2">
      <w:pPr>
        <w:rPr>
          <w:ins w:id="110" w:author=" " w:date="2012-01-25T15:25:00Z"/>
        </w:rPr>
      </w:pPr>
      <w:r w:rsidRPr="00D74B0F">
        <w:t xml:space="preserve">32. </w:t>
      </w:r>
      <w:ins w:id="111" w:author=" " w:date="2012-01-25T15:25:00Z">
        <w:r w:rsidRPr="00D74B0F">
          <w:t>Which quantum number describes the size of an orbital?</w:t>
        </w:r>
      </w:ins>
    </w:p>
    <w:p w:rsidR="000B5AA2" w:rsidRPr="00D74B0F" w:rsidRDefault="000B5AA2" w:rsidP="000B5AA2">
      <w:pPr>
        <w:rPr>
          <w:ins w:id="112" w:author=" " w:date="2012-01-25T15:25:00Z"/>
        </w:rPr>
      </w:pPr>
    </w:p>
    <w:p w:rsidR="000B5AA2" w:rsidRPr="00D74B0F" w:rsidRDefault="000B5AA2" w:rsidP="000B5AA2">
      <w:pPr>
        <w:rPr>
          <w:ins w:id="113" w:author=" " w:date="2012-01-25T15:25:00Z"/>
        </w:rPr>
      </w:pPr>
      <w:ins w:id="114" w:author=" " w:date="2012-01-25T15:25:00Z">
        <w:r w:rsidRPr="00D74B0F">
          <w:tab/>
          <w:t>A) n</w:t>
        </w:r>
      </w:ins>
    </w:p>
    <w:p w:rsidR="000B5AA2" w:rsidRPr="00D74B0F" w:rsidRDefault="000B5AA2" w:rsidP="000B5AA2">
      <w:pPr>
        <w:rPr>
          <w:ins w:id="115" w:author=" " w:date="2012-01-25T15:25:00Z"/>
        </w:rPr>
      </w:pPr>
      <w:ins w:id="116" w:author=" " w:date="2012-01-25T15:25:00Z">
        <w:r w:rsidRPr="00D74B0F">
          <w:tab/>
          <w:t>B) m</w:t>
        </w:r>
        <w:r w:rsidRPr="00D74B0F">
          <w:rPr>
            <w:vertAlign w:val="subscript"/>
          </w:rPr>
          <w:t>l</w:t>
        </w:r>
      </w:ins>
    </w:p>
    <w:p w:rsidR="000B5AA2" w:rsidRPr="00D74B0F" w:rsidRDefault="000B5AA2" w:rsidP="000B5AA2">
      <w:pPr>
        <w:rPr>
          <w:ins w:id="117" w:author=" " w:date="2012-01-25T15:25:00Z"/>
        </w:rPr>
      </w:pPr>
      <w:ins w:id="118" w:author=" " w:date="2012-01-25T15:25:00Z">
        <w:r w:rsidRPr="00D74B0F">
          <w:tab/>
          <w:t>C) l</w:t>
        </w:r>
      </w:ins>
    </w:p>
    <w:p w:rsidR="000B5AA2" w:rsidRPr="00D74B0F" w:rsidRDefault="000B5AA2" w:rsidP="000B5AA2">
      <w:pPr>
        <w:rPr>
          <w:ins w:id="119" w:author=" " w:date="2012-01-25T15:25:00Z"/>
        </w:rPr>
      </w:pPr>
      <w:ins w:id="120" w:author=" " w:date="2012-01-25T15:25:00Z">
        <w:r w:rsidRPr="00D74B0F">
          <w:tab/>
          <w:t>D) m</w:t>
        </w:r>
        <w:r w:rsidRPr="00D74B0F">
          <w:rPr>
            <w:vertAlign w:val="subscript"/>
          </w:rPr>
          <w:t>s</w:t>
        </w:r>
      </w:ins>
    </w:p>
    <w:p w:rsidR="000B5AA2" w:rsidRPr="00D74B0F" w:rsidRDefault="000B5AA2" w:rsidP="000B5AA2">
      <w:pPr>
        <w:rPr>
          <w:ins w:id="121" w:author=" " w:date="2012-01-25T15:25:00Z"/>
        </w:rPr>
      </w:pPr>
      <w:ins w:id="122" w:author=" " w:date="2012-01-25T15:25:00Z">
        <w:r w:rsidRPr="00D74B0F">
          <w:tab/>
          <w:t>E) It depends on the orbital.</w:t>
        </w:r>
      </w:ins>
    </w:p>
    <w:p w:rsidR="000B5AA2" w:rsidRPr="00D74B0F" w:rsidRDefault="000B5AA2" w:rsidP="000B5AA2">
      <w:r w:rsidRPr="00D74B0F">
        <w:t xml:space="preserve"> </w:t>
      </w:r>
    </w:p>
    <w:p w:rsidR="000B5AA2" w:rsidRPr="00D74B0F" w:rsidRDefault="000B5AA2" w:rsidP="000B5AA2">
      <w:r w:rsidRPr="00D74B0F">
        <w:t>33. How many unpaired electrons are in the ground state electron configuration for ruthenium (Ru)?</w:t>
      </w:r>
    </w:p>
    <w:p w:rsidR="000B5AA2" w:rsidRPr="00D74B0F" w:rsidRDefault="000B5AA2" w:rsidP="000B5AA2">
      <w:r w:rsidRPr="00D74B0F">
        <w:tab/>
      </w:r>
    </w:p>
    <w:p w:rsidR="000B5AA2" w:rsidRPr="00D74B0F" w:rsidRDefault="000B5AA2" w:rsidP="000B5AA2">
      <w:r w:rsidRPr="00D74B0F">
        <w:tab/>
        <w:t>A) 6</w:t>
      </w:r>
    </w:p>
    <w:p w:rsidR="000B5AA2" w:rsidRPr="00D74B0F" w:rsidRDefault="000B5AA2" w:rsidP="000B5AA2">
      <w:r w:rsidRPr="00D74B0F">
        <w:tab/>
        <w:t>B) 0</w:t>
      </w:r>
    </w:p>
    <w:p w:rsidR="000B5AA2" w:rsidRPr="00D74B0F" w:rsidRDefault="000B5AA2" w:rsidP="000B5AA2">
      <w:r w:rsidRPr="00D74B0F">
        <w:tab/>
        <w:t>C) 4</w:t>
      </w:r>
    </w:p>
    <w:p w:rsidR="000B5AA2" w:rsidRPr="00D74B0F" w:rsidRDefault="000B5AA2" w:rsidP="000B5AA2">
      <w:r w:rsidRPr="00D74B0F">
        <w:tab/>
        <w:t>D) 8</w:t>
      </w:r>
    </w:p>
    <w:p w:rsidR="000B5AA2" w:rsidRPr="00D74B0F" w:rsidRDefault="000B5AA2" w:rsidP="000B5AA2">
      <w:r w:rsidRPr="00D74B0F">
        <w:tab/>
        <w:t>E) 2</w:t>
      </w:r>
    </w:p>
    <w:p w:rsidR="000B5AA2" w:rsidRPr="00D74B0F" w:rsidRDefault="000B5AA2" w:rsidP="000B5AA2">
      <w:pPr>
        <w:rPr>
          <w:i/>
        </w:rPr>
      </w:pPr>
      <w:r w:rsidRPr="00D74B0F">
        <w:br w:type="page"/>
        <w:t xml:space="preserve">34. Which statement is </w:t>
      </w:r>
      <w:r w:rsidRPr="00D74B0F">
        <w:rPr>
          <w:i/>
        </w:rPr>
        <w:t>true?</w:t>
      </w:r>
    </w:p>
    <w:p w:rsidR="000B5AA2" w:rsidRPr="00D74B0F" w:rsidRDefault="000B5AA2" w:rsidP="000B5AA2">
      <w:pPr>
        <w:rPr>
          <w:i/>
        </w:rPr>
      </w:pPr>
    </w:p>
    <w:p w:rsidR="000B5AA2" w:rsidRPr="00D74B0F" w:rsidRDefault="000B5AA2" w:rsidP="000B5AA2">
      <w:r w:rsidRPr="00D74B0F">
        <w:rPr>
          <w:i/>
        </w:rPr>
        <w:tab/>
      </w:r>
      <w:r w:rsidRPr="00D74B0F">
        <w:t>A) O</w:t>
      </w:r>
      <w:r w:rsidRPr="00D74B0F">
        <w:rPr>
          <w:vertAlign w:val="superscript"/>
        </w:rPr>
        <w:t>2-</w:t>
      </w:r>
      <w:r w:rsidRPr="00D74B0F">
        <w:t xml:space="preserve"> and F</w:t>
      </w:r>
      <w:r w:rsidRPr="00D74B0F">
        <w:rPr>
          <w:vertAlign w:val="superscript"/>
        </w:rPr>
        <w:t>-</w:t>
      </w:r>
      <w:r w:rsidRPr="00D74B0F">
        <w:t xml:space="preserve"> have the same ionic radii because they are isoelectronic.</w:t>
      </w:r>
    </w:p>
    <w:p w:rsidR="000B5AA2" w:rsidRPr="00D74B0F" w:rsidRDefault="000B5AA2" w:rsidP="000B5AA2">
      <w:r w:rsidRPr="00D74B0F">
        <w:tab/>
        <w:t>B) Al</w:t>
      </w:r>
      <w:r w:rsidRPr="00D74B0F">
        <w:rPr>
          <w:vertAlign w:val="superscript"/>
        </w:rPr>
        <w:t>3+</w:t>
      </w:r>
      <w:r w:rsidRPr="00D74B0F">
        <w:t xml:space="preserve"> has a greater ionic radius than Ca</w:t>
      </w:r>
      <w:r w:rsidRPr="00D74B0F">
        <w:rPr>
          <w:vertAlign w:val="superscript"/>
        </w:rPr>
        <w:t>2+</w:t>
      </w:r>
      <w:r w:rsidRPr="00D74B0F">
        <w:t xml:space="preserve"> because Al has more protons.</w:t>
      </w:r>
    </w:p>
    <w:p w:rsidR="000B5AA2" w:rsidRPr="00D74B0F" w:rsidRDefault="000B5AA2" w:rsidP="000B5AA2">
      <w:r w:rsidRPr="00D74B0F">
        <w:tab/>
        <w:t xml:space="preserve">C) P has smaller atomic radius than S because its half-full p orbital leads to </w:t>
      </w:r>
      <w:r w:rsidRPr="00D74B0F">
        <w:tab/>
        <w:t xml:space="preserve"> </w:t>
      </w:r>
      <w:r w:rsidRPr="00D74B0F">
        <w:tab/>
        <w:t xml:space="preserve">     greater stability.</w:t>
      </w:r>
    </w:p>
    <w:p w:rsidR="000B5AA2" w:rsidRPr="00D74B0F" w:rsidRDefault="000B5AA2" w:rsidP="000B5AA2">
      <w:r w:rsidRPr="00D74B0F">
        <w:tab/>
        <w:t xml:space="preserve">D) Na has smaller atomic radius than K because K has more core electrons </w:t>
      </w:r>
      <w:r w:rsidRPr="00D74B0F">
        <w:tab/>
      </w:r>
      <w:r w:rsidRPr="00D74B0F">
        <w:tab/>
        <w:t xml:space="preserve">      than Na.</w:t>
      </w:r>
      <w:r w:rsidRPr="00D74B0F">
        <w:tab/>
      </w:r>
    </w:p>
    <w:p w:rsidR="000B5AA2" w:rsidRPr="00D74B0F" w:rsidRDefault="000B5AA2" w:rsidP="000B5AA2">
      <w:pPr>
        <w:rPr>
          <w:i/>
        </w:rPr>
      </w:pPr>
      <w:r w:rsidRPr="00D74B0F">
        <w:tab/>
        <w:t>E) None of these statements are true.</w:t>
      </w:r>
    </w:p>
    <w:p w:rsidR="000B5AA2" w:rsidRPr="00D74B0F" w:rsidRDefault="000B5AA2" w:rsidP="000B5AA2"/>
    <w:p w:rsidR="000B5AA2" w:rsidRPr="00D74B0F" w:rsidRDefault="000B5AA2" w:rsidP="000B5AA2">
      <w:pPr>
        <w:rPr>
          <w:ins w:id="123" w:author="Carrie Shepler" w:date="2012-02-06T10:25:00Z"/>
        </w:rPr>
      </w:pPr>
      <w:r w:rsidRPr="00D74B0F">
        <w:t>35</w:t>
      </w:r>
      <w:ins w:id="124" w:author="Carrie Shepler" w:date="2012-02-06T10:24:00Z">
        <w:r w:rsidRPr="00D74B0F">
          <w:t xml:space="preserve">.  Which statement </w:t>
        </w:r>
      </w:ins>
      <w:ins w:id="125" w:author="Carrie Shepler" w:date="2012-02-06T10:25:00Z">
        <w:r w:rsidRPr="00D74B0F">
          <w:t>best explains why nitrogen has more positive electron affinity than oxygen?</w:t>
        </w:r>
      </w:ins>
    </w:p>
    <w:p w:rsidR="000B5AA2" w:rsidRPr="00D74B0F" w:rsidRDefault="000B5AA2" w:rsidP="000B5AA2">
      <w:pPr>
        <w:numPr>
          <w:ins w:id="126" w:author="Carrie Shepler" w:date="2012-02-06T10:27:00Z"/>
        </w:numPr>
        <w:rPr>
          <w:ins w:id="127" w:author="Carrie Shepler" w:date="2012-02-06T10:27:00Z"/>
        </w:rPr>
      </w:pPr>
    </w:p>
    <w:p w:rsidR="000B5AA2" w:rsidRPr="00D74B0F" w:rsidRDefault="000B5AA2" w:rsidP="000B5AA2">
      <w:pPr>
        <w:numPr>
          <w:ins w:id="128" w:author="Carrie Shepler" w:date="2012-02-06T10:27:00Z"/>
        </w:numPr>
        <w:rPr>
          <w:ins w:id="129" w:author="Carrie Shepler" w:date="2012-02-06T10:27:00Z"/>
        </w:rPr>
      </w:pPr>
      <w:ins w:id="130" w:author="Carrie Shepler" w:date="2012-02-06T10:27:00Z">
        <w:r w:rsidRPr="00D74B0F">
          <w:tab/>
          <w:t>A) Oxygen is more electronegative.</w:t>
        </w:r>
      </w:ins>
    </w:p>
    <w:p w:rsidR="000B5AA2" w:rsidRPr="00D74B0F" w:rsidRDefault="000B5AA2" w:rsidP="000B5AA2">
      <w:pPr>
        <w:numPr>
          <w:ins w:id="131" w:author="Carrie Shepler" w:date="2012-02-06T10:27:00Z"/>
        </w:numPr>
        <w:rPr>
          <w:ins w:id="132" w:author="Carrie Shepler" w:date="2012-02-06T10:27:00Z"/>
        </w:rPr>
      </w:pPr>
      <w:ins w:id="133" w:author="Carrie Shepler" w:date="2012-02-06T10:27:00Z">
        <w:r w:rsidRPr="00D74B0F">
          <w:tab/>
          <w:t>B) Nitrogen has a smaller atomic radius.</w:t>
        </w:r>
      </w:ins>
    </w:p>
    <w:p w:rsidR="000B5AA2" w:rsidRPr="00D74B0F" w:rsidRDefault="000B5AA2" w:rsidP="000B5AA2">
      <w:pPr>
        <w:numPr>
          <w:ins w:id="134" w:author="Carrie Shepler" w:date="2012-02-06T10:27:00Z"/>
        </w:numPr>
        <w:rPr>
          <w:ins w:id="135" w:author="Carrie Shepler" w:date="2012-02-06T10:27:00Z"/>
        </w:rPr>
      </w:pPr>
      <w:ins w:id="136" w:author="Carrie Shepler" w:date="2012-02-06T10:27:00Z">
        <w:r w:rsidRPr="00D74B0F">
          <w:tab/>
          <w:t>C) Nitrogen has greater ionic radius.</w:t>
        </w:r>
      </w:ins>
    </w:p>
    <w:p w:rsidR="000B5AA2" w:rsidRPr="00D74B0F" w:rsidRDefault="000B5AA2" w:rsidP="000B5AA2">
      <w:pPr>
        <w:numPr>
          <w:ins w:id="137" w:author="Carrie Shepler" w:date="2012-02-06T10:27:00Z"/>
        </w:numPr>
        <w:rPr>
          <w:ins w:id="138" w:author="Carrie Shepler" w:date="2012-02-06T10:27:00Z"/>
        </w:rPr>
      </w:pPr>
      <w:ins w:id="139" w:author="Carrie Shepler" w:date="2012-02-06T10:27:00Z">
        <w:r w:rsidRPr="00D74B0F">
          <w:tab/>
          <w:t xml:space="preserve">D) Nitrogen has more stable </w:t>
        </w:r>
      </w:ins>
      <w:ins w:id="140" w:author="Carrie Shepler" w:date="2012-02-06T15:03:00Z">
        <w:r w:rsidRPr="00D74B0F">
          <w:t xml:space="preserve">ground state </w:t>
        </w:r>
      </w:ins>
      <w:ins w:id="141" w:author="Carrie Shepler" w:date="2012-02-06T10:27:00Z">
        <w:r w:rsidRPr="00D74B0F">
          <w:t>electron configuration.</w:t>
        </w:r>
      </w:ins>
    </w:p>
    <w:p w:rsidR="000B5AA2" w:rsidRPr="00D74B0F" w:rsidRDefault="000B5AA2" w:rsidP="000B5AA2">
      <w:pPr>
        <w:numPr>
          <w:ins w:id="142" w:author="Carrie Shepler" w:date="2012-02-06T10:28:00Z"/>
        </w:numPr>
        <w:rPr>
          <w:ins w:id="143" w:author="Carrie Shepler" w:date="2012-02-06T10:28:00Z"/>
        </w:rPr>
      </w:pPr>
      <w:ins w:id="144" w:author="Carrie Shepler" w:date="2012-02-06T10:28:00Z">
        <w:r w:rsidRPr="00D74B0F">
          <w:tab/>
          <w:t>E) Nitrogen does NOT have more positive electron affinity than oxygen.</w:t>
        </w:r>
      </w:ins>
    </w:p>
    <w:p w:rsidR="000B5AA2" w:rsidRPr="00D74B0F" w:rsidRDefault="000B5AA2" w:rsidP="000B5AA2">
      <w:pPr>
        <w:numPr>
          <w:ins w:id="145" w:author="Carrie Shepler" w:date="2012-02-06T10:28:00Z"/>
        </w:numPr>
        <w:rPr>
          <w:ins w:id="146" w:author="Carrie Shepler" w:date="2012-02-06T10:28:00Z"/>
        </w:rPr>
      </w:pPr>
    </w:p>
    <w:p w:rsidR="000B5AA2" w:rsidRPr="00D74B0F" w:rsidRDefault="000B5AA2" w:rsidP="000B5AA2">
      <w:pPr>
        <w:numPr>
          <w:ins w:id="147" w:author="Carrie Shepler" w:date="2012-02-06T10:28:00Z"/>
        </w:numPr>
        <w:rPr>
          <w:ins w:id="148" w:author="Carrie Shepler" w:date="2012-02-06T10:29:00Z"/>
        </w:rPr>
      </w:pPr>
      <w:r w:rsidRPr="00D74B0F">
        <w:t>36</w:t>
      </w:r>
      <w:ins w:id="149" w:author="Carrie Shepler" w:date="2012-02-06T10:28:00Z">
        <w:r w:rsidRPr="00D74B0F">
          <w:t xml:space="preserve">.  Which </w:t>
        </w:r>
      </w:ins>
      <w:ins w:id="150" w:author="Carrie Shepler" w:date="2012-02-06T10:29:00Z">
        <w:r w:rsidRPr="00D74B0F">
          <w:t xml:space="preserve">period </w:t>
        </w:r>
      </w:ins>
      <w:ins w:id="151" w:author="Carrie Shepler" w:date="2012-02-06T10:31:00Z">
        <w:r w:rsidRPr="00D74B0F">
          <w:t>2</w:t>
        </w:r>
      </w:ins>
      <w:ins w:id="152" w:author="Carrie Shepler" w:date="2012-02-06T10:29:00Z">
        <w:r w:rsidRPr="00D74B0F">
          <w:t xml:space="preserve"> (row</w:t>
        </w:r>
      </w:ins>
      <w:ins w:id="153" w:author="Carrie Shepler" w:date="2012-02-06T10:31:00Z">
        <w:r w:rsidRPr="00D74B0F">
          <w:t xml:space="preserve"> 2</w:t>
        </w:r>
      </w:ins>
      <w:ins w:id="154" w:author="Carrie Shepler" w:date="2012-02-06T10:29:00Z">
        <w:r w:rsidRPr="00D74B0F">
          <w:t>) element could have the following ionization energies?</w:t>
        </w:r>
      </w:ins>
    </w:p>
    <w:p w:rsidR="000B5AA2" w:rsidRPr="00D74B0F" w:rsidRDefault="000B5AA2" w:rsidP="000B5AA2">
      <w:pPr>
        <w:numPr>
          <w:ins w:id="155" w:author="Carrie Shepler" w:date="2012-02-06T10:29:00Z"/>
        </w:numPr>
        <w:rPr>
          <w:ins w:id="156" w:author="Carrie Shepler" w:date="2012-02-06T10:29:00Z"/>
        </w:rPr>
      </w:pPr>
      <w:ins w:id="157" w:author="Carrie Shepler" w:date="2012-02-06T10:29:00Z">
        <w:r w:rsidRPr="00D74B0F">
          <w:tab/>
        </w:r>
      </w:ins>
    </w:p>
    <w:p w:rsidR="000B5AA2" w:rsidRPr="00D74B0F" w:rsidRDefault="000B5AA2" w:rsidP="000B5AA2">
      <w:pPr>
        <w:numPr>
          <w:ins w:id="158" w:author="Carrie Shepler" w:date="2012-02-06T10:29:00Z"/>
        </w:numPr>
        <w:rPr>
          <w:ins w:id="159" w:author="Carrie Shepler" w:date="2012-02-06T10:29:00Z"/>
        </w:rPr>
      </w:pPr>
      <w:ins w:id="160" w:author="Carrie Shepler" w:date="2012-02-06T10:29:00Z">
        <w:r w:rsidRPr="00D74B0F">
          <w:tab/>
          <w:t>IE</w:t>
        </w:r>
        <w:r w:rsidRPr="00D74B0F">
          <w:rPr>
            <w:vertAlign w:val="subscript"/>
          </w:rPr>
          <w:t>1</w:t>
        </w:r>
        <w:r w:rsidRPr="00D74B0F">
          <w:t xml:space="preserve"> = </w:t>
        </w:r>
      </w:ins>
      <w:ins w:id="161" w:author="Carrie Shepler" w:date="2012-02-06T10:32:00Z">
        <w:r w:rsidRPr="00D74B0F">
          <w:t>800.6</w:t>
        </w:r>
      </w:ins>
      <w:ins w:id="162" w:author="Carrie Shepler" w:date="2012-02-06T10:29:00Z">
        <w:r w:rsidRPr="00D74B0F">
          <w:t xml:space="preserve"> kJ/mol</w:t>
        </w:r>
      </w:ins>
    </w:p>
    <w:p w:rsidR="000B5AA2" w:rsidRPr="00D74B0F" w:rsidRDefault="000B5AA2" w:rsidP="000B5AA2">
      <w:pPr>
        <w:numPr>
          <w:ins w:id="163" w:author="Carrie Shepler" w:date="2012-02-06T10:29:00Z"/>
        </w:numPr>
        <w:rPr>
          <w:ins w:id="164" w:author="Carrie Shepler" w:date="2012-02-06T10:30:00Z"/>
        </w:rPr>
      </w:pPr>
      <w:ins w:id="165" w:author="Carrie Shepler" w:date="2012-02-06T10:29:00Z">
        <w:r w:rsidRPr="00D74B0F">
          <w:tab/>
          <w:t>IE</w:t>
        </w:r>
        <w:r w:rsidRPr="00D74B0F">
          <w:rPr>
            <w:vertAlign w:val="subscript"/>
          </w:rPr>
          <w:t>2</w:t>
        </w:r>
      </w:ins>
      <w:ins w:id="166" w:author="Carrie Shepler" w:date="2012-02-06T10:30:00Z">
        <w:r w:rsidRPr="00D74B0F">
          <w:rPr>
            <w:vertAlign w:val="subscript"/>
          </w:rPr>
          <w:t xml:space="preserve"> </w:t>
        </w:r>
        <w:r w:rsidRPr="00D74B0F">
          <w:t xml:space="preserve">= </w:t>
        </w:r>
      </w:ins>
      <w:ins w:id="167" w:author="Carrie Shepler" w:date="2012-02-06T10:32:00Z">
        <w:r w:rsidRPr="00D74B0F">
          <w:t>2427.1</w:t>
        </w:r>
      </w:ins>
      <w:ins w:id="168" w:author="Carrie Shepler" w:date="2012-02-06T10:30:00Z">
        <w:r w:rsidRPr="00D74B0F">
          <w:t xml:space="preserve"> kJ/mol</w:t>
        </w:r>
      </w:ins>
    </w:p>
    <w:p w:rsidR="000B5AA2" w:rsidRPr="00D74B0F" w:rsidRDefault="000B5AA2" w:rsidP="000B5AA2">
      <w:pPr>
        <w:numPr>
          <w:ins w:id="169" w:author="Carrie Shepler" w:date="2012-02-06T10:30:00Z"/>
        </w:numPr>
        <w:rPr>
          <w:ins w:id="170" w:author="Carrie Shepler" w:date="2012-02-06T10:30:00Z"/>
        </w:rPr>
      </w:pPr>
      <w:ins w:id="171" w:author="Carrie Shepler" w:date="2012-02-06T10:30:00Z">
        <w:r w:rsidRPr="00D74B0F">
          <w:tab/>
          <w:t>IE</w:t>
        </w:r>
        <w:r w:rsidRPr="00D74B0F">
          <w:rPr>
            <w:vertAlign w:val="subscript"/>
          </w:rPr>
          <w:t>3</w:t>
        </w:r>
        <w:r w:rsidRPr="00D74B0F">
          <w:t xml:space="preserve"> = </w:t>
        </w:r>
      </w:ins>
      <w:ins w:id="172" w:author="Carrie Shepler" w:date="2012-02-06T10:32:00Z">
        <w:r w:rsidRPr="00D74B0F">
          <w:t>3659.7</w:t>
        </w:r>
      </w:ins>
      <w:ins w:id="173" w:author="Carrie Shepler" w:date="2012-02-06T10:30:00Z">
        <w:r w:rsidRPr="00D74B0F">
          <w:t xml:space="preserve"> kJ/mol</w:t>
        </w:r>
      </w:ins>
    </w:p>
    <w:p w:rsidR="000B5AA2" w:rsidRPr="00D74B0F" w:rsidRDefault="000B5AA2" w:rsidP="000B5AA2">
      <w:pPr>
        <w:numPr>
          <w:ins w:id="174" w:author="Carrie Shepler" w:date="2012-02-06T10:30:00Z"/>
        </w:numPr>
        <w:rPr>
          <w:ins w:id="175" w:author="Carrie Shepler" w:date="2012-02-06T10:32:00Z"/>
        </w:rPr>
      </w:pPr>
      <w:ins w:id="176" w:author="Carrie Shepler" w:date="2012-02-06T10:30:00Z">
        <w:r w:rsidRPr="00D74B0F">
          <w:tab/>
          <w:t>IE</w:t>
        </w:r>
        <w:r w:rsidRPr="00D74B0F">
          <w:rPr>
            <w:vertAlign w:val="subscript"/>
          </w:rPr>
          <w:t>4</w:t>
        </w:r>
        <w:r w:rsidRPr="00D74B0F">
          <w:t xml:space="preserve"> = </w:t>
        </w:r>
      </w:ins>
      <w:ins w:id="177" w:author="Carrie Shepler" w:date="2012-02-06T10:32:00Z">
        <w:r w:rsidRPr="00D74B0F">
          <w:t>12,547.2 kJ/mol</w:t>
        </w:r>
      </w:ins>
    </w:p>
    <w:p w:rsidR="000B5AA2" w:rsidRPr="00D74B0F" w:rsidRDefault="000B5AA2" w:rsidP="000B5AA2">
      <w:pPr>
        <w:numPr>
          <w:ins w:id="178" w:author="Carrie Shepler" w:date="2012-02-06T10:33:00Z"/>
        </w:numPr>
        <w:rPr>
          <w:ins w:id="179" w:author="Carrie Shepler" w:date="2012-02-06T10:33:00Z"/>
        </w:rPr>
      </w:pPr>
    </w:p>
    <w:p w:rsidR="000B5AA2" w:rsidRPr="00D74B0F" w:rsidRDefault="000B5AA2" w:rsidP="000B5AA2">
      <w:pPr>
        <w:numPr>
          <w:ins w:id="180" w:author="Carrie Shepler" w:date="2012-02-06T10:33:00Z"/>
        </w:numPr>
        <w:rPr>
          <w:ins w:id="181" w:author="Carrie Shepler" w:date="2012-02-06T10:33:00Z"/>
        </w:rPr>
      </w:pPr>
      <w:ins w:id="182" w:author="Carrie Shepler" w:date="2012-02-06T10:33:00Z">
        <w:r w:rsidRPr="00D74B0F">
          <w:tab/>
          <w:t>A) Li</w:t>
        </w:r>
      </w:ins>
    </w:p>
    <w:p w:rsidR="000B5AA2" w:rsidRPr="00D74B0F" w:rsidRDefault="000B5AA2" w:rsidP="000B5AA2">
      <w:pPr>
        <w:numPr>
          <w:ins w:id="183" w:author="Carrie Shepler" w:date="2012-02-06T10:33:00Z"/>
        </w:numPr>
        <w:rPr>
          <w:ins w:id="184" w:author="Carrie Shepler" w:date="2012-02-06T10:33:00Z"/>
        </w:rPr>
      </w:pPr>
      <w:ins w:id="185" w:author="Carrie Shepler" w:date="2012-02-06T10:33:00Z">
        <w:r w:rsidRPr="00D74B0F">
          <w:tab/>
          <w:t>B) Be</w:t>
        </w:r>
      </w:ins>
    </w:p>
    <w:p w:rsidR="000B5AA2" w:rsidRPr="00D74B0F" w:rsidRDefault="000B5AA2" w:rsidP="000B5AA2">
      <w:pPr>
        <w:numPr>
          <w:ins w:id="186" w:author="Carrie Shepler" w:date="2012-02-06T10:33:00Z"/>
        </w:numPr>
        <w:rPr>
          <w:ins w:id="187" w:author="Carrie Shepler" w:date="2012-02-06T10:33:00Z"/>
        </w:rPr>
      </w:pPr>
      <w:ins w:id="188" w:author="Carrie Shepler" w:date="2012-02-06T10:33:00Z">
        <w:r w:rsidRPr="00D74B0F">
          <w:tab/>
          <w:t>C) B</w:t>
        </w:r>
      </w:ins>
    </w:p>
    <w:p w:rsidR="000B5AA2" w:rsidRPr="00D74B0F" w:rsidRDefault="000B5AA2" w:rsidP="000B5AA2">
      <w:pPr>
        <w:numPr>
          <w:ins w:id="189" w:author="Carrie Shepler" w:date="2012-02-06T10:33:00Z"/>
        </w:numPr>
        <w:rPr>
          <w:ins w:id="190" w:author="Carrie Shepler" w:date="2012-02-06T10:33:00Z"/>
        </w:rPr>
      </w:pPr>
      <w:ins w:id="191" w:author="Carrie Shepler" w:date="2012-02-06T10:33:00Z">
        <w:r w:rsidRPr="00D74B0F">
          <w:tab/>
          <w:t>D) C</w:t>
        </w:r>
      </w:ins>
    </w:p>
    <w:p w:rsidR="000B5AA2" w:rsidRPr="00D74B0F" w:rsidRDefault="000B5AA2" w:rsidP="000B5AA2">
      <w:pPr>
        <w:numPr>
          <w:ins w:id="192" w:author="Carrie Shepler" w:date="2012-02-06T10:33:00Z"/>
        </w:numPr>
        <w:rPr>
          <w:ins w:id="193" w:author="Carrie Shepler" w:date="2012-02-06T10:30:00Z"/>
        </w:rPr>
      </w:pPr>
      <w:ins w:id="194" w:author="Carrie Shepler" w:date="2012-02-06T10:33:00Z">
        <w:r w:rsidRPr="00D74B0F">
          <w:tab/>
          <w:t>E) N</w:t>
        </w:r>
      </w:ins>
    </w:p>
    <w:p w:rsidR="000B5AA2" w:rsidRPr="00D74B0F" w:rsidRDefault="000B5AA2" w:rsidP="000B5AA2"/>
    <w:p w:rsidR="000B5AA2" w:rsidRPr="00D74B0F" w:rsidRDefault="000B5AA2" w:rsidP="00E64F4B"/>
    <w:p w:rsidR="00E64F4B" w:rsidRPr="00D74B0F" w:rsidRDefault="00E64F4B" w:rsidP="00E64F4B">
      <w:pPr>
        <w:rPr>
          <w:b/>
          <w:u w:val="single"/>
        </w:rPr>
      </w:pPr>
      <w:r w:rsidRPr="00D74B0F">
        <w:rPr>
          <w:b/>
          <w:u w:val="single"/>
        </w:rPr>
        <w:t>Chapter 2</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3C5A80">
            <w:pPr>
              <w:keepNext/>
              <w:keepLines/>
              <w:widowControl w:val="0"/>
              <w:autoSpaceDE w:val="0"/>
              <w:autoSpaceDN w:val="0"/>
              <w:adjustRightInd w:val="0"/>
              <w:jc w:val="right"/>
            </w:pPr>
            <w:r w:rsidRPr="00D74B0F">
              <w:t>1</w:t>
            </w:r>
            <w:r w:rsidR="00F8265E" w:rsidRPr="00D74B0F">
              <w:t>.</w:t>
            </w:r>
          </w:p>
        </w:tc>
        <w:tc>
          <w:tcPr>
            <w:tcW w:w="8640" w:type="dxa"/>
            <w:tcBorders>
              <w:top w:val="nil"/>
              <w:left w:val="nil"/>
              <w:bottom w:val="nil"/>
              <w:right w:val="nil"/>
            </w:tcBorders>
          </w:tcPr>
          <w:p w:rsidR="00F8265E" w:rsidRPr="00D74B0F" w:rsidRDefault="00F8265E" w:rsidP="00F8265E">
            <w:pPr>
              <w:keepNext/>
              <w:keepLines/>
              <w:widowControl w:val="0"/>
              <w:autoSpaceDE w:val="0"/>
              <w:autoSpaceDN w:val="0"/>
              <w:adjustRightInd w:val="0"/>
            </w:pPr>
            <w:r w:rsidRPr="00D74B0F">
              <w:t xml:space="preserve">Which of the compounds below has bonds with the most ionic character? </w:t>
            </w:r>
          </w:p>
        </w:tc>
      </w:tr>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rPr>
                <w:lang w:val="pt-BR"/>
              </w:rPr>
            </w:pPr>
            <w:r w:rsidRPr="00D74B0F">
              <w:rPr>
                <w:lang w:val="pt-BR"/>
              </w:rPr>
              <w:t xml:space="preserve">A) CaO     </w:t>
            </w:r>
          </w:p>
          <w:p w:rsidR="00F8265E" w:rsidRPr="00D74B0F" w:rsidRDefault="00F8265E">
            <w:pPr>
              <w:keepNext/>
              <w:keepLines/>
              <w:widowControl w:val="0"/>
              <w:autoSpaceDE w:val="0"/>
              <w:autoSpaceDN w:val="0"/>
              <w:adjustRightInd w:val="0"/>
              <w:rPr>
                <w:lang w:val="pt-BR"/>
              </w:rPr>
            </w:pPr>
            <w:r w:rsidRPr="00D74B0F">
              <w:rPr>
                <w:lang w:val="pt-BR"/>
              </w:rPr>
              <w:t>B) K</w:t>
            </w:r>
            <w:r w:rsidRPr="00D74B0F">
              <w:rPr>
                <w:vertAlign w:val="subscript"/>
                <w:lang w:val="pt-BR"/>
              </w:rPr>
              <w:t>2</w:t>
            </w:r>
            <w:r w:rsidRPr="00D74B0F">
              <w:rPr>
                <w:lang w:val="pt-BR"/>
              </w:rPr>
              <w:t xml:space="preserve">O     </w:t>
            </w:r>
          </w:p>
          <w:p w:rsidR="00F8265E" w:rsidRPr="00D74B0F" w:rsidRDefault="00F8265E">
            <w:pPr>
              <w:keepNext/>
              <w:keepLines/>
              <w:widowControl w:val="0"/>
              <w:autoSpaceDE w:val="0"/>
              <w:autoSpaceDN w:val="0"/>
              <w:adjustRightInd w:val="0"/>
              <w:rPr>
                <w:lang w:val="pt-BR"/>
              </w:rPr>
            </w:pPr>
            <w:r w:rsidRPr="00D74B0F">
              <w:rPr>
                <w:lang w:val="pt-BR"/>
              </w:rPr>
              <w:t xml:space="preserve">C) MgO     </w:t>
            </w:r>
          </w:p>
          <w:p w:rsidR="00F8265E" w:rsidRPr="00D74B0F" w:rsidRDefault="00F8265E">
            <w:pPr>
              <w:keepNext/>
              <w:keepLines/>
              <w:widowControl w:val="0"/>
              <w:autoSpaceDE w:val="0"/>
              <w:autoSpaceDN w:val="0"/>
              <w:adjustRightInd w:val="0"/>
              <w:rPr>
                <w:lang w:val="pt-BR"/>
              </w:rPr>
            </w:pPr>
            <w:r w:rsidRPr="00D74B0F">
              <w:rPr>
                <w:lang w:val="pt-BR"/>
              </w:rPr>
              <w:t xml:space="preserve">D) MgS     </w:t>
            </w:r>
          </w:p>
          <w:p w:rsidR="00F8265E" w:rsidRPr="00D74B0F" w:rsidRDefault="00F8265E">
            <w:pPr>
              <w:keepNext/>
              <w:keepLines/>
              <w:widowControl w:val="0"/>
              <w:autoSpaceDE w:val="0"/>
              <w:autoSpaceDN w:val="0"/>
              <w:adjustRightInd w:val="0"/>
              <w:rPr>
                <w:lang w:val="pt-BR"/>
              </w:rPr>
            </w:pPr>
            <w:r w:rsidRPr="00D74B0F">
              <w:rPr>
                <w:lang w:val="pt-BR"/>
              </w:rPr>
              <w:t xml:space="preserve">E) CaS </w:t>
            </w:r>
          </w:p>
        </w:tc>
      </w:tr>
    </w:tbl>
    <w:p w:rsidR="006C46B8" w:rsidRPr="00D74B0F" w:rsidRDefault="006C46B8" w:rsidP="00E64F4B"/>
    <w:p w:rsidR="006C46B8" w:rsidRPr="00D74B0F" w:rsidRDefault="006C46B8" w:rsidP="00E64F4B"/>
    <w:p w:rsidR="006C46B8" w:rsidRPr="00D74B0F" w:rsidRDefault="006C46B8" w:rsidP="00E64F4B"/>
    <w:p w:rsidR="006C46B8" w:rsidRPr="00D74B0F" w:rsidRDefault="006C46B8" w:rsidP="00E64F4B"/>
    <w:p w:rsidR="006C46B8" w:rsidRPr="00D74B0F" w:rsidRDefault="006C46B8" w:rsidP="00E64F4B"/>
    <w:p w:rsidR="00F8265E" w:rsidRPr="00D74B0F" w:rsidRDefault="00F8265E"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3C5A80" w:rsidP="00F8265E">
            <w:pPr>
              <w:pStyle w:val="PlainText"/>
              <w:jc w:val="right"/>
            </w:pPr>
            <w:r w:rsidRPr="00D74B0F">
              <w:rPr>
                <w:rFonts w:ascii="Times New Roman" w:hAnsi="Times New Roman" w:cs="Times New Roman"/>
                <w:sz w:val="24"/>
                <w:szCs w:val="24"/>
              </w:rPr>
              <w:t>2</w:t>
            </w:r>
            <w:r w:rsidR="00F8265E" w:rsidRPr="00D74B0F">
              <w:rPr>
                <w:rFonts w:ascii="Times New Roman" w:hAnsi="Times New Roman" w:cs="Times New Roman"/>
                <w:sz w:val="24"/>
                <w:szCs w:val="24"/>
              </w:rPr>
              <w:t>.</w:t>
            </w:r>
          </w:p>
        </w:tc>
        <w:tc>
          <w:tcPr>
            <w:tcW w:w="8640" w:type="dxa"/>
            <w:tcBorders>
              <w:top w:val="nil"/>
              <w:left w:val="nil"/>
              <w:bottom w:val="nil"/>
              <w:right w:val="nil"/>
            </w:tcBorders>
          </w:tcPr>
          <w:p w:rsidR="00F8265E" w:rsidRPr="00D74B0F" w:rsidRDefault="00F8265E" w:rsidP="00F8265E">
            <w:pPr>
              <w:pStyle w:val="PlainText"/>
              <w:rPr>
                <w:rFonts w:ascii="Times New Roman" w:hAnsi="Times New Roman" w:cs="Times New Roman"/>
                <w:i/>
                <w:sz w:val="24"/>
                <w:szCs w:val="24"/>
              </w:rPr>
            </w:pPr>
            <w:r w:rsidRPr="00D74B0F">
              <w:rPr>
                <w:rFonts w:ascii="Times New Roman" w:hAnsi="Times New Roman" w:cs="Times New Roman"/>
                <w:sz w:val="24"/>
                <w:szCs w:val="24"/>
              </w:rPr>
              <w:t xml:space="preserve">Which statement regarding the resonance structures below is </w:t>
            </w:r>
            <w:r w:rsidRPr="00D74B0F">
              <w:rPr>
                <w:rFonts w:ascii="Times New Roman" w:hAnsi="Times New Roman" w:cs="Times New Roman"/>
                <w:i/>
                <w:sz w:val="24"/>
                <w:szCs w:val="24"/>
              </w:rPr>
              <w:t>true?</w:t>
            </w:r>
          </w:p>
          <w:p w:rsidR="00F8265E" w:rsidRPr="00D74B0F" w:rsidRDefault="00F8265E" w:rsidP="00F8265E">
            <w:pPr>
              <w:pStyle w:val="PlainText"/>
              <w:jc w:val="center"/>
              <w:rPr>
                <w:rFonts w:ascii="Times New Roman" w:hAnsi="Times New Roman" w:cs="Times New Roman"/>
                <w:sz w:val="24"/>
                <w:szCs w:val="24"/>
              </w:rPr>
            </w:pPr>
            <w:r w:rsidRPr="00D74B0F">
              <w:rPr>
                <w:rFonts w:ascii="Times New Roman" w:hAnsi="Times New Roman" w:cs="Times New Roman"/>
                <w:noProof/>
                <w:sz w:val="24"/>
                <w:szCs w:val="24"/>
              </w:rPr>
              <w:drawing>
                <wp:inline distT="0" distB="0" distL="0" distR="0">
                  <wp:extent cx="4009128" cy="1082747"/>
                  <wp:effectExtent l="25400" t="0" r="4072" b="0"/>
                  <wp:docPr id="4" name="Picture 6" descr="resonanc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nance 2.JPG"/>
                          <pic:cNvPicPr/>
                        </pic:nvPicPr>
                        <pic:blipFill>
                          <a:blip r:embed="rId19"/>
                          <a:stretch>
                            <a:fillRect/>
                          </a:stretch>
                        </pic:blipFill>
                        <pic:spPr>
                          <a:xfrm>
                            <a:off x="0" y="0"/>
                            <a:ext cx="4019440" cy="1085532"/>
                          </a:xfrm>
                          <a:prstGeom prst="rect">
                            <a:avLst/>
                          </a:prstGeom>
                        </pic:spPr>
                      </pic:pic>
                    </a:graphicData>
                  </a:graphic>
                </wp:inline>
              </w:drawing>
            </w:r>
          </w:p>
        </w:tc>
      </w:tr>
      <w:tr w:rsidR="00F8265E" w:rsidRPr="00D74B0F">
        <w:tc>
          <w:tcPr>
            <w:tcW w:w="720" w:type="dxa"/>
            <w:tcBorders>
              <w:top w:val="nil"/>
              <w:left w:val="nil"/>
              <w:bottom w:val="nil"/>
              <w:right w:val="nil"/>
            </w:tcBorders>
          </w:tcPr>
          <w:p w:rsidR="00F8265E" w:rsidRPr="00D74B0F" w:rsidRDefault="00F8265E" w:rsidP="00F8265E">
            <w:pPr>
              <w:pStyle w:val="PlainText"/>
            </w:pPr>
          </w:p>
        </w:tc>
        <w:tc>
          <w:tcPr>
            <w:tcW w:w="8640" w:type="dxa"/>
            <w:tcBorders>
              <w:top w:val="nil"/>
              <w:left w:val="nil"/>
              <w:bottom w:val="nil"/>
              <w:right w:val="nil"/>
            </w:tcBorders>
          </w:tcPr>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A) Structure I has the lowest magnitudes of formal charge.    </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B) Structure III is the greatest contributor to the resonance hybrid.</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C) Structure II is the greatest contributor to the resonance hybrid.</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D) The three resonance structures are equivalent.</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E) Structures I and II are equal contributors to the resonance hybrid.</w:t>
            </w:r>
          </w:p>
        </w:tc>
      </w:tr>
    </w:tbl>
    <w:p w:rsidR="00F8265E" w:rsidRPr="00D74B0F" w:rsidRDefault="00F8265E"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3C5A80" w:rsidP="00F8265E">
            <w:pPr>
              <w:pStyle w:val="PlainText"/>
              <w:jc w:val="right"/>
            </w:pPr>
            <w:r w:rsidRPr="00D74B0F">
              <w:rPr>
                <w:rFonts w:ascii="Times New Roman" w:hAnsi="Times New Roman" w:cs="Times New Roman"/>
                <w:sz w:val="24"/>
                <w:szCs w:val="24"/>
              </w:rPr>
              <w:t>3</w:t>
            </w:r>
            <w:r w:rsidR="00F8265E" w:rsidRPr="00D74B0F">
              <w:rPr>
                <w:rFonts w:ascii="Times New Roman" w:hAnsi="Times New Roman" w:cs="Times New Roman"/>
                <w:sz w:val="24"/>
                <w:szCs w:val="24"/>
              </w:rPr>
              <w:t>.</w:t>
            </w:r>
          </w:p>
        </w:tc>
        <w:tc>
          <w:tcPr>
            <w:tcW w:w="8640" w:type="dxa"/>
            <w:tcBorders>
              <w:top w:val="nil"/>
              <w:left w:val="nil"/>
              <w:bottom w:val="nil"/>
              <w:right w:val="nil"/>
            </w:tcBorders>
          </w:tcPr>
          <w:p w:rsidR="00F8265E" w:rsidRPr="00D74B0F" w:rsidRDefault="00F8265E" w:rsidP="00F8265E">
            <w:pPr>
              <w:pStyle w:val="PlainText"/>
            </w:pPr>
            <w:r w:rsidRPr="00D74B0F">
              <w:rPr>
                <w:rFonts w:ascii="Times New Roman" w:hAnsi="Times New Roman" w:cs="Times New Roman"/>
                <w:sz w:val="24"/>
                <w:szCs w:val="24"/>
              </w:rPr>
              <w:t xml:space="preserve">How many lone </w:t>
            </w:r>
            <w:r w:rsidRPr="00D74B0F">
              <w:rPr>
                <w:rFonts w:ascii="Times New Roman" w:hAnsi="Times New Roman" w:cs="Times New Roman"/>
                <w:i/>
                <w:sz w:val="24"/>
                <w:szCs w:val="24"/>
              </w:rPr>
              <w:t>pairs</w:t>
            </w:r>
            <w:r w:rsidRPr="00D74B0F">
              <w:rPr>
                <w:rFonts w:ascii="Times New Roman" w:hAnsi="Times New Roman" w:cs="Times New Roman"/>
                <w:sz w:val="24"/>
                <w:szCs w:val="24"/>
              </w:rPr>
              <w:t xml:space="preserve"> of electrons are found on the central atom in the Lewis structure of the compound ICl</w:t>
            </w:r>
            <w:r w:rsidRPr="00D74B0F">
              <w:rPr>
                <w:rFonts w:ascii="Times New Roman" w:hAnsi="Times New Roman" w:cs="Times New Roman"/>
                <w:sz w:val="24"/>
                <w:szCs w:val="24"/>
                <w:vertAlign w:val="subscript"/>
              </w:rPr>
              <w:t>3</w:t>
            </w:r>
            <w:r w:rsidRPr="00D74B0F">
              <w:rPr>
                <w:rFonts w:ascii="Times New Roman" w:hAnsi="Times New Roman" w:cs="Times New Roman"/>
                <w:sz w:val="24"/>
                <w:szCs w:val="24"/>
              </w:rPr>
              <w:t xml:space="preserve">? </w:t>
            </w:r>
          </w:p>
        </w:tc>
      </w:tr>
      <w:tr w:rsidR="00F8265E" w:rsidRPr="00D74B0F">
        <w:tc>
          <w:tcPr>
            <w:tcW w:w="720" w:type="dxa"/>
            <w:tcBorders>
              <w:top w:val="nil"/>
              <w:left w:val="nil"/>
              <w:bottom w:val="nil"/>
              <w:right w:val="nil"/>
            </w:tcBorders>
          </w:tcPr>
          <w:p w:rsidR="00F8265E" w:rsidRPr="00D74B0F" w:rsidRDefault="00F8265E" w:rsidP="00F8265E">
            <w:pPr>
              <w:pStyle w:val="PlainText"/>
            </w:pPr>
          </w:p>
        </w:tc>
        <w:tc>
          <w:tcPr>
            <w:tcW w:w="8640" w:type="dxa"/>
            <w:tcBorders>
              <w:top w:val="nil"/>
              <w:left w:val="nil"/>
              <w:bottom w:val="nil"/>
              <w:right w:val="nil"/>
            </w:tcBorders>
          </w:tcPr>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A) 2    </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B) 3     </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C) 4     </w:t>
            </w:r>
          </w:p>
          <w:p w:rsidR="00F8265E" w:rsidRPr="00D74B0F" w:rsidRDefault="00F8265E" w:rsidP="00F8265E">
            <w:pPr>
              <w:pStyle w:val="PlainText"/>
              <w:rPr>
                <w:rFonts w:ascii="Times New Roman" w:hAnsi="Times New Roman" w:cs="Times New Roman"/>
                <w:sz w:val="24"/>
                <w:szCs w:val="24"/>
              </w:rPr>
            </w:pPr>
            <w:r w:rsidRPr="00D74B0F">
              <w:rPr>
                <w:rFonts w:ascii="Times New Roman" w:hAnsi="Times New Roman" w:cs="Times New Roman"/>
                <w:sz w:val="24"/>
                <w:szCs w:val="24"/>
              </w:rPr>
              <w:t xml:space="preserve">D) 8   </w:t>
            </w:r>
          </w:p>
          <w:p w:rsidR="00F8265E" w:rsidRPr="00D74B0F" w:rsidRDefault="00F8265E" w:rsidP="00F8265E">
            <w:pPr>
              <w:pStyle w:val="PlainText"/>
            </w:pPr>
            <w:r w:rsidRPr="00D74B0F">
              <w:rPr>
                <w:rFonts w:ascii="Times New Roman" w:hAnsi="Times New Roman" w:cs="Times New Roman"/>
                <w:sz w:val="24"/>
                <w:szCs w:val="24"/>
              </w:rPr>
              <w:t>E) 11</w:t>
            </w:r>
          </w:p>
        </w:tc>
      </w:tr>
    </w:tbl>
    <w:p w:rsidR="00F8265E" w:rsidRPr="00D74B0F" w:rsidRDefault="00F8265E"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3C5A80">
            <w:pPr>
              <w:keepNext/>
              <w:keepLines/>
              <w:widowControl w:val="0"/>
              <w:autoSpaceDE w:val="0"/>
              <w:autoSpaceDN w:val="0"/>
              <w:adjustRightInd w:val="0"/>
              <w:jc w:val="right"/>
            </w:pPr>
            <w:r w:rsidRPr="00D74B0F">
              <w:t>4</w:t>
            </w:r>
            <w:r w:rsidR="00F8265E" w:rsidRPr="00D74B0F">
              <w:t>.</w:t>
            </w:r>
          </w:p>
        </w:tc>
        <w:tc>
          <w:tcPr>
            <w:tcW w:w="8640" w:type="dxa"/>
            <w:tcBorders>
              <w:top w:val="nil"/>
              <w:left w:val="nil"/>
              <w:bottom w:val="nil"/>
              <w:right w:val="nil"/>
            </w:tcBorders>
          </w:tcPr>
          <w:p w:rsidR="00F8265E" w:rsidRPr="00D74B0F" w:rsidRDefault="00F8265E" w:rsidP="00F8265E">
            <w:pPr>
              <w:keepNext/>
              <w:keepLines/>
              <w:widowControl w:val="0"/>
              <w:autoSpaceDE w:val="0"/>
              <w:autoSpaceDN w:val="0"/>
              <w:adjustRightInd w:val="0"/>
            </w:pPr>
            <w:r w:rsidRPr="00D74B0F">
              <w:t>Which best describes the number and type of bonds in the HCN molecule?</w:t>
            </w:r>
          </w:p>
          <w:p w:rsidR="00F8265E" w:rsidRPr="00D74B0F" w:rsidRDefault="00F8265E" w:rsidP="00F8265E">
            <w:pPr>
              <w:keepNext/>
              <w:keepLines/>
              <w:widowControl w:val="0"/>
              <w:autoSpaceDE w:val="0"/>
              <w:autoSpaceDN w:val="0"/>
              <w:adjustRightInd w:val="0"/>
            </w:pPr>
            <w:r w:rsidRPr="00D74B0F">
              <w:t>A) 2 double bonds</w:t>
            </w:r>
          </w:p>
          <w:p w:rsidR="00F8265E" w:rsidRPr="00D74B0F" w:rsidRDefault="00F8265E" w:rsidP="00F8265E">
            <w:pPr>
              <w:keepNext/>
              <w:keepLines/>
              <w:widowControl w:val="0"/>
              <w:autoSpaceDE w:val="0"/>
              <w:autoSpaceDN w:val="0"/>
              <w:adjustRightInd w:val="0"/>
            </w:pPr>
            <w:r w:rsidRPr="00D74B0F">
              <w:t>B) 2 single bonds</w:t>
            </w:r>
          </w:p>
          <w:p w:rsidR="00F8265E" w:rsidRPr="00D74B0F" w:rsidRDefault="00F8265E" w:rsidP="00F8265E">
            <w:pPr>
              <w:keepNext/>
              <w:keepLines/>
              <w:widowControl w:val="0"/>
              <w:autoSpaceDE w:val="0"/>
              <w:autoSpaceDN w:val="0"/>
              <w:adjustRightInd w:val="0"/>
            </w:pPr>
            <w:r w:rsidRPr="00D74B0F">
              <w:t>C) 1 double bond and 1 single bond</w:t>
            </w:r>
          </w:p>
          <w:p w:rsidR="00F8265E" w:rsidRPr="00D74B0F" w:rsidRDefault="00F8265E" w:rsidP="00F8265E">
            <w:pPr>
              <w:keepNext/>
              <w:keepLines/>
              <w:widowControl w:val="0"/>
              <w:autoSpaceDE w:val="0"/>
              <w:autoSpaceDN w:val="0"/>
              <w:adjustRightInd w:val="0"/>
            </w:pPr>
            <w:r w:rsidRPr="00D74B0F">
              <w:t>D) 1 single bond and 1 triple bond</w:t>
            </w:r>
          </w:p>
          <w:p w:rsidR="00F8265E" w:rsidRPr="00D74B0F" w:rsidRDefault="00F8265E" w:rsidP="00F8265E">
            <w:pPr>
              <w:keepNext/>
              <w:keepLines/>
              <w:widowControl w:val="0"/>
              <w:autoSpaceDE w:val="0"/>
              <w:autoSpaceDN w:val="0"/>
              <w:adjustRightInd w:val="0"/>
            </w:pPr>
            <w:r w:rsidRPr="00D74B0F">
              <w:t xml:space="preserve">E) 1 double </w:t>
            </w:r>
            <w:ins w:id="195" w:author="Cianán Russell" w:date="2010-10-03T13:31:00Z">
              <w:r w:rsidRPr="00D74B0F">
                <w:t xml:space="preserve">bond </w:t>
              </w:r>
            </w:ins>
            <w:r w:rsidRPr="00D74B0F">
              <w:t>and 1 triple bond</w:t>
            </w:r>
          </w:p>
        </w:tc>
      </w:tr>
    </w:tbl>
    <w:p w:rsidR="00F8265E" w:rsidRPr="00D74B0F" w:rsidRDefault="00F8265E"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3C5A80" w:rsidP="00F8265E">
            <w:pPr>
              <w:keepNext/>
              <w:keepLines/>
              <w:widowControl w:val="0"/>
              <w:autoSpaceDE w:val="0"/>
              <w:autoSpaceDN w:val="0"/>
              <w:adjustRightInd w:val="0"/>
              <w:jc w:val="right"/>
            </w:pPr>
            <w:r w:rsidRPr="00D74B0F">
              <w:t>5</w:t>
            </w:r>
            <w:r w:rsidR="00F8265E" w:rsidRPr="00D74B0F">
              <w:t>.</w:t>
            </w: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What is the formal charge on the Xe atom in XeF</w:t>
            </w:r>
            <w:r w:rsidRPr="00D74B0F">
              <w:rPr>
                <w:vertAlign w:val="subscript"/>
              </w:rPr>
              <w:t>4</w:t>
            </w:r>
            <w:r w:rsidRPr="00D74B0F">
              <w:t>?</w:t>
            </w:r>
          </w:p>
        </w:tc>
      </w:tr>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 xml:space="preserve">A) 0   </w:t>
            </w:r>
          </w:p>
          <w:p w:rsidR="00F8265E" w:rsidRPr="00D74B0F" w:rsidRDefault="00F8265E">
            <w:pPr>
              <w:keepNext/>
              <w:keepLines/>
              <w:widowControl w:val="0"/>
              <w:autoSpaceDE w:val="0"/>
              <w:autoSpaceDN w:val="0"/>
              <w:adjustRightInd w:val="0"/>
            </w:pPr>
            <w:r w:rsidRPr="00D74B0F">
              <w:t xml:space="preserve">B) </w:t>
            </w:r>
            <w:ins w:id="196" w:author="Cianán Russell" w:date="2010-10-03T13:34:00Z">
              <w:r w:rsidRPr="00D74B0F">
                <w:t xml:space="preserve">- </w:t>
              </w:r>
            </w:ins>
            <w:r w:rsidRPr="00D74B0F">
              <w:t xml:space="preserve">4    </w:t>
            </w:r>
          </w:p>
          <w:p w:rsidR="00F8265E" w:rsidRPr="00D74B0F" w:rsidRDefault="00F8265E">
            <w:pPr>
              <w:keepNext/>
              <w:keepLines/>
              <w:widowControl w:val="0"/>
              <w:autoSpaceDE w:val="0"/>
              <w:autoSpaceDN w:val="0"/>
              <w:adjustRightInd w:val="0"/>
            </w:pPr>
            <w:r w:rsidRPr="00D74B0F">
              <w:t xml:space="preserve">C) +2    </w:t>
            </w:r>
          </w:p>
          <w:p w:rsidR="00F8265E" w:rsidRPr="00D74B0F" w:rsidRDefault="00F8265E">
            <w:pPr>
              <w:keepNext/>
              <w:keepLines/>
              <w:widowControl w:val="0"/>
              <w:autoSpaceDE w:val="0"/>
              <w:autoSpaceDN w:val="0"/>
              <w:adjustRightInd w:val="0"/>
            </w:pPr>
            <w:r w:rsidRPr="00D74B0F">
              <w:t>D) +4</w:t>
            </w:r>
          </w:p>
          <w:p w:rsidR="00F8265E" w:rsidRPr="00D74B0F" w:rsidRDefault="00F8265E">
            <w:pPr>
              <w:keepNext/>
              <w:keepLines/>
              <w:widowControl w:val="0"/>
              <w:autoSpaceDE w:val="0"/>
              <w:autoSpaceDN w:val="0"/>
              <w:adjustRightInd w:val="0"/>
            </w:pPr>
            <w:r w:rsidRPr="00D74B0F">
              <w:t>E) -1</w:t>
            </w:r>
          </w:p>
        </w:tc>
      </w:tr>
    </w:tbl>
    <w:p w:rsidR="003C5A80" w:rsidRPr="00D74B0F" w:rsidRDefault="003C5A80"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6.</w:t>
            </w: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What is the ground-state electron configuration of Mn</w:t>
            </w:r>
            <w:r w:rsidRPr="00D74B0F">
              <w:rPr>
                <w:vertAlign w:val="superscript"/>
              </w:rPr>
              <w:t>4+</w:t>
            </w:r>
            <w:r w:rsidRPr="00D74B0F">
              <w:t xml:space="preserve">?  </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rPr>
                <w:lang w:val="pt-BR"/>
              </w:rPr>
            </w:pPr>
            <w:r w:rsidRPr="00D74B0F">
              <w:rPr>
                <w:lang w:val="pt-BR"/>
              </w:rPr>
              <w:t xml:space="preserve">A) </w:t>
            </w:r>
            <w:r w:rsidRPr="00D74B0F">
              <w:t>[Ar]4s</w:t>
            </w:r>
            <w:r w:rsidRPr="00D74B0F">
              <w:rPr>
                <w:vertAlign w:val="superscript"/>
              </w:rPr>
              <w:t>2</w:t>
            </w:r>
            <w:r w:rsidRPr="00D74B0F">
              <w:t>3d</w:t>
            </w:r>
            <w:r w:rsidRPr="00D74B0F">
              <w:rPr>
                <w:vertAlign w:val="superscript"/>
              </w:rPr>
              <w:t>1</w:t>
            </w:r>
          </w:p>
          <w:p w:rsidR="003C5A80" w:rsidRPr="00D74B0F" w:rsidRDefault="003C5A80">
            <w:pPr>
              <w:keepNext/>
              <w:keepLines/>
              <w:widowControl w:val="0"/>
              <w:autoSpaceDE w:val="0"/>
              <w:autoSpaceDN w:val="0"/>
              <w:adjustRightInd w:val="0"/>
              <w:rPr>
                <w:lang w:val="pt-BR"/>
              </w:rPr>
            </w:pPr>
            <w:r w:rsidRPr="00D74B0F">
              <w:rPr>
                <w:lang w:val="pt-BR"/>
              </w:rPr>
              <w:t xml:space="preserve">B) </w:t>
            </w:r>
            <w:r w:rsidRPr="00D74B0F">
              <w:t>[Ar]3d</w:t>
            </w:r>
            <w:r w:rsidRPr="00D74B0F">
              <w:rPr>
                <w:vertAlign w:val="superscript"/>
              </w:rPr>
              <w:t>3</w:t>
            </w:r>
          </w:p>
          <w:p w:rsidR="003C5A80" w:rsidRPr="00D74B0F" w:rsidRDefault="003C5A80">
            <w:pPr>
              <w:keepNext/>
              <w:keepLines/>
              <w:widowControl w:val="0"/>
              <w:autoSpaceDE w:val="0"/>
              <w:autoSpaceDN w:val="0"/>
              <w:adjustRightInd w:val="0"/>
              <w:rPr>
                <w:lang w:val="pt-BR"/>
              </w:rPr>
            </w:pPr>
            <w:r w:rsidRPr="00D74B0F">
              <w:rPr>
                <w:lang w:val="pt-BR"/>
              </w:rPr>
              <w:t xml:space="preserve">C) </w:t>
            </w:r>
            <w:r w:rsidRPr="00D74B0F">
              <w:t>[Ar]4d</w:t>
            </w:r>
            <w:r w:rsidRPr="00D74B0F">
              <w:rPr>
                <w:vertAlign w:val="superscript"/>
              </w:rPr>
              <w:t>3</w:t>
            </w:r>
            <w:r w:rsidRPr="00D74B0F">
              <w:rPr>
                <w:vertAlign w:val="superscript"/>
                <w:lang w:val="pt-BR"/>
              </w:rPr>
              <w:t xml:space="preserve"> </w:t>
            </w:r>
            <w:r w:rsidRPr="00D74B0F">
              <w:rPr>
                <w:lang w:val="pt-BR"/>
              </w:rPr>
              <w:t xml:space="preserve">    </w:t>
            </w:r>
          </w:p>
          <w:p w:rsidR="003C5A80" w:rsidRPr="00D74B0F" w:rsidRDefault="003C5A80">
            <w:pPr>
              <w:keepNext/>
              <w:keepLines/>
              <w:widowControl w:val="0"/>
              <w:autoSpaceDE w:val="0"/>
              <w:autoSpaceDN w:val="0"/>
              <w:adjustRightInd w:val="0"/>
              <w:rPr>
                <w:lang w:val="pt-BR"/>
              </w:rPr>
            </w:pPr>
            <w:r w:rsidRPr="00D74B0F">
              <w:rPr>
                <w:lang w:val="pt-BR"/>
              </w:rPr>
              <w:t xml:space="preserve">D) </w:t>
            </w:r>
            <w:r w:rsidRPr="00D74B0F">
              <w:t>[Ar]4s</w:t>
            </w:r>
            <w:r w:rsidRPr="00D74B0F">
              <w:rPr>
                <w:vertAlign w:val="superscript"/>
              </w:rPr>
              <w:t>2</w:t>
            </w:r>
            <w:r w:rsidRPr="00D74B0F">
              <w:t>4d</w:t>
            </w:r>
            <w:r w:rsidRPr="00D74B0F">
              <w:rPr>
                <w:vertAlign w:val="superscript"/>
              </w:rPr>
              <w:t>1</w:t>
            </w:r>
          </w:p>
          <w:p w:rsidR="003C5A80" w:rsidRPr="00D74B0F" w:rsidRDefault="003C5A80">
            <w:pPr>
              <w:keepNext/>
              <w:keepLines/>
              <w:widowControl w:val="0"/>
              <w:autoSpaceDE w:val="0"/>
              <w:autoSpaceDN w:val="0"/>
              <w:adjustRightInd w:val="0"/>
              <w:rPr>
                <w:lang w:val="pt-BR"/>
              </w:rPr>
            </w:pPr>
            <w:r w:rsidRPr="00D74B0F">
              <w:rPr>
                <w:lang w:val="pt-BR"/>
              </w:rPr>
              <w:t xml:space="preserve">E) </w:t>
            </w:r>
            <w:r w:rsidRPr="00D74B0F">
              <w:t>[Ar]4s</w:t>
            </w:r>
            <w:r w:rsidRPr="00D74B0F">
              <w:rPr>
                <w:vertAlign w:val="superscript"/>
              </w:rPr>
              <w:t>2</w:t>
            </w:r>
            <w:r w:rsidRPr="00D74B0F">
              <w:t>3d</w:t>
            </w:r>
            <w:r w:rsidRPr="00D74B0F">
              <w:rPr>
                <w:vertAlign w:val="superscript"/>
              </w:rPr>
              <w:t>5</w:t>
            </w:r>
          </w:p>
        </w:tc>
      </w:tr>
    </w:tbl>
    <w:p w:rsidR="003C5A80" w:rsidRPr="00D74B0F" w:rsidRDefault="003C5A80" w:rsidP="00E64F4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3C5A80" w:rsidP="003C5A80">
            <w:pPr>
              <w:keepNext/>
              <w:keepLines/>
              <w:widowControl w:val="0"/>
              <w:autoSpaceDE w:val="0"/>
              <w:autoSpaceDN w:val="0"/>
              <w:adjustRightInd w:val="0"/>
              <w:jc w:val="right"/>
            </w:pPr>
            <w:r w:rsidRPr="00D74B0F">
              <w:t>7.</w:t>
            </w: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 xml:space="preserve">Which of the following has the largest atomic or ionic radius? </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A) S</w:t>
            </w:r>
            <w:r w:rsidRPr="00D74B0F">
              <w:rPr>
                <w:vertAlign w:val="superscript"/>
              </w:rPr>
              <w:t>2-</w:t>
            </w:r>
            <w:r w:rsidRPr="00D74B0F">
              <w:t xml:space="preserve">    </w:t>
            </w:r>
          </w:p>
          <w:p w:rsidR="003C5A80" w:rsidRPr="00D74B0F" w:rsidRDefault="003C5A80">
            <w:pPr>
              <w:keepNext/>
              <w:keepLines/>
              <w:widowControl w:val="0"/>
              <w:autoSpaceDE w:val="0"/>
              <w:autoSpaceDN w:val="0"/>
              <w:adjustRightInd w:val="0"/>
            </w:pPr>
            <w:r w:rsidRPr="00D74B0F">
              <w:t xml:space="preserve">B) Cl     </w:t>
            </w:r>
          </w:p>
          <w:p w:rsidR="003C5A80" w:rsidRPr="00D74B0F" w:rsidRDefault="003C5A80">
            <w:pPr>
              <w:keepNext/>
              <w:keepLines/>
              <w:widowControl w:val="0"/>
              <w:autoSpaceDE w:val="0"/>
              <w:autoSpaceDN w:val="0"/>
              <w:adjustRightInd w:val="0"/>
            </w:pPr>
            <w:r w:rsidRPr="00D74B0F">
              <w:t>C) Cl</w:t>
            </w:r>
            <w:r w:rsidRPr="00D74B0F">
              <w:rPr>
                <w:sz w:val="32"/>
                <w:vertAlign w:val="superscript"/>
              </w:rPr>
              <w:t>-</w:t>
            </w:r>
          </w:p>
          <w:p w:rsidR="003C5A80" w:rsidRPr="00D74B0F" w:rsidRDefault="003C5A80">
            <w:pPr>
              <w:keepNext/>
              <w:keepLines/>
              <w:widowControl w:val="0"/>
              <w:autoSpaceDE w:val="0"/>
              <w:autoSpaceDN w:val="0"/>
              <w:adjustRightInd w:val="0"/>
            </w:pPr>
            <w:r w:rsidRPr="00D74B0F">
              <w:t>D) K</w:t>
            </w:r>
            <w:r w:rsidRPr="00D74B0F">
              <w:rPr>
                <w:vertAlign w:val="superscript"/>
              </w:rPr>
              <w:t xml:space="preserve">+ </w:t>
            </w:r>
            <w:r w:rsidRPr="00D74B0F">
              <w:t xml:space="preserve">    </w:t>
            </w:r>
          </w:p>
          <w:p w:rsidR="003C5A80" w:rsidRPr="00D74B0F" w:rsidRDefault="003C5A80">
            <w:pPr>
              <w:keepNext/>
              <w:keepLines/>
              <w:widowControl w:val="0"/>
              <w:autoSpaceDE w:val="0"/>
              <w:autoSpaceDN w:val="0"/>
              <w:adjustRightInd w:val="0"/>
            </w:pPr>
            <w:r w:rsidRPr="00D74B0F">
              <w:t xml:space="preserve">E) S </w:t>
            </w:r>
          </w:p>
        </w:tc>
      </w:tr>
    </w:tbl>
    <w:p w:rsidR="00D23583" w:rsidRPr="00D74B0F" w:rsidRDefault="00D23583" w:rsidP="00E64F4B"/>
    <w:p w:rsidR="0070191D" w:rsidRPr="00D74B0F" w:rsidRDefault="0070191D" w:rsidP="00D23583"/>
    <w:p w:rsidR="00D23583" w:rsidRPr="00D74B0F" w:rsidRDefault="006C46B8" w:rsidP="00D23583">
      <w:r w:rsidRPr="00D74B0F">
        <w:t>9</w:t>
      </w:r>
      <w:r w:rsidR="00D23583" w:rsidRPr="00D74B0F">
        <w:t>.  What is the best</w:t>
      </w:r>
      <w:r w:rsidR="00D23583" w:rsidRPr="00D74B0F">
        <w:rPr>
          <w:i/>
        </w:rPr>
        <w:t xml:space="preserve"> </w:t>
      </w:r>
      <w:r w:rsidR="00D23583" w:rsidRPr="00D74B0F">
        <w:t>electron configuration for Ni</w:t>
      </w:r>
      <w:r w:rsidR="00D23583" w:rsidRPr="00D74B0F">
        <w:rPr>
          <w:vertAlign w:val="superscript"/>
        </w:rPr>
        <w:t xml:space="preserve">4+ </w:t>
      </w:r>
      <w:r w:rsidR="00D23583" w:rsidRPr="00D74B0F">
        <w:t>?</w:t>
      </w:r>
    </w:p>
    <w:p w:rsidR="00D23583" w:rsidRPr="00D74B0F" w:rsidRDefault="00D23583" w:rsidP="00D23583"/>
    <w:p w:rsidR="00D23583" w:rsidRPr="00D74B0F" w:rsidRDefault="00D23583" w:rsidP="00D23583">
      <w:pPr>
        <w:spacing w:line="360" w:lineRule="auto"/>
        <w:rPr>
          <w:vertAlign w:val="superscript"/>
        </w:rPr>
      </w:pPr>
      <w:r w:rsidRPr="00D74B0F">
        <w:tab/>
        <w:t>A) [Ar]4s</w:t>
      </w:r>
      <w:r w:rsidRPr="00D74B0F">
        <w:rPr>
          <w:vertAlign w:val="superscript"/>
        </w:rPr>
        <w:t>2</w:t>
      </w:r>
      <w:r w:rsidRPr="00D74B0F">
        <w:t>d</w:t>
      </w:r>
      <w:r w:rsidRPr="00D74B0F">
        <w:rPr>
          <w:vertAlign w:val="superscript"/>
        </w:rPr>
        <w:t>4</w:t>
      </w:r>
    </w:p>
    <w:p w:rsidR="00D23583" w:rsidRPr="00D74B0F" w:rsidRDefault="00D23583" w:rsidP="00D23583">
      <w:pPr>
        <w:spacing w:line="360" w:lineRule="auto"/>
      </w:pPr>
      <w:r w:rsidRPr="00D74B0F">
        <w:tab/>
        <w:t>B) [Ar]3d</w:t>
      </w:r>
      <w:r w:rsidRPr="00D74B0F">
        <w:rPr>
          <w:vertAlign w:val="superscript"/>
        </w:rPr>
        <w:t>6</w:t>
      </w:r>
    </w:p>
    <w:p w:rsidR="00D23583" w:rsidRPr="00D74B0F" w:rsidRDefault="00D23583" w:rsidP="00D23583">
      <w:pPr>
        <w:spacing w:line="360" w:lineRule="auto"/>
      </w:pPr>
      <w:r w:rsidRPr="00D74B0F">
        <w:tab/>
        <w:t>C) [Ar]4s</w:t>
      </w:r>
      <w:r w:rsidRPr="00D74B0F">
        <w:rPr>
          <w:vertAlign w:val="superscript"/>
        </w:rPr>
        <w:t>2</w:t>
      </w:r>
      <w:r w:rsidRPr="00D74B0F">
        <w:t>d</w:t>
      </w:r>
      <w:r w:rsidRPr="00D74B0F">
        <w:rPr>
          <w:vertAlign w:val="superscript"/>
        </w:rPr>
        <w:t>6</w:t>
      </w:r>
    </w:p>
    <w:p w:rsidR="00D23583" w:rsidRPr="00D74B0F" w:rsidRDefault="00D23583" w:rsidP="00D23583">
      <w:pPr>
        <w:spacing w:line="360" w:lineRule="auto"/>
        <w:rPr>
          <w:vertAlign w:val="superscript"/>
        </w:rPr>
      </w:pPr>
      <w:r w:rsidRPr="00D74B0F">
        <w:tab/>
        <w:t>D) [Ar]4s</w:t>
      </w:r>
      <w:r w:rsidRPr="00D74B0F">
        <w:rPr>
          <w:vertAlign w:val="superscript"/>
        </w:rPr>
        <w:t>2</w:t>
      </w:r>
      <w:r w:rsidRPr="00D74B0F">
        <w:t>3d</w:t>
      </w:r>
      <w:r w:rsidRPr="00D74B0F">
        <w:rPr>
          <w:vertAlign w:val="superscript"/>
        </w:rPr>
        <w:t>10</w:t>
      </w:r>
      <w:r w:rsidRPr="00D74B0F">
        <w:t>4p</w:t>
      </w:r>
      <w:r w:rsidRPr="00D74B0F">
        <w:rPr>
          <w:vertAlign w:val="superscript"/>
        </w:rPr>
        <w:t>2</w:t>
      </w:r>
    </w:p>
    <w:p w:rsidR="00D23583" w:rsidRPr="00D74B0F" w:rsidRDefault="00D23583" w:rsidP="00D23583">
      <w:pPr>
        <w:spacing w:line="360" w:lineRule="auto"/>
      </w:pPr>
      <w:r w:rsidRPr="00D74B0F">
        <w:tab/>
        <w:t>E) [Ar]4s</w:t>
      </w:r>
      <w:r w:rsidRPr="00D74B0F">
        <w:rPr>
          <w:vertAlign w:val="superscript"/>
        </w:rPr>
        <w:t>0</w:t>
      </w:r>
      <w:r w:rsidRPr="00D74B0F">
        <w:t>3d</w:t>
      </w:r>
      <w:r w:rsidRPr="00D74B0F">
        <w:rPr>
          <w:vertAlign w:val="superscript"/>
        </w:rPr>
        <w:t>10</w:t>
      </w:r>
      <w:r w:rsidRPr="00D74B0F">
        <w:t>4p</w:t>
      </w:r>
      <w:r w:rsidRPr="00D74B0F">
        <w:rPr>
          <w:vertAlign w:val="superscript"/>
        </w:rPr>
        <w:t>4</w:t>
      </w:r>
    </w:p>
    <w:p w:rsidR="00D23583" w:rsidRPr="00D74B0F" w:rsidRDefault="00D23583" w:rsidP="00D23583"/>
    <w:p w:rsidR="00D23583" w:rsidRPr="00D74B0F" w:rsidRDefault="006C46B8" w:rsidP="00D23583">
      <w:r w:rsidRPr="00D74B0F">
        <w:t>10</w:t>
      </w:r>
      <w:r w:rsidR="00D23583" w:rsidRPr="00D74B0F">
        <w:t>.  Which best describes the number and type of bonds in SiO</w:t>
      </w:r>
      <w:r w:rsidR="00D23583" w:rsidRPr="00D74B0F">
        <w:rPr>
          <w:vertAlign w:val="subscript"/>
        </w:rPr>
        <w:t>2</w:t>
      </w:r>
      <w:r w:rsidR="00D23583" w:rsidRPr="00D74B0F">
        <w:t>?</w:t>
      </w:r>
    </w:p>
    <w:p w:rsidR="00D23583" w:rsidRPr="00D74B0F" w:rsidRDefault="00D23583" w:rsidP="00D23583"/>
    <w:p w:rsidR="00D23583" w:rsidRPr="00D74B0F" w:rsidRDefault="00D23583" w:rsidP="00D23583">
      <w:r w:rsidRPr="00D74B0F">
        <w:tab/>
        <w:t>A) 1 Si to O single bond and 1 Si to O double bond</w:t>
      </w:r>
    </w:p>
    <w:p w:rsidR="00D23583" w:rsidRPr="00D74B0F" w:rsidRDefault="00D23583" w:rsidP="00D23583">
      <w:r w:rsidRPr="00D74B0F">
        <w:tab/>
        <w:t>B) 1 O to O double bond and 1 Si to O single bond</w:t>
      </w:r>
    </w:p>
    <w:p w:rsidR="00D23583" w:rsidRPr="00D74B0F" w:rsidRDefault="00D23583" w:rsidP="00D23583">
      <w:r w:rsidRPr="00D74B0F">
        <w:tab/>
        <w:t>C) 1 O to O single bond and 1 Si to O double bond</w:t>
      </w:r>
    </w:p>
    <w:p w:rsidR="00D23583" w:rsidRPr="00D74B0F" w:rsidRDefault="00D23583" w:rsidP="00D23583">
      <w:r w:rsidRPr="00D74B0F">
        <w:tab/>
        <w:t>D) 2 Si to O double bonds</w:t>
      </w:r>
    </w:p>
    <w:p w:rsidR="00D23583" w:rsidRPr="00D74B0F" w:rsidRDefault="00D23583" w:rsidP="00D23583">
      <w:r w:rsidRPr="00D74B0F">
        <w:tab/>
        <w:t>E) 1 Si to O triple bond and 1 Si to O single bond</w:t>
      </w:r>
    </w:p>
    <w:p w:rsidR="00D23583" w:rsidRPr="00D74B0F" w:rsidRDefault="00D23583" w:rsidP="00D23583"/>
    <w:p w:rsidR="006C46B8" w:rsidRPr="00D74B0F" w:rsidRDefault="006C46B8" w:rsidP="00D23583"/>
    <w:p w:rsidR="006C46B8" w:rsidRPr="00D74B0F" w:rsidRDefault="006C46B8" w:rsidP="00D23583"/>
    <w:p w:rsidR="006C46B8" w:rsidRPr="00D74B0F" w:rsidRDefault="006C46B8" w:rsidP="00D23583"/>
    <w:p w:rsidR="006C46B8" w:rsidRPr="00D74B0F" w:rsidRDefault="006C46B8" w:rsidP="00D23583"/>
    <w:p w:rsidR="006C46B8" w:rsidRPr="00D74B0F" w:rsidRDefault="006C46B8" w:rsidP="00D23583"/>
    <w:p w:rsidR="00D23583" w:rsidRPr="00D74B0F" w:rsidRDefault="006C46B8" w:rsidP="00D23583">
      <w:r w:rsidRPr="00D74B0F">
        <w:t>11</w:t>
      </w:r>
      <w:r w:rsidR="00D23583" w:rsidRPr="00D74B0F">
        <w:t>.  What is the formal charge the O atom in the following structure?</w:t>
      </w:r>
    </w:p>
    <w:p w:rsidR="00D23583" w:rsidRPr="00D74B0F" w:rsidRDefault="00D23583" w:rsidP="00D23583">
      <w:pPr>
        <w:jc w:val="center"/>
      </w:pPr>
    </w:p>
    <w:p w:rsidR="00D23583" w:rsidRPr="00D74B0F" w:rsidRDefault="00D23583" w:rsidP="00D23583">
      <w:pPr>
        <w:jc w:val="center"/>
      </w:pPr>
      <w:r w:rsidRPr="00D74B0F">
        <w:rPr>
          <w:noProof/>
        </w:rPr>
        <w:drawing>
          <wp:inline distT="0" distB="0" distL="0" distR="0">
            <wp:extent cx="1752600" cy="990600"/>
            <wp:effectExtent l="25400" t="0" r="0" b="0"/>
            <wp:docPr id="21"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132029" cy="1134487"/>
                      <a:chOff x="1008971" y="1374264"/>
                      <a:chExt cx="2132029" cy="1134487"/>
                    </a:xfrm>
                  </a:grpSpPr>
                  <a:grpSp>
                    <a:nvGrpSpPr>
                      <a:cNvPr id="19" name="Group 18"/>
                      <a:cNvGrpSpPr/>
                    </a:nvGrpSpPr>
                    <a:grpSpPr>
                      <a:xfrm>
                        <a:off x="1008971" y="1374264"/>
                        <a:ext cx="2132029" cy="1134487"/>
                        <a:chOff x="1008971" y="1374264"/>
                        <a:chExt cx="2132029" cy="1134487"/>
                      </a:xfrm>
                    </a:grpSpPr>
                    <a:sp>
                      <a:nvSpPr>
                        <a:cNvPr id="4" name="TextBox 3"/>
                        <a:cNvSpPr txBox="1"/>
                      </a:nvSpPr>
                      <a:spPr>
                        <a:xfrm>
                          <a:off x="1677249" y="1820814"/>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sp>
                      <a:nvSpPr>
                        <a:cNvPr id="5" name="TextBox 4"/>
                        <a:cNvSpPr txBox="1"/>
                      </a:nvSpPr>
                      <a:spPr>
                        <a:xfrm>
                          <a:off x="1134780" y="1829466"/>
                          <a:ext cx="348473"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P</a:t>
                            </a:r>
                            <a:endParaRPr lang="en-US" sz="2400" b="1" dirty="0"/>
                          </a:p>
                        </a:txBody>
                        <a:useSpRect/>
                      </a:txSp>
                    </a:sp>
                    <a:sp>
                      <a:nvSpPr>
                        <a:cNvPr id="6" name="TextBox 5"/>
                        <a:cNvSpPr txBox="1"/>
                      </a:nvSpPr>
                      <a:spPr>
                        <a:xfrm>
                          <a:off x="2213025" y="1829466"/>
                          <a:ext cx="39280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O</a:t>
                            </a:r>
                            <a:endParaRPr lang="en-US" sz="2400" b="1" dirty="0"/>
                          </a:p>
                        </a:txBody>
                        <a:useSpRect/>
                      </a:txSp>
                    </a:sp>
                    <a:cxnSp>
                      <a:nvCxnSpPr>
                        <a:cNvPr id="8" name="Straight Connector 7"/>
                        <a:cNvCxnSpPr/>
                      </a:nvCxnSpPr>
                      <a:spPr>
                        <a:xfrm>
                          <a:off x="1958884" y="2075509"/>
                          <a:ext cx="293414"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9" name="Straight Connector 8"/>
                        <a:cNvCxnSpPr/>
                      </a:nvCxnSpPr>
                      <a:spPr>
                        <a:xfrm>
                          <a:off x="1416415" y="2084161"/>
                          <a:ext cx="293414"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0" name="Straight Connector 9"/>
                        <a:cNvCxnSpPr/>
                      </a:nvCxnSpPr>
                      <a:spPr>
                        <a:xfrm>
                          <a:off x="1425049" y="2164687"/>
                          <a:ext cx="293414"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1" name="Straight Connector 10"/>
                        <a:cNvCxnSpPr/>
                      </a:nvCxnSpPr>
                      <a:spPr>
                        <a:xfrm>
                          <a:off x="1409722" y="2005633"/>
                          <a:ext cx="293414"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12" name="TextBox 11"/>
                        <a:cNvSpPr txBox="1"/>
                      </a:nvSpPr>
                      <a:spPr>
                        <a:xfrm>
                          <a:off x="2437308" y="1790202"/>
                          <a:ext cx="26957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3" name="TextBox 12"/>
                        <a:cNvSpPr txBox="1"/>
                      </a:nvSpPr>
                      <a:spPr>
                        <a:xfrm>
                          <a:off x="1008971" y="1759084"/>
                          <a:ext cx="26957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4" name="TextBox 13"/>
                        <a:cNvSpPr txBox="1"/>
                      </a:nvSpPr>
                      <a:spPr>
                        <a:xfrm>
                          <a:off x="2230293" y="1703022"/>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5" name="TextBox 14"/>
                        <a:cNvSpPr txBox="1"/>
                      </a:nvSpPr>
                      <a:spPr>
                        <a:xfrm>
                          <a:off x="2238927" y="2047086"/>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6" name="Right Bracket 15"/>
                        <a:cNvSpPr/>
                      </a:nvSpPr>
                      <a:spPr>
                        <a:xfrm>
                          <a:off x="1008971" y="1679064"/>
                          <a:ext cx="474282" cy="805729"/>
                        </a:xfrm>
                        <a:prstGeom prst="rightBracket">
                          <a:avLst/>
                        </a:prstGeom>
                        <a:ln>
                          <a:solidFill>
                            <a:schemeClr val="tx1"/>
                          </a:solidFill>
                        </a:ln>
                        <a:effectLst/>
                        <a:scene3d>
                          <a:camera prst="orthographicFront">
                            <a:rot lat="0" lon="0" rev="1080000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7" name="Right Bracket 16"/>
                        <a:cNvSpPr/>
                      </a:nvSpPr>
                      <a:spPr>
                        <a:xfrm>
                          <a:off x="2311499" y="1663758"/>
                          <a:ext cx="474282" cy="805729"/>
                        </a:xfrm>
                        <a:prstGeom prst="righ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8" name="TextBox 17"/>
                        <a:cNvSpPr txBox="1"/>
                      </a:nvSpPr>
                      <a:spPr>
                        <a:xfrm>
                          <a:off x="2822847" y="1374264"/>
                          <a:ext cx="318153" cy="615553"/>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3400" b="1" dirty="0" smtClean="0"/>
                              <a:t>-</a:t>
                            </a:r>
                            <a:endParaRPr lang="en-US" sz="3400" b="1" dirty="0"/>
                          </a:p>
                        </a:txBody>
                        <a:useSpRect/>
                      </a:txSp>
                    </a:sp>
                  </a:grpSp>
                </lc:lockedCanvas>
              </a:graphicData>
            </a:graphic>
          </wp:inline>
        </w:drawing>
      </w:r>
    </w:p>
    <w:p w:rsidR="00D23583" w:rsidRPr="00D74B0F" w:rsidRDefault="00D23583" w:rsidP="00D23583">
      <w:r w:rsidRPr="00D74B0F">
        <w:tab/>
        <w:t>A) 0</w:t>
      </w:r>
    </w:p>
    <w:p w:rsidR="00D23583" w:rsidRPr="00D74B0F" w:rsidRDefault="00D23583" w:rsidP="00D23583">
      <w:r w:rsidRPr="00D74B0F">
        <w:tab/>
        <w:t>B) -1</w:t>
      </w:r>
    </w:p>
    <w:p w:rsidR="00D23583" w:rsidRPr="00D74B0F" w:rsidRDefault="00D23583" w:rsidP="00D23583">
      <w:r w:rsidRPr="00D74B0F">
        <w:tab/>
        <w:t>C) -2</w:t>
      </w:r>
    </w:p>
    <w:p w:rsidR="00D23583" w:rsidRPr="00D74B0F" w:rsidRDefault="00D23583" w:rsidP="00D23583">
      <w:r w:rsidRPr="00D74B0F">
        <w:tab/>
        <w:t>D) +1</w:t>
      </w:r>
    </w:p>
    <w:p w:rsidR="00D23583" w:rsidRPr="00D74B0F" w:rsidRDefault="00D23583" w:rsidP="00D23583">
      <w:r w:rsidRPr="00D74B0F">
        <w:tab/>
        <w:t>E) +2</w:t>
      </w:r>
    </w:p>
    <w:p w:rsidR="00D23583" w:rsidRPr="00D74B0F" w:rsidRDefault="00D23583" w:rsidP="00D23583"/>
    <w:p w:rsidR="00D23583" w:rsidRPr="00D74B0F" w:rsidRDefault="006C46B8" w:rsidP="00D23583">
      <w:r w:rsidRPr="00D74B0F">
        <w:t>12</w:t>
      </w:r>
      <w:r w:rsidR="00D23583" w:rsidRPr="00D74B0F">
        <w:t>.  The following Lewis structure was drawn for a Period 3 element.  Identify the element.</w:t>
      </w:r>
    </w:p>
    <w:p w:rsidR="00D23583" w:rsidRPr="00D74B0F" w:rsidRDefault="00D23583" w:rsidP="00D23583"/>
    <w:p w:rsidR="00D23583" w:rsidRPr="00D74B0F" w:rsidRDefault="00D23583" w:rsidP="00D23583">
      <w:pPr>
        <w:jc w:val="center"/>
      </w:pPr>
      <w:r w:rsidRPr="00D74B0F">
        <w:rPr>
          <w:noProof/>
        </w:rPr>
        <w:drawing>
          <wp:inline distT="0" distB="0" distL="0" distR="0">
            <wp:extent cx="1308100" cy="1854200"/>
            <wp:effectExtent l="0" t="0" r="0" b="0"/>
            <wp:docPr id="23"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59356" cy="2177393"/>
                      <a:chOff x="1321000" y="3713022"/>
                      <a:chExt cx="1559356" cy="2177393"/>
                    </a:xfrm>
                  </a:grpSpPr>
                  <a:grpSp>
                    <a:nvGrpSpPr>
                      <a:cNvPr id="44" name="Group 43"/>
                      <a:cNvGrpSpPr/>
                    </a:nvGrpSpPr>
                    <a:grpSpPr>
                      <a:xfrm>
                        <a:off x="1321000" y="3713022"/>
                        <a:ext cx="1559356" cy="2177393"/>
                        <a:chOff x="1321000" y="3713022"/>
                        <a:chExt cx="1559356" cy="2177393"/>
                      </a:xfrm>
                    </a:grpSpPr>
                    <a:sp>
                      <a:nvSpPr>
                        <a:cNvPr id="20" name="TextBox 19"/>
                        <a:cNvSpPr txBox="1"/>
                      </a:nvSpPr>
                      <a:spPr>
                        <a:xfrm>
                          <a:off x="1904727" y="4526079"/>
                          <a:ext cx="334797"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E</a:t>
                            </a:r>
                            <a:endParaRPr lang="en-US" sz="2400" b="1" dirty="0"/>
                          </a:p>
                        </a:txBody>
                        <a:useSpRect/>
                      </a:txSp>
                    </a:sp>
                    <a:cxnSp>
                      <a:nvCxnSpPr>
                        <a:cNvPr id="21" name="Straight Connector 20"/>
                        <a:cNvCxnSpPr/>
                      </a:nvCxnSpPr>
                      <a:spPr>
                        <a:xfrm>
                          <a:off x="2231089" y="4743499"/>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2" name="Straight Connector 21"/>
                        <a:cNvCxnSpPr/>
                      </a:nvCxnSpPr>
                      <a:spPr>
                        <a:xfrm>
                          <a:off x="2239723" y="4824025"/>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3" name="Straight Connector 22"/>
                        <a:cNvCxnSpPr/>
                      </a:nvCxnSpPr>
                      <a:spPr>
                        <a:xfrm>
                          <a:off x="1626314" y="4749337"/>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4" name="Straight Connector 23"/>
                        <a:cNvCxnSpPr/>
                      </a:nvCxnSpPr>
                      <a:spPr>
                        <a:xfrm>
                          <a:off x="1634948" y="4829863"/>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5" name="Straight Connector 24"/>
                        <a:cNvCxnSpPr/>
                      </a:nvCxnSpPr>
                      <a:spPr>
                        <a:xfrm>
                          <a:off x="1952473" y="5122987"/>
                          <a:ext cx="29341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26" name="Straight Connector 25"/>
                        <a:cNvCxnSpPr/>
                      </a:nvCxnSpPr>
                      <a:spPr>
                        <a:xfrm>
                          <a:off x="1933898" y="4469296"/>
                          <a:ext cx="29341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28" name="TextBox 27"/>
                        <a:cNvSpPr txBox="1"/>
                      </a:nvSpPr>
                      <a:spPr>
                        <a:xfrm>
                          <a:off x="2487550" y="4546701"/>
                          <a:ext cx="39280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O</a:t>
                            </a:r>
                            <a:endParaRPr lang="en-US" sz="2400" b="1" dirty="0"/>
                          </a:p>
                        </a:txBody>
                        <a:useSpRect/>
                      </a:txSp>
                    </a:sp>
                    <a:sp>
                      <a:nvSpPr>
                        <a:cNvPr id="30" name="TextBox 29"/>
                        <a:cNvSpPr txBox="1"/>
                      </a:nvSpPr>
                      <a:spPr>
                        <a:xfrm>
                          <a:off x="2504818" y="4420257"/>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31" name="TextBox 30"/>
                        <a:cNvSpPr txBox="1"/>
                      </a:nvSpPr>
                      <a:spPr>
                        <a:xfrm>
                          <a:off x="2513452" y="4764321"/>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33" name="TextBox 32"/>
                        <a:cNvSpPr txBox="1"/>
                      </a:nvSpPr>
                      <a:spPr>
                        <a:xfrm>
                          <a:off x="1321000" y="4552539"/>
                          <a:ext cx="39280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O</a:t>
                            </a:r>
                            <a:endParaRPr lang="en-US" sz="2400" b="1" dirty="0"/>
                          </a:p>
                        </a:txBody>
                        <a:useSpRect/>
                      </a:txSp>
                    </a:sp>
                    <a:sp>
                      <a:nvSpPr>
                        <a:cNvPr id="34" name="TextBox 33"/>
                        <a:cNvSpPr txBox="1"/>
                      </a:nvSpPr>
                      <a:spPr>
                        <a:xfrm>
                          <a:off x="1338268" y="4426095"/>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35" name="TextBox 34"/>
                        <a:cNvSpPr txBox="1"/>
                      </a:nvSpPr>
                      <a:spPr>
                        <a:xfrm>
                          <a:off x="1346902" y="4770159"/>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36" name="TextBox 35"/>
                        <a:cNvSpPr txBox="1"/>
                      </a:nvSpPr>
                      <a:spPr>
                        <a:xfrm>
                          <a:off x="1878499" y="3854093"/>
                          <a:ext cx="423163"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err="1" smtClean="0"/>
                              <a:t>Cl</a:t>
                            </a:r>
                            <a:endParaRPr lang="en-US" sz="2400" b="1" dirty="0"/>
                          </a:p>
                        </a:txBody>
                        <a:useSpRect/>
                      </a:txSp>
                    </a:sp>
                    <a:sp>
                      <a:nvSpPr>
                        <a:cNvPr id="37" name="TextBox 36"/>
                        <a:cNvSpPr txBox="1"/>
                      </a:nvSpPr>
                      <a:spPr>
                        <a:xfrm>
                          <a:off x="1859924" y="5178989"/>
                          <a:ext cx="423163"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err="1" smtClean="0"/>
                              <a:t>Cl</a:t>
                            </a:r>
                            <a:endParaRPr lang="en-US" sz="2400" b="1" dirty="0"/>
                          </a:p>
                        </a:txBody>
                        <a:useSpRect/>
                      </a:txSp>
                    </a:sp>
                    <a:sp>
                      <a:nvSpPr>
                        <a:cNvPr id="38" name="TextBox 37"/>
                        <a:cNvSpPr txBox="1"/>
                      </a:nvSpPr>
                      <a:spPr>
                        <a:xfrm>
                          <a:off x="2125633" y="3823481"/>
                          <a:ext cx="26957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39" name="TextBox 38"/>
                        <a:cNvSpPr txBox="1"/>
                      </a:nvSpPr>
                      <a:spPr>
                        <a:xfrm>
                          <a:off x="1765108" y="3804892"/>
                          <a:ext cx="26957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40" name="TextBox 39"/>
                        <a:cNvSpPr txBox="1"/>
                      </a:nvSpPr>
                      <a:spPr>
                        <a:xfrm>
                          <a:off x="1893083" y="3713022"/>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41" name="TextBox 40"/>
                        <a:cNvSpPr txBox="1"/>
                      </a:nvSpPr>
                      <a:spPr>
                        <a:xfrm>
                          <a:off x="1898933" y="5428750"/>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42" name="TextBox 41"/>
                        <a:cNvSpPr txBox="1"/>
                      </a:nvSpPr>
                      <a:spPr>
                        <a:xfrm>
                          <a:off x="2131483" y="5148377"/>
                          <a:ext cx="26957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43" name="TextBox 42"/>
                        <a:cNvSpPr txBox="1"/>
                      </a:nvSpPr>
                      <a:spPr>
                        <a:xfrm>
                          <a:off x="1770958" y="5154215"/>
                          <a:ext cx="26957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grpSp>
                </lc:lockedCanvas>
              </a:graphicData>
            </a:graphic>
          </wp:inline>
        </w:drawing>
      </w:r>
    </w:p>
    <w:p w:rsidR="00D23583" w:rsidRPr="00D74B0F" w:rsidRDefault="00D23583" w:rsidP="00D23583">
      <w:r w:rsidRPr="00D74B0F">
        <w:tab/>
        <w:t>A) Se</w:t>
      </w:r>
    </w:p>
    <w:p w:rsidR="00D23583" w:rsidRPr="00D74B0F" w:rsidRDefault="00D23583" w:rsidP="00D23583">
      <w:r w:rsidRPr="00D74B0F">
        <w:tab/>
        <w:t>B) S</w:t>
      </w:r>
    </w:p>
    <w:p w:rsidR="00D23583" w:rsidRPr="00D74B0F" w:rsidRDefault="00D23583" w:rsidP="00D23583">
      <w:r w:rsidRPr="00D74B0F">
        <w:tab/>
        <w:t>C) Br</w:t>
      </w:r>
    </w:p>
    <w:p w:rsidR="00D23583" w:rsidRPr="00D74B0F" w:rsidRDefault="00D23583" w:rsidP="00D23583">
      <w:r w:rsidRPr="00D74B0F">
        <w:tab/>
        <w:t>D) Cl</w:t>
      </w:r>
    </w:p>
    <w:p w:rsidR="00D23583" w:rsidRPr="00D74B0F" w:rsidRDefault="00D23583" w:rsidP="00D23583">
      <w:r w:rsidRPr="00D74B0F">
        <w:tab/>
        <w:t>E) Si</w:t>
      </w:r>
    </w:p>
    <w:p w:rsidR="00D23583" w:rsidRPr="00D74B0F" w:rsidRDefault="00D23583" w:rsidP="00D23583"/>
    <w:p w:rsidR="00D23583" w:rsidRPr="00D74B0F" w:rsidRDefault="006C46B8" w:rsidP="00D23583">
      <w:r w:rsidRPr="00D74B0F">
        <w:br w:type="page"/>
      </w:r>
      <w:r w:rsidR="00D23583" w:rsidRPr="00D74B0F">
        <w:t>1</w:t>
      </w:r>
      <w:r w:rsidRPr="00D74B0F">
        <w:t>3</w:t>
      </w:r>
      <w:r w:rsidR="00D23583" w:rsidRPr="00D74B0F">
        <w:t xml:space="preserve">.  Which resonance structure is the greatest contributor to the resonance hybrid? </w:t>
      </w:r>
    </w:p>
    <w:p w:rsidR="00D23583" w:rsidRPr="00D74B0F" w:rsidRDefault="00E75B78" w:rsidP="00D23583">
      <w:r w:rsidRPr="00D74B0F">
        <w:t>ANS: A</w:t>
      </w:r>
    </w:p>
    <w:p w:rsidR="00D23583" w:rsidRPr="00D74B0F" w:rsidRDefault="00D23583" w:rsidP="00D23583">
      <w:pPr>
        <w:jc w:val="center"/>
      </w:pPr>
      <w:r w:rsidRPr="00D74B0F">
        <w:rPr>
          <w:noProof/>
        </w:rPr>
        <w:drawing>
          <wp:inline distT="0" distB="0" distL="0" distR="0">
            <wp:extent cx="5486400" cy="3327400"/>
            <wp:effectExtent l="0" t="0" r="0" b="0"/>
            <wp:docPr id="24"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341931" cy="3845987"/>
                      <a:chOff x="689741" y="785991"/>
                      <a:chExt cx="6341931" cy="3845987"/>
                    </a:xfrm>
                  </a:grpSpPr>
                  <a:grpSp>
                    <a:nvGrpSpPr>
                      <a:cNvPr id="130" name="Group 129"/>
                      <a:cNvGrpSpPr/>
                    </a:nvGrpSpPr>
                    <a:grpSpPr>
                      <a:xfrm>
                        <a:off x="689741" y="785991"/>
                        <a:ext cx="6341931" cy="3845987"/>
                        <a:chOff x="689741" y="785991"/>
                        <a:chExt cx="6341931" cy="3845987"/>
                      </a:xfrm>
                    </a:grpSpPr>
                    <a:grpSp>
                      <a:nvGrpSpPr>
                        <a:cNvPr id="3" name="Group 112"/>
                        <a:cNvGrpSpPr/>
                      </a:nvGrpSpPr>
                      <a:grpSpPr>
                        <a:xfrm>
                          <a:off x="4572000" y="1044541"/>
                          <a:ext cx="2077465" cy="863125"/>
                          <a:chOff x="4572000" y="1044541"/>
                          <a:chExt cx="2077465" cy="863125"/>
                        </a:xfrm>
                      </a:grpSpPr>
                      <a:sp>
                        <a:nvSpPr>
                          <a:cNvPr id="46" name="TextBox 45"/>
                          <a:cNvSpPr txBox="1"/>
                        </a:nvSpPr>
                        <a:spPr>
                          <a:xfrm>
                            <a:off x="4572000" y="1044541"/>
                            <a:ext cx="420232"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D)</a:t>
                              </a:r>
                              <a:endParaRPr lang="en-US" sz="2000" dirty="0"/>
                            </a:p>
                          </a:txBody>
                          <a:useSpRect/>
                        </a:txSp>
                      </a:sp>
                      <a:sp>
                        <a:nvSpPr>
                          <a:cNvPr id="47" name="TextBox 46"/>
                          <a:cNvSpPr txBox="1"/>
                        </a:nvSpPr>
                        <a:spPr>
                          <a:xfrm>
                            <a:off x="5566567" y="1150363"/>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cxnSp>
                        <a:nvCxnSpPr>
                          <a:cNvPr id="48" name="Straight Connector 47"/>
                          <a:cNvCxnSpPr/>
                        </a:nvCxnSpPr>
                        <a:spPr>
                          <a:xfrm>
                            <a:off x="5868504" y="1343356"/>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49" name="Straight Connector 48"/>
                          <a:cNvCxnSpPr/>
                        </a:nvCxnSpPr>
                        <a:spPr>
                          <a:xfrm>
                            <a:off x="5877138" y="1423882"/>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50" name="Straight Connector 49"/>
                          <a:cNvCxnSpPr/>
                        </a:nvCxnSpPr>
                        <a:spPr>
                          <a:xfrm>
                            <a:off x="5288154" y="1446902"/>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51" name="Straight Connector 50"/>
                          <a:cNvCxnSpPr/>
                        </a:nvCxnSpPr>
                        <a:spPr>
                          <a:xfrm>
                            <a:off x="5882988" y="1503001"/>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53" name="TextBox 52"/>
                          <a:cNvSpPr txBox="1"/>
                        </a:nvSpPr>
                        <a:spPr>
                          <a:xfrm>
                            <a:off x="6149390" y="1170985"/>
                            <a:ext cx="33013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S</a:t>
                              </a:r>
                              <a:endParaRPr lang="en-US" sz="2400" b="1" dirty="0"/>
                            </a:p>
                          </a:txBody>
                          <a:useSpRect/>
                        </a:txSp>
                      </a:sp>
                      <a:sp>
                        <a:nvSpPr>
                          <a:cNvPr id="54" name="TextBox 53"/>
                          <a:cNvSpPr txBox="1"/>
                        </a:nvSpPr>
                        <a:spPr>
                          <a:xfrm>
                            <a:off x="6313208" y="1117822"/>
                            <a:ext cx="269575" cy="461665"/>
                          </a:xfrm>
                          <a:prstGeom prst="rect">
                            <a:avLst/>
                          </a:prstGeom>
                          <a:noFill/>
                          <a:scene3d>
                            <a:camera prst="orthographicFront">
                              <a:rot lat="0" lon="0" rev="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55" name="TextBox 54"/>
                          <a:cNvSpPr txBox="1"/>
                        </a:nvSpPr>
                        <a:spPr>
                          <a:xfrm>
                            <a:off x="4982840" y="1176823"/>
                            <a:ext cx="38739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N</a:t>
                              </a:r>
                              <a:endParaRPr lang="en-US" sz="2400" b="1" dirty="0"/>
                            </a:p>
                          </a:txBody>
                          <a:useSpRect/>
                        </a:txSp>
                      </a:sp>
                      <a:sp>
                        <a:nvSpPr>
                          <a:cNvPr id="56" name="TextBox 55"/>
                          <a:cNvSpPr txBox="1"/>
                        </a:nvSpPr>
                        <a:spPr>
                          <a:xfrm>
                            <a:off x="5000108" y="1050379"/>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57" name="TextBox 56"/>
                          <a:cNvSpPr txBox="1"/>
                        </a:nvSpPr>
                        <a:spPr>
                          <a:xfrm>
                            <a:off x="4999208" y="1414336"/>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58" name="TextBox 57"/>
                          <a:cNvSpPr txBox="1"/>
                        </a:nvSpPr>
                        <a:spPr>
                          <a:xfrm>
                            <a:off x="4907358" y="1175904"/>
                            <a:ext cx="269575" cy="461665"/>
                          </a:xfrm>
                          <a:prstGeom prst="rect">
                            <a:avLst/>
                          </a:prstGeom>
                          <a:noFill/>
                          <a:scene3d>
                            <a:camera prst="orthographicFront">
                              <a:rot lat="0" lon="0" rev="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59" name="Right Bracket 58"/>
                          <a:cNvSpPr/>
                        </a:nvSpPr>
                        <a:spPr>
                          <a:xfrm>
                            <a:off x="6175183" y="1096099"/>
                            <a:ext cx="474282" cy="805729"/>
                          </a:xfrm>
                          <a:prstGeom prst="righ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60" name="Right Bracket 59"/>
                          <a:cNvSpPr/>
                        </a:nvSpPr>
                        <a:spPr>
                          <a:xfrm>
                            <a:off x="4935358" y="1101937"/>
                            <a:ext cx="474282" cy="805729"/>
                          </a:xfrm>
                          <a:prstGeom prst="rightBracket">
                            <a:avLst/>
                          </a:prstGeom>
                          <a:ln>
                            <a:solidFill>
                              <a:schemeClr val="tx1"/>
                            </a:solidFill>
                          </a:ln>
                          <a:effectLst/>
                          <a:scene3d>
                            <a:camera prst="orthographicFront">
                              <a:rot lat="0" lon="0" rev="1080000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grpSp>
                    <a:sp>
                      <a:nvSpPr>
                        <a:cNvPr id="61" name="TextBox 60"/>
                        <a:cNvSpPr txBox="1"/>
                      </a:nvSpPr>
                      <a:spPr>
                        <a:xfrm>
                          <a:off x="6721371" y="785991"/>
                          <a:ext cx="310301" cy="584776"/>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3200" b="1" dirty="0" smtClean="0"/>
                              <a:t>-</a:t>
                            </a:r>
                            <a:endParaRPr lang="en-US" sz="3200" b="1" dirty="0"/>
                          </a:p>
                        </a:txBody>
                        <a:useSpRect/>
                      </a:txSp>
                    </a:sp>
                    <a:sp>
                      <a:nvSpPr>
                        <a:cNvPr id="64" name="TextBox 63"/>
                        <a:cNvSpPr txBox="1"/>
                      </a:nvSpPr>
                      <a:spPr>
                        <a:xfrm>
                          <a:off x="738591" y="2375275"/>
                          <a:ext cx="401948"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B)</a:t>
                            </a:r>
                            <a:endParaRPr lang="en-US" sz="2000" dirty="0"/>
                          </a:p>
                        </a:txBody>
                        <a:useSpRect/>
                      </a:txSp>
                    </a:sp>
                    <a:sp>
                      <a:nvSpPr>
                        <a:cNvPr id="65" name="TextBox 64"/>
                        <a:cNvSpPr txBox="1"/>
                      </a:nvSpPr>
                      <a:spPr>
                        <a:xfrm>
                          <a:off x="1733158" y="2481097"/>
                          <a:ext cx="38739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N</a:t>
                            </a:r>
                            <a:endParaRPr lang="en-US" sz="2400" b="1" dirty="0"/>
                          </a:p>
                        </a:txBody>
                        <a:useSpRect/>
                      </a:txSp>
                    </a:sp>
                    <a:cxnSp>
                      <a:nvCxnSpPr>
                        <a:cNvPr id="66" name="Straight Connector 65"/>
                        <a:cNvCxnSpPr/>
                      </a:nvCxnSpPr>
                      <a:spPr>
                        <a:xfrm>
                          <a:off x="2059520" y="2698517"/>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67" name="Straight Connector 66"/>
                        <a:cNvCxnSpPr/>
                      </a:nvCxnSpPr>
                      <a:spPr>
                        <a:xfrm>
                          <a:off x="2068154" y="2779043"/>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68" name="Straight Connector 67"/>
                        <a:cNvCxnSpPr/>
                      </a:nvCxnSpPr>
                      <a:spPr>
                        <a:xfrm>
                          <a:off x="1454745" y="2704355"/>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69" name="Straight Connector 68"/>
                        <a:cNvCxnSpPr/>
                      </a:nvCxnSpPr>
                      <a:spPr>
                        <a:xfrm>
                          <a:off x="1463379" y="2784881"/>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70" name="TextBox 69"/>
                        <a:cNvSpPr txBox="1"/>
                      </a:nvSpPr>
                      <a:spPr>
                        <a:xfrm>
                          <a:off x="2315981" y="2501719"/>
                          <a:ext cx="33013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S</a:t>
                            </a:r>
                            <a:endParaRPr lang="en-US" sz="2400" b="1" dirty="0"/>
                          </a:p>
                        </a:txBody>
                        <a:useSpRect/>
                      </a:txSp>
                    </a:sp>
                    <a:sp>
                      <a:nvSpPr>
                        <a:cNvPr id="71" name="TextBox 70"/>
                        <a:cNvSpPr txBox="1"/>
                      </a:nvSpPr>
                      <a:spPr>
                        <a:xfrm>
                          <a:off x="2333249" y="2375275"/>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72" name="TextBox 71"/>
                        <a:cNvSpPr txBox="1"/>
                      </a:nvSpPr>
                      <a:spPr>
                        <a:xfrm>
                          <a:off x="1149431" y="2507557"/>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C</a:t>
                            </a:r>
                            <a:endParaRPr lang="en-US" sz="2400" b="1" dirty="0"/>
                          </a:p>
                        </a:txBody>
                        <a:useSpRect/>
                      </a:txSp>
                    </a:sp>
                    <a:sp>
                      <a:nvSpPr>
                        <a:cNvPr id="73" name="TextBox 72"/>
                        <a:cNvSpPr txBox="1"/>
                      </a:nvSpPr>
                      <a:spPr>
                        <a:xfrm>
                          <a:off x="1166699" y="2381113"/>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74" name="TextBox 73"/>
                        <a:cNvSpPr txBox="1"/>
                      </a:nvSpPr>
                      <a:spPr>
                        <a:xfrm>
                          <a:off x="1165799" y="2745070"/>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75" name="TextBox 74"/>
                        <a:cNvSpPr txBox="1"/>
                      </a:nvSpPr>
                      <a:spPr>
                        <a:xfrm>
                          <a:off x="2319624" y="2750908"/>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76" name="Right Bracket 75"/>
                        <a:cNvSpPr/>
                      </a:nvSpPr>
                      <a:spPr>
                        <a:xfrm>
                          <a:off x="2341774" y="2426833"/>
                          <a:ext cx="474282" cy="805729"/>
                        </a:xfrm>
                        <a:prstGeom prst="righ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77" name="Right Bracket 76"/>
                        <a:cNvSpPr/>
                      </a:nvSpPr>
                      <a:spPr>
                        <a:xfrm>
                          <a:off x="1101949" y="2432671"/>
                          <a:ext cx="474282" cy="805729"/>
                        </a:xfrm>
                        <a:prstGeom prst="rightBracket">
                          <a:avLst/>
                        </a:prstGeom>
                        <a:ln>
                          <a:solidFill>
                            <a:schemeClr val="tx1"/>
                          </a:solidFill>
                        </a:ln>
                        <a:effectLst/>
                        <a:scene3d>
                          <a:camera prst="orthographicFront">
                            <a:rot lat="0" lon="0" rev="1080000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78" name="TextBox 77"/>
                        <a:cNvSpPr txBox="1"/>
                      </a:nvSpPr>
                      <a:spPr>
                        <a:xfrm>
                          <a:off x="2887962" y="2116725"/>
                          <a:ext cx="310301" cy="584776"/>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3200" b="1" dirty="0" smtClean="0"/>
                              <a:t>-</a:t>
                            </a:r>
                            <a:endParaRPr lang="en-US" sz="3200" b="1" dirty="0"/>
                          </a:p>
                        </a:txBody>
                        <a:useSpRect/>
                      </a:txSp>
                    </a:sp>
                    <a:sp>
                      <a:nvSpPr>
                        <a:cNvPr id="80" name="TextBox 79"/>
                        <a:cNvSpPr txBox="1"/>
                      </a:nvSpPr>
                      <a:spPr>
                        <a:xfrm>
                          <a:off x="768593" y="3768853"/>
                          <a:ext cx="399193"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C)</a:t>
                            </a:r>
                            <a:endParaRPr lang="en-US" sz="2000" dirty="0"/>
                          </a:p>
                        </a:txBody>
                        <a:useSpRect/>
                      </a:txSp>
                    </a:sp>
                    <a:sp>
                      <a:nvSpPr>
                        <a:cNvPr id="81" name="TextBox 80"/>
                        <a:cNvSpPr txBox="1"/>
                      </a:nvSpPr>
                      <a:spPr>
                        <a:xfrm>
                          <a:off x="1763160" y="3874675"/>
                          <a:ext cx="33013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S</a:t>
                            </a:r>
                            <a:endParaRPr lang="en-US" sz="2400" b="1" dirty="0"/>
                          </a:p>
                        </a:txBody>
                        <a:useSpRect/>
                      </a:txSp>
                    </a:sp>
                    <a:cxnSp>
                      <a:nvCxnSpPr>
                        <a:cNvPr id="82" name="Straight Connector 81"/>
                        <a:cNvCxnSpPr/>
                      </a:nvCxnSpPr>
                      <a:spPr>
                        <a:xfrm>
                          <a:off x="2089522" y="4092095"/>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83" name="Straight Connector 82"/>
                        <a:cNvCxnSpPr/>
                      </a:nvCxnSpPr>
                      <a:spPr>
                        <a:xfrm>
                          <a:off x="2098156" y="4172621"/>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84" name="Straight Connector 83"/>
                        <a:cNvCxnSpPr/>
                      </a:nvCxnSpPr>
                      <a:spPr>
                        <a:xfrm>
                          <a:off x="1484747" y="4097933"/>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85" name="Straight Connector 84"/>
                        <a:cNvCxnSpPr/>
                      </a:nvCxnSpPr>
                      <a:spPr>
                        <a:xfrm>
                          <a:off x="1493381" y="4178459"/>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86" name="TextBox 85"/>
                        <a:cNvSpPr txBox="1"/>
                      </a:nvSpPr>
                      <a:spPr>
                        <a:xfrm>
                          <a:off x="2345983" y="3895297"/>
                          <a:ext cx="38739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N</a:t>
                            </a:r>
                            <a:endParaRPr lang="en-US" sz="2400" b="1" dirty="0"/>
                          </a:p>
                        </a:txBody>
                        <a:useSpRect/>
                      </a:txSp>
                    </a:sp>
                    <a:sp>
                      <a:nvSpPr>
                        <a:cNvPr id="87" name="TextBox 86"/>
                        <a:cNvSpPr txBox="1"/>
                      </a:nvSpPr>
                      <a:spPr>
                        <a:xfrm>
                          <a:off x="2363251" y="3768853"/>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88" name="TextBox 87"/>
                        <a:cNvSpPr txBox="1"/>
                      </a:nvSpPr>
                      <a:spPr>
                        <a:xfrm>
                          <a:off x="1179433" y="3901135"/>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C</a:t>
                            </a:r>
                            <a:endParaRPr lang="en-US" sz="2400" b="1" dirty="0"/>
                          </a:p>
                        </a:txBody>
                        <a:useSpRect/>
                      </a:txSp>
                    </a:sp>
                    <a:sp>
                      <a:nvSpPr>
                        <a:cNvPr id="89" name="TextBox 88"/>
                        <a:cNvSpPr txBox="1"/>
                      </a:nvSpPr>
                      <a:spPr>
                        <a:xfrm>
                          <a:off x="1196701" y="3774691"/>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90" name="TextBox 89"/>
                        <a:cNvSpPr txBox="1"/>
                      </a:nvSpPr>
                      <a:spPr>
                        <a:xfrm>
                          <a:off x="1195801" y="4138648"/>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91" name="TextBox 90"/>
                        <a:cNvSpPr txBox="1"/>
                      </a:nvSpPr>
                      <a:spPr>
                        <a:xfrm>
                          <a:off x="2349626" y="4144486"/>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92" name="Right Bracket 91"/>
                        <a:cNvSpPr/>
                      </a:nvSpPr>
                      <a:spPr>
                        <a:xfrm>
                          <a:off x="2371776" y="3820411"/>
                          <a:ext cx="474282" cy="805729"/>
                        </a:xfrm>
                        <a:prstGeom prst="righ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93" name="Right Bracket 92"/>
                        <a:cNvSpPr/>
                      </a:nvSpPr>
                      <a:spPr>
                        <a:xfrm>
                          <a:off x="1131951" y="3826249"/>
                          <a:ext cx="474282" cy="805729"/>
                        </a:xfrm>
                        <a:prstGeom prst="rightBracket">
                          <a:avLst/>
                        </a:prstGeom>
                        <a:ln>
                          <a:solidFill>
                            <a:schemeClr val="tx1"/>
                          </a:solidFill>
                        </a:ln>
                        <a:effectLst/>
                        <a:scene3d>
                          <a:camera prst="orthographicFront">
                            <a:rot lat="0" lon="0" rev="1080000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94" name="TextBox 93"/>
                        <a:cNvSpPr txBox="1"/>
                      </a:nvSpPr>
                      <a:spPr>
                        <a:xfrm>
                          <a:off x="2917964" y="3510303"/>
                          <a:ext cx="310301" cy="584776"/>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3200" b="1" dirty="0" smtClean="0"/>
                              <a:t>-</a:t>
                            </a:r>
                            <a:endParaRPr lang="en-US" sz="3200" b="1" dirty="0"/>
                          </a:p>
                        </a:txBody>
                        <a:useSpRect/>
                      </a:txSp>
                    </a:sp>
                    <a:grpSp>
                      <a:nvGrpSpPr>
                        <a:cNvPr id="35" name="Group 94"/>
                        <a:cNvGrpSpPr/>
                      </a:nvGrpSpPr>
                      <a:grpSpPr>
                        <a:xfrm>
                          <a:off x="689741" y="797667"/>
                          <a:ext cx="2459672" cy="1121675"/>
                          <a:chOff x="732741" y="791829"/>
                          <a:chExt cx="2459672" cy="1121675"/>
                        </a:xfrm>
                      </a:grpSpPr>
                      <a:sp>
                        <a:nvSpPr>
                          <a:cNvPr id="96" name="TextBox 95"/>
                          <a:cNvSpPr txBox="1"/>
                        </a:nvSpPr>
                        <a:spPr>
                          <a:xfrm>
                            <a:off x="732741" y="1050379"/>
                            <a:ext cx="410840"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A)</a:t>
                              </a:r>
                              <a:endParaRPr lang="en-US" sz="2000" dirty="0"/>
                            </a:p>
                          </a:txBody>
                          <a:useSpRect/>
                        </a:txSp>
                      </a:sp>
                      <a:sp>
                        <a:nvSpPr>
                          <a:cNvPr id="97" name="TextBox 96"/>
                          <a:cNvSpPr txBox="1"/>
                        </a:nvSpPr>
                        <a:spPr>
                          <a:xfrm>
                            <a:off x="1727308" y="1156201"/>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cxnSp>
                        <a:nvCxnSpPr>
                          <a:cNvPr id="98" name="Straight Connector 97"/>
                          <a:cNvCxnSpPr/>
                        </a:nvCxnSpPr>
                        <a:spPr>
                          <a:xfrm>
                            <a:off x="2053670" y="1373621"/>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99" name="Straight Connector 98"/>
                          <a:cNvCxnSpPr/>
                        </a:nvCxnSpPr>
                        <a:spPr>
                          <a:xfrm>
                            <a:off x="2062304" y="1454147"/>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00" name="Straight Connector 99"/>
                          <a:cNvCxnSpPr/>
                        </a:nvCxnSpPr>
                        <a:spPr>
                          <a:xfrm>
                            <a:off x="1448895" y="1379459"/>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01" name="Straight Connector 100"/>
                          <a:cNvCxnSpPr/>
                        </a:nvCxnSpPr>
                        <a:spPr>
                          <a:xfrm>
                            <a:off x="1457529" y="1459985"/>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102" name="TextBox 101"/>
                          <a:cNvSpPr txBox="1"/>
                        </a:nvSpPr>
                        <a:spPr>
                          <a:xfrm>
                            <a:off x="2310131" y="1176823"/>
                            <a:ext cx="33013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S</a:t>
                              </a:r>
                              <a:endParaRPr lang="en-US" sz="2400" b="1" dirty="0"/>
                            </a:p>
                          </a:txBody>
                          <a:useSpRect/>
                        </a:txSp>
                      </a:sp>
                      <a:sp>
                        <a:nvSpPr>
                          <a:cNvPr id="103" name="TextBox 102"/>
                          <a:cNvSpPr txBox="1"/>
                        </a:nvSpPr>
                        <a:spPr>
                          <a:xfrm>
                            <a:off x="2327399" y="1050379"/>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04" name="TextBox 103"/>
                          <a:cNvSpPr txBox="1"/>
                        </a:nvSpPr>
                        <a:spPr>
                          <a:xfrm>
                            <a:off x="1143581" y="1182661"/>
                            <a:ext cx="38739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N</a:t>
                              </a:r>
                              <a:endParaRPr lang="en-US" sz="2400" b="1" dirty="0"/>
                            </a:p>
                          </a:txBody>
                          <a:useSpRect/>
                        </a:txSp>
                      </a:sp>
                      <a:sp>
                        <a:nvSpPr>
                          <a:cNvPr id="105" name="TextBox 104"/>
                          <a:cNvSpPr txBox="1"/>
                        </a:nvSpPr>
                        <a:spPr>
                          <a:xfrm>
                            <a:off x="1160849" y="1056217"/>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06" name="TextBox 105"/>
                          <a:cNvSpPr txBox="1"/>
                        </a:nvSpPr>
                        <a:spPr>
                          <a:xfrm>
                            <a:off x="1159949" y="1420174"/>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07" name="TextBox 106"/>
                          <a:cNvSpPr txBox="1"/>
                        </a:nvSpPr>
                        <a:spPr>
                          <a:xfrm>
                            <a:off x="2313774" y="1426012"/>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08" name="Right Bracket 107"/>
                          <a:cNvSpPr/>
                        </a:nvSpPr>
                        <a:spPr>
                          <a:xfrm>
                            <a:off x="2335924" y="1101937"/>
                            <a:ext cx="474282" cy="805729"/>
                          </a:xfrm>
                          <a:prstGeom prst="righ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09" name="Right Bracket 108"/>
                          <a:cNvSpPr/>
                        </a:nvSpPr>
                        <a:spPr>
                          <a:xfrm>
                            <a:off x="1096099" y="1107775"/>
                            <a:ext cx="474282" cy="805729"/>
                          </a:xfrm>
                          <a:prstGeom prst="rightBracket">
                            <a:avLst/>
                          </a:prstGeom>
                          <a:ln>
                            <a:solidFill>
                              <a:schemeClr val="tx1"/>
                            </a:solidFill>
                          </a:ln>
                          <a:effectLst/>
                          <a:scene3d>
                            <a:camera prst="orthographicFront">
                              <a:rot lat="0" lon="0" rev="1080000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10" name="TextBox 109"/>
                          <a:cNvSpPr txBox="1"/>
                        </a:nvSpPr>
                        <a:spPr>
                          <a:xfrm>
                            <a:off x="2882112" y="791829"/>
                            <a:ext cx="310301" cy="584776"/>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3200" b="1" dirty="0" smtClean="0"/>
                                <a:t>-</a:t>
                              </a:r>
                              <a:endParaRPr lang="en-US" sz="3200" b="1" dirty="0"/>
                            </a:p>
                          </a:txBody>
                          <a:useSpRect/>
                        </a:txSp>
                      </a:sp>
                    </a:grpSp>
                    <a:sp>
                      <a:nvSpPr>
                        <a:cNvPr id="115" name="TextBox 114"/>
                        <a:cNvSpPr txBox="1"/>
                      </a:nvSpPr>
                      <a:spPr>
                        <a:xfrm>
                          <a:off x="4577850" y="2369437"/>
                          <a:ext cx="387671"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a:t>E</a:t>
                            </a:r>
                            <a:r>
                              <a:rPr lang="en-US" sz="2000" dirty="0" smtClean="0"/>
                              <a:t>)</a:t>
                            </a:r>
                            <a:endParaRPr lang="en-US" sz="2000" dirty="0"/>
                          </a:p>
                        </a:txBody>
                        <a:useSpRect/>
                      </a:txSp>
                    </a:sp>
                    <a:sp>
                      <a:nvSpPr>
                        <a:cNvPr id="116" name="TextBox 115"/>
                        <a:cNvSpPr txBox="1"/>
                      </a:nvSpPr>
                      <a:spPr>
                        <a:xfrm>
                          <a:off x="5572417" y="2475259"/>
                          <a:ext cx="330138"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S</a:t>
                            </a:r>
                            <a:endParaRPr lang="en-US" sz="2400" b="1" dirty="0"/>
                          </a:p>
                        </a:txBody>
                        <a:useSpRect/>
                      </a:txSp>
                    </a:sp>
                    <a:cxnSp>
                      <a:nvCxnSpPr>
                        <a:cNvPr id="117" name="Straight Connector 116"/>
                        <a:cNvCxnSpPr/>
                      </a:nvCxnSpPr>
                      <a:spPr>
                        <a:xfrm>
                          <a:off x="5874354" y="2668252"/>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18" name="Straight Connector 117"/>
                        <a:cNvCxnSpPr/>
                      </a:nvCxnSpPr>
                      <a:spPr>
                        <a:xfrm>
                          <a:off x="5882988" y="2748778"/>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19" name="Straight Connector 118"/>
                        <a:cNvCxnSpPr/>
                      </a:nvCxnSpPr>
                      <a:spPr>
                        <a:xfrm>
                          <a:off x="5294004" y="2771798"/>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20" name="Straight Connector 119"/>
                        <a:cNvCxnSpPr/>
                      </a:nvCxnSpPr>
                      <a:spPr>
                        <a:xfrm>
                          <a:off x="5888838" y="2827897"/>
                          <a:ext cx="29341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121" name="TextBox 120"/>
                        <a:cNvSpPr txBox="1"/>
                      </a:nvSpPr>
                      <a:spPr>
                        <a:xfrm>
                          <a:off x="6155240" y="2495881"/>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C</a:t>
                            </a:r>
                            <a:endParaRPr lang="en-US" sz="2400" b="1" dirty="0"/>
                          </a:p>
                        </a:txBody>
                        <a:useSpRect/>
                      </a:txSp>
                    </a:sp>
                    <a:sp>
                      <a:nvSpPr>
                        <a:cNvPr id="122" name="TextBox 121"/>
                        <a:cNvSpPr txBox="1"/>
                      </a:nvSpPr>
                      <a:spPr>
                        <a:xfrm>
                          <a:off x="6343483" y="2442718"/>
                          <a:ext cx="269575" cy="461665"/>
                        </a:xfrm>
                        <a:prstGeom prst="rect">
                          <a:avLst/>
                        </a:prstGeom>
                        <a:noFill/>
                        <a:scene3d>
                          <a:camera prst="orthographicFront">
                            <a:rot lat="0" lon="0" rev="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23" name="TextBox 122"/>
                        <a:cNvSpPr txBox="1"/>
                      </a:nvSpPr>
                      <a:spPr>
                        <a:xfrm>
                          <a:off x="4988690" y="2501719"/>
                          <a:ext cx="387396"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N</a:t>
                            </a:r>
                            <a:endParaRPr lang="en-US" sz="2400" b="1" dirty="0"/>
                          </a:p>
                        </a:txBody>
                        <a:useSpRect/>
                      </a:txSp>
                    </a:sp>
                    <a:sp>
                      <a:nvSpPr>
                        <a:cNvPr id="124" name="TextBox 123"/>
                        <a:cNvSpPr txBox="1"/>
                      </a:nvSpPr>
                      <a:spPr>
                        <a:xfrm>
                          <a:off x="5005958" y="2375275"/>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25" name="TextBox 124"/>
                        <a:cNvSpPr txBox="1"/>
                      </a:nvSpPr>
                      <a:spPr>
                        <a:xfrm>
                          <a:off x="5005058" y="2739232"/>
                          <a:ext cx="269575" cy="461665"/>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26" name="TextBox 125"/>
                        <a:cNvSpPr txBox="1"/>
                      </a:nvSpPr>
                      <a:spPr>
                        <a:xfrm>
                          <a:off x="4913208" y="2500800"/>
                          <a:ext cx="269575" cy="461665"/>
                        </a:xfrm>
                        <a:prstGeom prst="rect">
                          <a:avLst/>
                        </a:prstGeom>
                        <a:noFill/>
                        <a:scene3d>
                          <a:camera prst="orthographicFront">
                            <a:rot lat="0" lon="0" rev="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sp>
                      <a:nvSpPr>
                        <a:cNvPr id="127" name="Right Bracket 126"/>
                        <a:cNvSpPr/>
                      </a:nvSpPr>
                      <a:spPr>
                        <a:xfrm>
                          <a:off x="6181033" y="2420995"/>
                          <a:ext cx="474282" cy="805729"/>
                        </a:xfrm>
                        <a:prstGeom prst="righ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28" name="Right Bracket 127"/>
                        <a:cNvSpPr/>
                      </a:nvSpPr>
                      <a:spPr>
                        <a:xfrm>
                          <a:off x="4941208" y="2426833"/>
                          <a:ext cx="474282" cy="805729"/>
                        </a:xfrm>
                        <a:prstGeom prst="rightBracket">
                          <a:avLst/>
                        </a:prstGeom>
                        <a:ln>
                          <a:solidFill>
                            <a:schemeClr val="tx1"/>
                          </a:solidFill>
                        </a:ln>
                        <a:effectLst/>
                        <a:scene3d>
                          <a:camera prst="orthographicFront">
                            <a:rot lat="0" lon="0" rev="1080000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29" name="TextBox 128"/>
                        <a:cNvSpPr txBox="1"/>
                      </a:nvSpPr>
                      <a:spPr>
                        <a:xfrm>
                          <a:off x="6678371" y="2159741"/>
                          <a:ext cx="310301" cy="584776"/>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3200" b="1" dirty="0" smtClean="0"/>
                              <a:t>-</a:t>
                            </a:r>
                            <a:endParaRPr lang="en-US" sz="3200" b="1" dirty="0"/>
                          </a:p>
                        </a:txBody>
                        <a:useSpRect/>
                      </a:txSp>
                    </a:sp>
                  </a:grpSp>
                </lc:lockedCanvas>
              </a:graphicData>
            </a:graphic>
          </wp:inline>
        </w:drawing>
      </w:r>
    </w:p>
    <w:p w:rsidR="00D23583" w:rsidRPr="00D74B0F" w:rsidRDefault="00D23583" w:rsidP="00D23583"/>
    <w:p w:rsidR="00D23583" w:rsidRPr="00D74B0F" w:rsidRDefault="006C46B8" w:rsidP="00D23583">
      <w:r w:rsidRPr="00D74B0F">
        <w:t>14</w:t>
      </w:r>
      <w:r w:rsidR="00D23583" w:rsidRPr="00D74B0F">
        <w:t>.  Which bond is most polar?</w:t>
      </w:r>
    </w:p>
    <w:p w:rsidR="00D23583" w:rsidRPr="00D74B0F" w:rsidRDefault="00D23583" w:rsidP="00D23583"/>
    <w:p w:rsidR="00D23583" w:rsidRPr="00D74B0F" w:rsidRDefault="00D23583" w:rsidP="00D23583">
      <w:r w:rsidRPr="00D74B0F">
        <w:tab/>
        <w:t xml:space="preserve">A) C—C </w:t>
      </w:r>
    </w:p>
    <w:p w:rsidR="00D23583" w:rsidRPr="00D74B0F" w:rsidRDefault="00D23583" w:rsidP="00D23583">
      <w:r w:rsidRPr="00D74B0F">
        <w:tab/>
        <w:t>B) C—H</w:t>
      </w:r>
    </w:p>
    <w:p w:rsidR="00D23583" w:rsidRPr="00D74B0F" w:rsidRDefault="00D23583" w:rsidP="00D23583">
      <w:r w:rsidRPr="00D74B0F">
        <w:tab/>
        <w:t>C) C—O</w:t>
      </w:r>
    </w:p>
    <w:p w:rsidR="00D23583" w:rsidRPr="00D74B0F" w:rsidRDefault="00D23583" w:rsidP="00D23583">
      <w:r w:rsidRPr="00D74B0F">
        <w:tab/>
        <w:t>D) C—F</w:t>
      </w:r>
    </w:p>
    <w:p w:rsidR="00D23583" w:rsidRPr="00D74B0F" w:rsidRDefault="00D23583" w:rsidP="00D23583">
      <w:r w:rsidRPr="00D74B0F">
        <w:tab/>
        <w:t>E) C—Br</w:t>
      </w:r>
    </w:p>
    <w:p w:rsidR="00D23583" w:rsidRPr="00D74B0F" w:rsidRDefault="00D23583" w:rsidP="00E64F4B"/>
    <w:p w:rsidR="00D23583" w:rsidRPr="00D74B0F" w:rsidRDefault="006C46B8" w:rsidP="00D23583">
      <w:r w:rsidRPr="00D74B0F">
        <w:t>15</w:t>
      </w:r>
      <w:r w:rsidR="00D23583" w:rsidRPr="00D74B0F">
        <w:t xml:space="preserve">.  Which molecule has the </w:t>
      </w:r>
      <w:r w:rsidR="00D23583" w:rsidRPr="00D74B0F">
        <w:rPr>
          <w:i/>
        </w:rPr>
        <w:t>strongest</w:t>
      </w:r>
      <w:r w:rsidR="00D23583" w:rsidRPr="00D74B0F">
        <w:t xml:space="preserve"> C to O bond?</w:t>
      </w:r>
    </w:p>
    <w:p w:rsidR="00D23583" w:rsidRPr="00D74B0F" w:rsidRDefault="00D23583" w:rsidP="00D23583"/>
    <w:p w:rsidR="00D23583" w:rsidRPr="00D74B0F" w:rsidRDefault="00D23583" w:rsidP="00D23583">
      <w:r w:rsidRPr="00D74B0F">
        <w:tab/>
        <w:t>A) CO</w:t>
      </w:r>
      <w:r w:rsidRPr="00D74B0F">
        <w:rPr>
          <w:vertAlign w:val="subscript"/>
        </w:rPr>
        <w:t>2</w:t>
      </w:r>
    </w:p>
    <w:p w:rsidR="00D23583" w:rsidRPr="00D74B0F" w:rsidRDefault="00D23583" w:rsidP="00D23583">
      <w:r w:rsidRPr="00D74B0F">
        <w:tab/>
        <w:t>B) CO</w:t>
      </w:r>
    </w:p>
    <w:p w:rsidR="00D23583" w:rsidRPr="00D74B0F" w:rsidRDefault="00D23583" w:rsidP="00D23583">
      <w:r w:rsidRPr="00D74B0F">
        <w:tab/>
        <w:t>C) CH</w:t>
      </w:r>
      <w:r w:rsidRPr="00D74B0F">
        <w:rPr>
          <w:vertAlign w:val="subscript"/>
        </w:rPr>
        <w:t>3</w:t>
      </w:r>
      <w:r w:rsidRPr="00D74B0F">
        <w:t>OH</w:t>
      </w:r>
    </w:p>
    <w:p w:rsidR="00D23583" w:rsidRPr="00D74B0F" w:rsidRDefault="00D23583" w:rsidP="00D23583">
      <w:r w:rsidRPr="00D74B0F">
        <w:tab/>
        <w:t>D) CH</w:t>
      </w:r>
      <w:r w:rsidRPr="00D74B0F">
        <w:rPr>
          <w:vertAlign w:val="subscript"/>
        </w:rPr>
        <w:t>3</w:t>
      </w:r>
      <w:r w:rsidRPr="00D74B0F">
        <w:t>COOH</w:t>
      </w:r>
    </w:p>
    <w:p w:rsidR="00D23583" w:rsidRPr="00D74B0F" w:rsidRDefault="00D23583" w:rsidP="00D23583">
      <w:r w:rsidRPr="00D74B0F">
        <w:tab/>
        <w:t>E) They all have the same strength</w:t>
      </w:r>
    </w:p>
    <w:p w:rsidR="00D23583" w:rsidRPr="00D74B0F" w:rsidRDefault="00D23583" w:rsidP="00D23583"/>
    <w:p w:rsidR="00D23583" w:rsidRPr="00D74B0F" w:rsidRDefault="006C46B8" w:rsidP="00D23583">
      <w:r w:rsidRPr="00D74B0F">
        <w:t>16</w:t>
      </w:r>
      <w:r w:rsidR="00D23583" w:rsidRPr="00D74B0F">
        <w:t>.  Which of these compounds does not exist (use Lewis structures to answer this question)?</w:t>
      </w:r>
    </w:p>
    <w:p w:rsidR="00D23583" w:rsidRPr="00D74B0F" w:rsidRDefault="00D23583" w:rsidP="00D23583"/>
    <w:p w:rsidR="00D23583" w:rsidRPr="00D74B0F" w:rsidRDefault="00D23583" w:rsidP="00D23583">
      <w:r w:rsidRPr="00D74B0F">
        <w:tab/>
        <w:t>A) C</w:t>
      </w:r>
      <w:r w:rsidRPr="00D74B0F">
        <w:rPr>
          <w:vertAlign w:val="subscript"/>
        </w:rPr>
        <w:t>2</w:t>
      </w:r>
      <w:r w:rsidRPr="00D74B0F">
        <w:t>H</w:t>
      </w:r>
      <w:r w:rsidRPr="00D74B0F">
        <w:rPr>
          <w:vertAlign w:val="subscript"/>
        </w:rPr>
        <w:t>2</w:t>
      </w:r>
    </w:p>
    <w:p w:rsidR="00D23583" w:rsidRPr="00D74B0F" w:rsidRDefault="00D23583" w:rsidP="00D23583">
      <w:r w:rsidRPr="00D74B0F">
        <w:tab/>
        <w:t>B) C</w:t>
      </w:r>
      <w:r w:rsidRPr="00D74B0F">
        <w:rPr>
          <w:vertAlign w:val="subscript"/>
        </w:rPr>
        <w:t>2</w:t>
      </w:r>
      <w:r w:rsidRPr="00D74B0F">
        <w:t>H</w:t>
      </w:r>
      <w:r w:rsidRPr="00D74B0F">
        <w:rPr>
          <w:vertAlign w:val="subscript"/>
        </w:rPr>
        <w:t>4</w:t>
      </w:r>
    </w:p>
    <w:p w:rsidR="00D23583" w:rsidRPr="00D74B0F" w:rsidRDefault="00D23583" w:rsidP="00D23583">
      <w:r w:rsidRPr="00D74B0F">
        <w:tab/>
        <w:t>C) C</w:t>
      </w:r>
      <w:r w:rsidRPr="00D74B0F">
        <w:rPr>
          <w:vertAlign w:val="subscript"/>
        </w:rPr>
        <w:t>2</w:t>
      </w:r>
      <w:r w:rsidRPr="00D74B0F">
        <w:t>H</w:t>
      </w:r>
      <w:r w:rsidRPr="00D74B0F">
        <w:rPr>
          <w:vertAlign w:val="subscript"/>
        </w:rPr>
        <w:t>6</w:t>
      </w:r>
    </w:p>
    <w:p w:rsidR="00D23583" w:rsidRPr="00D74B0F" w:rsidRDefault="00D23583" w:rsidP="00D23583">
      <w:r w:rsidRPr="00D74B0F">
        <w:tab/>
        <w:t>D) C</w:t>
      </w:r>
      <w:r w:rsidRPr="00D74B0F">
        <w:rPr>
          <w:vertAlign w:val="subscript"/>
        </w:rPr>
        <w:t>2</w:t>
      </w:r>
      <w:r w:rsidRPr="00D74B0F">
        <w:t>H</w:t>
      </w:r>
      <w:r w:rsidRPr="00D74B0F">
        <w:rPr>
          <w:vertAlign w:val="subscript"/>
        </w:rPr>
        <w:t>8</w:t>
      </w:r>
    </w:p>
    <w:p w:rsidR="00D23583" w:rsidRPr="00D74B0F" w:rsidRDefault="00D23583" w:rsidP="00D23583">
      <w:r w:rsidRPr="00D74B0F">
        <w:tab/>
        <w:t>E) All of these can exist.</w:t>
      </w:r>
    </w:p>
    <w:p w:rsidR="00D23583" w:rsidRPr="00D74B0F" w:rsidRDefault="006C46B8" w:rsidP="00D23583">
      <w:r w:rsidRPr="00D74B0F">
        <w:t>17</w:t>
      </w:r>
      <w:r w:rsidR="00D23583" w:rsidRPr="00D74B0F">
        <w:t xml:space="preserve">.  Which atom or ion is </w:t>
      </w:r>
      <w:r w:rsidR="00D23583" w:rsidRPr="00D74B0F">
        <w:rPr>
          <w:i/>
        </w:rPr>
        <w:t>smallest</w:t>
      </w:r>
      <w:r w:rsidR="00D23583" w:rsidRPr="00D74B0F">
        <w:t>?</w:t>
      </w:r>
    </w:p>
    <w:p w:rsidR="00D23583" w:rsidRPr="00D74B0F" w:rsidRDefault="00D23583" w:rsidP="00D23583"/>
    <w:p w:rsidR="00D23583" w:rsidRPr="00D74B0F" w:rsidRDefault="00D23583" w:rsidP="00D23583">
      <w:r w:rsidRPr="00D74B0F">
        <w:tab/>
        <w:t xml:space="preserve">A) F </w:t>
      </w:r>
      <w:r w:rsidRPr="00D74B0F">
        <w:rPr>
          <w:sz w:val="32"/>
          <w:vertAlign w:val="superscript"/>
        </w:rPr>
        <w:t>–</w:t>
      </w:r>
    </w:p>
    <w:p w:rsidR="00D23583" w:rsidRPr="00D74B0F" w:rsidRDefault="00D23583" w:rsidP="00D23583">
      <w:r w:rsidRPr="00D74B0F">
        <w:tab/>
        <w:t>B) Mg</w:t>
      </w:r>
      <w:r w:rsidRPr="00D74B0F">
        <w:rPr>
          <w:vertAlign w:val="superscript"/>
        </w:rPr>
        <w:t>2+</w:t>
      </w:r>
    </w:p>
    <w:p w:rsidR="00D23583" w:rsidRPr="00D74B0F" w:rsidRDefault="00D23583" w:rsidP="00D23583">
      <w:r w:rsidRPr="00D74B0F">
        <w:rPr>
          <w:vertAlign w:val="superscript"/>
        </w:rPr>
        <w:tab/>
      </w:r>
      <w:r w:rsidRPr="00D74B0F">
        <w:t>C) Na</w:t>
      </w:r>
    </w:p>
    <w:p w:rsidR="00D23583" w:rsidRPr="00D74B0F" w:rsidRDefault="00D23583" w:rsidP="00D23583">
      <w:r w:rsidRPr="00D74B0F">
        <w:tab/>
        <w:t>D) Al</w:t>
      </w:r>
      <w:r w:rsidRPr="00D74B0F">
        <w:rPr>
          <w:vertAlign w:val="superscript"/>
        </w:rPr>
        <w:t>3+</w:t>
      </w:r>
    </w:p>
    <w:p w:rsidR="00D23583" w:rsidRPr="00D74B0F" w:rsidRDefault="00D23583" w:rsidP="00D23583">
      <w:r w:rsidRPr="00D74B0F">
        <w:tab/>
        <w:t>E) Ga</w:t>
      </w:r>
    </w:p>
    <w:p w:rsidR="00633ECE" w:rsidRPr="00D74B0F" w:rsidRDefault="00633ECE" w:rsidP="00D23583"/>
    <w:p w:rsidR="00633ECE" w:rsidRPr="00D74B0F" w:rsidRDefault="00633ECE" w:rsidP="00633ECE">
      <w:r w:rsidRPr="00D74B0F">
        <w:t>1</w:t>
      </w:r>
      <w:r w:rsidR="006C46B8" w:rsidRPr="00D74B0F">
        <w:t>8</w:t>
      </w:r>
      <w:r w:rsidRPr="00D74B0F">
        <w:t>.  Which transition metal ion has the electron configuration [Ar]3d</w:t>
      </w:r>
      <w:r w:rsidRPr="00D74B0F">
        <w:rPr>
          <w:vertAlign w:val="superscript"/>
        </w:rPr>
        <w:t>3</w:t>
      </w:r>
      <w:r w:rsidRPr="00D74B0F">
        <w:t>?</w:t>
      </w:r>
    </w:p>
    <w:p w:rsidR="00633ECE" w:rsidRPr="00D74B0F" w:rsidRDefault="00633ECE" w:rsidP="00633ECE"/>
    <w:p w:rsidR="00633ECE" w:rsidRPr="00D74B0F" w:rsidRDefault="00633ECE" w:rsidP="00633ECE">
      <w:r w:rsidRPr="00D74B0F">
        <w:tab/>
        <w:t>A) V</w:t>
      </w:r>
      <w:r w:rsidRPr="00D74B0F">
        <w:rPr>
          <w:vertAlign w:val="superscript"/>
        </w:rPr>
        <w:t>3+</w:t>
      </w:r>
    </w:p>
    <w:p w:rsidR="00633ECE" w:rsidRPr="00D74B0F" w:rsidRDefault="00633ECE" w:rsidP="00633ECE">
      <w:r w:rsidRPr="00D74B0F">
        <w:tab/>
        <w:t>B) Mn</w:t>
      </w:r>
      <w:r w:rsidRPr="00D74B0F">
        <w:rPr>
          <w:vertAlign w:val="superscript"/>
        </w:rPr>
        <w:t>4+</w:t>
      </w:r>
    </w:p>
    <w:p w:rsidR="00633ECE" w:rsidRPr="00D74B0F" w:rsidRDefault="00633ECE" w:rsidP="00633ECE">
      <w:r w:rsidRPr="00D74B0F">
        <w:tab/>
        <w:t>C) Cr</w:t>
      </w:r>
      <w:r w:rsidRPr="00D74B0F">
        <w:rPr>
          <w:vertAlign w:val="superscript"/>
        </w:rPr>
        <w:t>3+</w:t>
      </w:r>
    </w:p>
    <w:p w:rsidR="00633ECE" w:rsidRPr="00D74B0F" w:rsidRDefault="00633ECE" w:rsidP="00633ECE">
      <w:r w:rsidRPr="00D74B0F">
        <w:tab/>
        <w:t>D) Fe</w:t>
      </w:r>
      <w:r w:rsidRPr="00D74B0F">
        <w:rPr>
          <w:vertAlign w:val="superscript"/>
        </w:rPr>
        <w:t>3+</w:t>
      </w:r>
    </w:p>
    <w:p w:rsidR="00633ECE" w:rsidRPr="00D74B0F" w:rsidRDefault="00633ECE" w:rsidP="00633ECE">
      <w:r w:rsidRPr="00D74B0F">
        <w:tab/>
        <w:t>E) Ti</w:t>
      </w:r>
      <w:r w:rsidRPr="00D74B0F">
        <w:rPr>
          <w:vertAlign w:val="superscript"/>
        </w:rPr>
        <w:t>2+</w:t>
      </w:r>
    </w:p>
    <w:p w:rsidR="00633ECE" w:rsidRPr="00D74B0F" w:rsidRDefault="00633ECE" w:rsidP="00633ECE"/>
    <w:p w:rsidR="00633ECE" w:rsidRPr="00D74B0F" w:rsidDel="00B5798A" w:rsidRDefault="00633ECE" w:rsidP="00633ECE">
      <w:pPr>
        <w:rPr>
          <w:del w:id="197" w:author="Chem Annex 042 Cox" w:date="2011-05-05T16:15:00Z"/>
        </w:rPr>
      </w:pPr>
    </w:p>
    <w:p w:rsidR="00633ECE" w:rsidRPr="00D74B0F" w:rsidRDefault="00633ECE" w:rsidP="00633ECE">
      <w:r w:rsidRPr="00D74B0F">
        <w:t xml:space="preserve">20.   Which statement regarding the following Lewis structure is </w:t>
      </w:r>
      <w:r w:rsidRPr="00D74B0F">
        <w:rPr>
          <w:i/>
        </w:rPr>
        <w:t>true</w:t>
      </w:r>
      <w:r w:rsidRPr="00D74B0F">
        <w:t>?</w:t>
      </w:r>
    </w:p>
    <w:p w:rsidR="00633ECE" w:rsidRPr="00D74B0F" w:rsidRDefault="00633ECE" w:rsidP="00633ECE"/>
    <w:p w:rsidR="00633ECE" w:rsidRPr="00D74B0F" w:rsidRDefault="00633ECE" w:rsidP="00633ECE">
      <w:pPr>
        <w:jc w:val="center"/>
      </w:pPr>
      <w:r w:rsidRPr="00D74B0F">
        <w:rPr>
          <w:noProof/>
        </w:rPr>
        <w:drawing>
          <wp:inline distT="0" distB="0" distL="0" distR="0">
            <wp:extent cx="1246366" cy="1316562"/>
            <wp:effectExtent l="0" t="0" r="0" b="0"/>
            <wp:docPr id="41" name="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46366" cy="1316562"/>
                      <a:chOff x="962290" y="451996"/>
                      <a:chExt cx="1246366" cy="1316562"/>
                    </a:xfrm>
                  </a:grpSpPr>
                  <a:grpSp>
                    <a:nvGrpSpPr>
                      <a:cNvPr id="32" name="Group 31"/>
                      <a:cNvGrpSpPr/>
                    </a:nvGrpSpPr>
                    <a:grpSpPr>
                      <a:xfrm>
                        <a:off x="962290" y="451996"/>
                        <a:ext cx="1246366" cy="1316562"/>
                        <a:chOff x="962290" y="451996"/>
                        <a:chExt cx="1246366" cy="1316562"/>
                      </a:xfrm>
                    </a:grpSpPr>
                    <a:sp>
                      <a:nvSpPr>
                        <a:cNvPr id="2" name="TextBox 1"/>
                        <a:cNvSpPr txBox="1"/>
                      </a:nvSpPr>
                      <a:spPr>
                        <a:xfrm>
                          <a:off x="1435797" y="1085878"/>
                          <a:ext cx="357189"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B</a:t>
                            </a:r>
                            <a:endParaRPr lang="en-US" sz="2400" b="1" dirty="0"/>
                          </a:p>
                        </a:txBody>
                        <a:useSpRect/>
                      </a:txSp>
                    </a:sp>
                    <a:sp>
                      <a:nvSpPr>
                        <a:cNvPr id="3" name="TextBox 2"/>
                        <a:cNvSpPr txBox="1"/>
                      </a:nvSpPr>
                      <a:spPr>
                        <a:xfrm>
                          <a:off x="1417389" y="1085878"/>
                          <a:ext cx="357189"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dirty="0" smtClean="0"/>
                              <a:t>B</a:t>
                            </a:r>
                            <a:endParaRPr lang="en-US" sz="2400" dirty="0"/>
                          </a:p>
                        </a:txBody>
                        <a:useSpRect/>
                      </a:txSp>
                    </a:sp>
                    <a:sp>
                      <a:nvSpPr>
                        <a:cNvPr id="4" name="TextBox 3"/>
                        <a:cNvSpPr txBox="1"/>
                      </a:nvSpPr>
                      <a:spPr>
                        <a:xfrm>
                          <a:off x="1882725" y="1091038"/>
                          <a:ext cx="32593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F</a:t>
                            </a:r>
                            <a:endParaRPr lang="en-US" sz="2400" b="1" dirty="0"/>
                          </a:p>
                        </a:txBody>
                        <a:useSpRect/>
                      </a:txSp>
                    </a:sp>
                    <a:sp>
                      <a:nvSpPr>
                        <a:cNvPr id="5" name="TextBox 4"/>
                        <a:cNvSpPr txBox="1"/>
                      </a:nvSpPr>
                      <a:spPr>
                        <a:xfrm>
                          <a:off x="985869" y="1096198"/>
                          <a:ext cx="32593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F</a:t>
                            </a:r>
                            <a:endParaRPr lang="en-US" sz="2400" b="1" dirty="0"/>
                          </a:p>
                        </a:txBody>
                        <a:useSpRect/>
                      </a:txSp>
                    </a:sp>
                    <a:sp>
                      <a:nvSpPr>
                        <a:cNvPr id="6" name="TextBox 5"/>
                        <a:cNvSpPr txBox="1"/>
                      </a:nvSpPr>
                      <a:spPr>
                        <a:xfrm>
                          <a:off x="1472613" y="476973"/>
                          <a:ext cx="32593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F</a:t>
                            </a:r>
                            <a:endParaRPr lang="en-US" sz="2400" b="1" dirty="0"/>
                          </a:p>
                        </a:txBody>
                        <a:useSpRect/>
                      </a:txSp>
                    </a:sp>
                    <a:cxnSp>
                      <a:nvCxnSpPr>
                        <a:cNvPr id="14" name="Straight Connector 13"/>
                        <a:cNvCxnSpPr/>
                      </a:nvCxnSpPr>
                      <a:spPr>
                        <a:xfrm rot="5400000" flipH="1" flipV="1">
                          <a:off x="1444984" y="1039890"/>
                          <a:ext cx="239217"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9" name="Straight Connector 18"/>
                        <a:cNvCxnSpPr/>
                      </a:nvCxnSpPr>
                      <a:spPr>
                        <a:xfrm rot="5400000" flipH="1" flipV="1">
                          <a:off x="1505344" y="1045050"/>
                          <a:ext cx="239217"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20" name="Straight Connector 19"/>
                        <a:cNvCxnSpPr/>
                      </a:nvCxnSpPr>
                      <a:spPr>
                        <a:xfrm rot="5400000" flipH="1" flipV="1">
                          <a:off x="1707832" y="1357935"/>
                          <a:ext cx="239217" cy="1588"/>
                        </a:xfrm>
                        <a:prstGeom prst="line">
                          <a:avLst/>
                        </a:prstGeom>
                        <a:ln>
                          <a:solidFill>
                            <a:schemeClr val="tx1"/>
                          </a:solidFill>
                        </a:ln>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21" name="Straight Connector 20"/>
                        <a:cNvCxnSpPr/>
                      </a:nvCxnSpPr>
                      <a:spPr>
                        <a:xfrm rot="5400000" flipH="1" flipV="1">
                          <a:off x="1252768" y="1363095"/>
                          <a:ext cx="239217" cy="1588"/>
                        </a:xfrm>
                        <a:prstGeom prst="line">
                          <a:avLst/>
                        </a:prstGeom>
                        <a:ln>
                          <a:solidFill>
                            <a:schemeClr val="tx1"/>
                          </a:solidFill>
                        </a:ln>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22" name="TextBox 21"/>
                        <a:cNvSpPr txBox="1"/>
                      </a:nvSpPr>
                      <a:spPr>
                        <a:xfrm>
                          <a:off x="2116858" y="1085851"/>
                          <a:ext cx="45719" cy="43088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23" name="TextBox 22"/>
                        <a:cNvSpPr txBox="1"/>
                      </a:nvSpPr>
                      <a:spPr>
                        <a:xfrm>
                          <a:off x="962290" y="1091011"/>
                          <a:ext cx="45719" cy="43088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24" name="TextBox 23"/>
                        <a:cNvSpPr txBox="1"/>
                      </a:nvSpPr>
                      <a:spPr>
                        <a:xfrm>
                          <a:off x="1698610" y="465241"/>
                          <a:ext cx="45719" cy="43088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25" name="TextBox 24"/>
                        <a:cNvSpPr txBox="1"/>
                      </a:nvSpPr>
                      <a:spPr>
                        <a:xfrm>
                          <a:off x="1409218" y="451996"/>
                          <a:ext cx="45719" cy="43088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27" name="TextBox 26"/>
                        <a:cNvSpPr txBox="1"/>
                      </a:nvSpPr>
                      <a:spPr>
                        <a:xfrm>
                          <a:off x="1971730" y="959251"/>
                          <a:ext cx="45719" cy="430887"/>
                        </a:xfrm>
                        <a:prstGeom prst="rect">
                          <a:avLst/>
                        </a:prstGeom>
                        <a:noFill/>
                        <a:scene3d>
                          <a:camera prst="orthographicFront">
                            <a:rot lat="0" lon="0" rev="5400000"/>
                          </a:camera>
                          <a:lightRig rig="threePt" dir="t"/>
                        </a:scene3d>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28" name="TextBox 27"/>
                        <a:cNvSpPr txBox="1"/>
                      </a:nvSpPr>
                      <a:spPr>
                        <a:xfrm>
                          <a:off x="1976866" y="1332511"/>
                          <a:ext cx="45719" cy="430887"/>
                        </a:xfrm>
                        <a:prstGeom prst="rect">
                          <a:avLst/>
                        </a:prstGeom>
                        <a:noFill/>
                        <a:scene3d>
                          <a:camera prst="orthographicFront">
                            <a:rot lat="0" lon="0" rev="5400000"/>
                          </a:camera>
                          <a:lightRig rig="threePt" dir="t"/>
                        </a:scene3d>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29" name="TextBox 28"/>
                        <a:cNvSpPr txBox="1"/>
                      </a:nvSpPr>
                      <a:spPr>
                        <a:xfrm>
                          <a:off x="1061602" y="1337671"/>
                          <a:ext cx="45719" cy="430887"/>
                        </a:xfrm>
                        <a:prstGeom prst="rect">
                          <a:avLst/>
                        </a:prstGeom>
                        <a:noFill/>
                        <a:scene3d>
                          <a:camera prst="orthographicFront">
                            <a:rot lat="0" lon="0" rev="5400000"/>
                          </a:camera>
                          <a:lightRig rig="threePt" dir="t"/>
                        </a:scene3d>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sp>
                      <a:nvSpPr>
                        <a:cNvPr id="30" name="TextBox 29"/>
                        <a:cNvSpPr txBox="1"/>
                      </a:nvSpPr>
                      <a:spPr>
                        <a:xfrm>
                          <a:off x="1066738" y="993136"/>
                          <a:ext cx="45719" cy="430887"/>
                        </a:xfrm>
                        <a:prstGeom prst="rect">
                          <a:avLst/>
                        </a:prstGeom>
                        <a:noFill/>
                        <a:scene3d>
                          <a:camera prst="orthographicFront">
                            <a:rot lat="0" lon="0" rev="5400000"/>
                          </a:camera>
                          <a:lightRig rig="threePt" dir="t"/>
                        </a:scene3d>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a:t>
                            </a:r>
                            <a:endParaRPr lang="en-US" sz="2200" b="1" dirty="0"/>
                          </a:p>
                        </a:txBody>
                        <a:useSpRect/>
                      </a:txSp>
                    </a:sp>
                  </a:grpSp>
                </lc:lockedCanvas>
              </a:graphicData>
            </a:graphic>
          </wp:inline>
        </w:drawing>
      </w:r>
    </w:p>
    <w:p w:rsidR="00633ECE" w:rsidRPr="00D74B0F" w:rsidRDefault="00633ECE" w:rsidP="00633ECE">
      <w:r w:rsidRPr="00D74B0F">
        <w:tab/>
      </w:r>
    </w:p>
    <w:p w:rsidR="00633ECE" w:rsidRPr="00D74B0F" w:rsidRDefault="00633ECE" w:rsidP="00633ECE">
      <w:r w:rsidRPr="00D74B0F">
        <w:tab/>
        <w:t>A) The structure has too many electrons</w:t>
      </w:r>
    </w:p>
    <w:p w:rsidR="00633ECE" w:rsidRPr="00D74B0F" w:rsidRDefault="00633ECE" w:rsidP="00633ECE">
      <w:r w:rsidRPr="00D74B0F">
        <w:tab/>
        <w:t>B) The structure has no resonance structures.</w:t>
      </w:r>
    </w:p>
    <w:p w:rsidR="00633ECE" w:rsidRPr="00D74B0F" w:rsidRDefault="00633ECE" w:rsidP="00633ECE">
      <w:r w:rsidRPr="00D74B0F">
        <w:tab/>
        <w:t xml:space="preserve">C) The formal charge distribution prevents it from contributing significantly </w:t>
      </w:r>
      <w:r w:rsidRPr="00D74B0F">
        <w:tab/>
        <w:t xml:space="preserve"> </w:t>
      </w:r>
      <w:r w:rsidRPr="00D74B0F">
        <w:tab/>
        <w:t xml:space="preserve">     to the resonance hybrid.</w:t>
      </w:r>
    </w:p>
    <w:p w:rsidR="00633ECE" w:rsidRPr="00D74B0F" w:rsidRDefault="00633ECE" w:rsidP="00633ECE">
      <w:r w:rsidRPr="00D74B0F">
        <w:tab/>
        <w:t>D) The structure is wrong because boron cannot have a complete octet.</w:t>
      </w:r>
    </w:p>
    <w:p w:rsidR="00633ECE" w:rsidRPr="00D74B0F" w:rsidDel="00B5798A" w:rsidRDefault="00633ECE" w:rsidP="00633ECE">
      <w:pPr>
        <w:rPr>
          <w:del w:id="198" w:author="Chem Annex 042 Cox" w:date="2011-05-05T16:16:00Z"/>
        </w:rPr>
      </w:pPr>
      <w:r w:rsidRPr="00D74B0F">
        <w:tab/>
        <w:t>E) The structure is missing an overall charge.</w:t>
      </w:r>
    </w:p>
    <w:p w:rsidR="00633ECE" w:rsidRPr="00D74B0F" w:rsidDel="00B5798A" w:rsidRDefault="00633ECE" w:rsidP="00633ECE">
      <w:pPr>
        <w:rPr>
          <w:del w:id="199" w:author="Chem Annex 042 Cox" w:date="2011-05-05T16:16:00Z"/>
        </w:rPr>
      </w:pPr>
    </w:p>
    <w:p w:rsidR="00633ECE" w:rsidRPr="00D74B0F" w:rsidRDefault="00633ECE" w:rsidP="00633ECE"/>
    <w:p w:rsidR="00545ABD" w:rsidRPr="00D74B0F" w:rsidRDefault="00545ABD" w:rsidP="00D23583"/>
    <w:p w:rsidR="00545ABD" w:rsidRPr="00D74B0F" w:rsidRDefault="00545ABD" w:rsidP="00545ABD">
      <w:r w:rsidRPr="00D74B0F">
        <w:t>21.  How many unpaired electrons are in the ground state electron configuration for Cu</w:t>
      </w:r>
      <w:r w:rsidRPr="00D74B0F">
        <w:rPr>
          <w:vertAlign w:val="superscript"/>
        </w:rPr>
        <w:t>2+</w:t>
      </w:r>
      <w:r w:rsidRPr="00D74B0F">
        <w:t>?</w:t>
      </w:r>
    </w:p>
    <w:p w:rsidR="00545ABD" w:rsidRPr="00D74B0F" w:rsidRDefault="00545ABD" w:rsidP="00545ABD"/>
    <w:p w:rsidR="00545ABD" w:rsidRPr="00D74B0F" w:rsidRDefault="00545ABD" w:rsidP="00545ABD">
      <w:r w:rsidRPr="00D74B0F">
        <w:tab/>
        <w:t>A) 0</w:t>
      </w:r>
    </w:p>
    <w:p w:rsidR="00545ABD" w:rsidRPr="00D74B0F" w:rsidRDefault="00545ABD" w:rsidP="00545ABD">
      <w:r w:rsidRPr="00D74B0F">
        <w:tab/>
        <w:t>B) 1</w:t>
      </w:r>
    </w:p>
    <w:p w:rsidR="00545ABD" w:rsidRPr="00D74B0F" w:rsidRDefault="00545ABD" w:rsidP="00545ABD">
      <w:r w:rsidRPr="00D74B0F">
        <w:tab/>
        <w:t>C) 2</w:t>
      </w:r>
    </w:p>
    <w:p w:rsidR="00545ABD" w:rsidRPr="00D74B0F" w:rsidRDefault="00545ABD" w:rsidP="00545ABD">
      <w:r w:rsidRPr="00D74B0F">
        <w:tab/>
        <w:t>D) 3</w:t>
      </w:r>
    </w:p>
    <w:p w:rsidR="00545ABD" w:rsidRPr="00D74B0F" w:rsidRDefault="00545ABD" w:rsidP="00545ABD">
      <w:r w:rsidRPr="00D74B0F">
        <w:tab/>
        <w:t xml:space="preserve">E) 4 </w:t>
      </w:r>
    </w:p>
    <w:p w:rsidR="00545ABD" w:rsidRPr="00D74B0F" w:rsidRDefault="00545ABD" w:rsidP="00545ABD"/>
    <w:p w:rsidR="00E75B78" w:rsidRPr="00D74B0F" w:rsidRDefault="00E75B78" w:rsidP="00545ABD"/>
    <w:p w:rsidR="00E75B78" w:rsidRPr="00D74B0F" w:rsidRDefault="00E75B78" w:rsidP="00545ABD"/>
    <w:p w:rsidR="00E75B78" w:rsidRPr="00D74B0F" w:rsidRDefault="00E75B78" w:rsidP="00545ABD"/>
    <w:p w:rsidR="00545ABD" w:rsidRPr="00D74B0F" w:rsidRDefault="00545ABD" w:rsidP="00545ABD">
      <w:r w:rsidRPr="00D74B0F">
        <w:t>22.  The Lewis structure of which molecule contains at least one double bond?</w:t>
      </w:r>
    </w:p>
    <w:p w:rsidR="00545ABD" w:rsidRPr="00D74B0F" w:rsidRDefault="00545ABD" w:rsidP="00545ABD"/>
    <w:p w:rsidR="00545ABD" w:rsidRPr="00D74B0F" w:rsidRDefault="00545ABD" w:rsidP="00545ABD">
      <w:r w:rsidRPr="00D74B0F">
        <w:tab/>
        <w:t>A) AsF</w:t>
      </w:r>
      <w:r w:rsidRPr="00D74B0F">
        <w:rPr>
          <w:vertAlign w:val="subscript"/>
        </w:rPr>
        <w:t>5</w:t>
      </w:r>
    </w:p>
    <w:p w:rsidR="00545ABD" w:rsidRPr="00D74B0F" w:rsidRDefault="00545ABD" w:rsidP="00545ABD">
      <w:r w:rsidRPr="00D74B0F">
        <w:tab/>
        <w:t>B) PCl</w:t>
      </w:r>
      <w:r w:rsidRPr="00D74B0F">
        <w:rPr>
          <w:vertAlign w:val="subscript"/>
        </w:rPr>
        <w:t>3</w:t>
      </w:r>
    </w:p>
    <w:p w:rsidR="00545ABD" w:rsidRPr="00D74B0F" w:rsidRDefault="00545ABD" w:rsidP="00545ABD">
      <w:r w:rsidRPr="00D74B0F">
        <w:tab/>
        <w:t>C) CS</w:t>
      </w:r>
      <w:r w:rsidRPr="00D74B0F">
        <w:rPr>
          <w:vertAlign w:val="subscript"/>
        </w:rPr>
        <w:t>2</w:t>
      </w:r>
    </w:p>
    <w:p w:rsidR="00545ABD" w:rsidRPr="00D74B0F" w:rsidRDefault="00545ABD" w:rsidP="00545ABD">
      <w:r w:rsidRPr="00D74B0F">
        <w:tab/>
        <w:t>D) H</w:t>
      </w:r>
      <w:r w:rsidRPr="00D74B0F">
        <w:rPr>
          <w:vertAlign w:val="subscript"/>
        </w:rPr>
        <w:t>2</w:t>
      </w:r>
      <w:r w:rsidRPr="00D74B0F">
        <w:t>S</w:t>
      </w:r>
    </w:p>
    <w:p w:rsidR="00545ABD" w:rsidRPr="00D74B0F" w:rsidRDefault="00545ABD" w:rsidP="00545ABD">
      <w:r w:rsidRPr="00D74B0F">
        <w:tab/>
        <w:t>E) Br</w:t>
      </w:r>
      <w:r w:rsidRPr="00D74B0F">
        <w:rPr>
          <w:vertAlign w:val="subscript"/>
        </w:rPr>
        <w:t>3</w:t>
      </w:r>
      <w:r w:rsidRPr="00D74B0F">
        <w:rPr>
          <w:sz w:val="28"/>
          <w:vertAlign w:val="superscript"/>
        </w:rPr>
        <w:t>-</w:t>
      </w:r>
    </w:p>
    <w:p w:rsidR="00545ABD" w:rsidRPr="00D74B0F" w:rsidRDefault="00545ABD" w:rsidP="00545ABD"/>
    <w:p w:rsidR="00545ABD" w:rsidRPr="00D74B0F" w:rsidRDefault="00545ABD" w:rsidP="00545ABD">
      <w:r w:rsidRPr="00D74B0F">
        <w:t xml:space="preserve">23.  Which statement is </w:t>
      </w:r>
      <w:r w:rsidRPr="00D74B0F">
        <w:rPr>
          <w:i/>
        </w:rPr>
        <w:t>true</w:t>
      </w:r>
      <w:r w:rsidRPr="00D74B0F">
        <w:t>?</w:t>
      </w:r>
    </w:p>
    <w:p w:rsidR="00545ABD" w:rsidRPr="00D74B0F" w:rsidRDefault="00545ABD" w:rsidP="00545ABD"/>
    <w:p w:rsidR="00545ABD" w:rsidRPr="00D74B0F" w:rsidRDefault="00545ABD" w:rsidP="00545ABD">
      <w:r w:rsidRPr="00D74B0F">
        <w:tab/>
        <w:t>A) The stronger an ionic bond, the more ionic character it has.</w:t>
      </w:r>
    </w:p>
    <w:p w:rsidR="00545ABD" w:rsidRPr="00D74B0F" w:rsidRDefault="00545ABD" w:rsidP="00545ABD">
      <w:r w:rsidRPr="00D74B0F">
        <w:tab/>
        <w:t xml:space="preserve">B) The larger the difference in electronegativity between two atoms, the less </w:t>
      </w:r>
      <w:r w:rsidRPr="00D74B0F">
        <w:tab/>
        <w:t xml:space="preserve"> </w:t>
      </w:r>
      <w:r w:rsidRPr="00D74B0F">
        <w:tab/>
        <w:t xml:space="preserve">      ionic character there is in a bond containing them.</w:t>
      </w:r>
    </w:p>
    <w:p w:rsidR="00545ABD" w:rsidRPr="00D74B0F" w:rsidRDefault="00545ABD" w:rsidP="00545ABD">
      <w:r w:rsidRPr="00D74B0F">
        <w:tab/>
        <w:t xml:space="preserve">C) The more highly charged two ions are, the stronger the ionic bond </w:t>
      </w:r>
      <w:r w:rsidRPr="00D74B0F">
        <w:tab/>
        <w:t xml:space="preserve"> </w:t>
      </w:r>
      <w:r w:rsidRPr="00D74B0F">
        <w:tab/>
        <w:t xml:space="preserve">   </w:t>
      </w:r>
      <w:r w:rsidRPr="00D74B0F">
        <w:tab/>
        <w:t xml:space="preserve">      between them.</w:t>
      </w:r>
    </w:p>
    <w:p w:rsidR="00545ABD" w:rsidRPr="00D74B0F" w:rsidRDefault="00545ABD" w:rsidP="00545ABD">
      <w:r w:rsidRPr="00D74B0F">
        <w:tab/>
        <w:t>D) The more covalent character a bond has, the weaker it is.</w:t>
      </w:r>
    </w:p>
    <w:p w:rsidR="00545ABD" w:rsidRPr="00D74B0F" w:rsidRDefault="00545ABD" w:rsidP="00545ABD">
      <w:r w:rsidRPr="00D74B0F">
        <w:tab/>
        <w:t xml:space="preserve">E) All ionic bonds have covalent character, but covalent bonds do not have </w:t>
      </w:r>
      <w:r w:rsidRPr="00D74B0F">
        <w:tab/>
        <w:t xml:space="preserve"> </w:t>
      </w:r>
    </w:p>
    <w:p w:rsidR="00545ABD" w:rsidRPr="00D74B0F" w:rsidRDefault="00545ABD" w:rsidP="00545ABD">
      <w:r w:rsidRPr="00D74B0F">
        <w:t xml:space="preserve"> </w:t>
      </w:r>
      <w:r w:rsidRPr="00D74B0F">
        <w:tab/>
        <w:t xml:space="preserve">     ionic character.</w:t>
      </w:r>
    </w:p>
    <w:p w:rsidR="00545ABD" w:rsidRPr="00D74B0F" w:rsidRDefault="00545ABD" w:rsidP="00545ABD"/>
    <w:p w:rsidR="00545ABD" w:rsidRPr="00D74B0F" w:rsidRDefault="00545ABD" w:rsidP="00545ABD">
      <w:r w:rsidRPr="00D74B0F">
        <w:t xml:space="preserve">24.  Which of these </w:t>
      </w:r>
      <w:r w:rsidRPr="00D74B0F">
        <w:rPr>
          <w:i/>
        </w:rPr>
        <w:t xml:space="preserve">best </w:t>
      </w:r>
      <w:r w:rsidRPr="00D74B0F">
        <w:t>explains why B has an incomplete octet in BF</w:t>
      </w:r>
      <w:r w:rsidRPr="00D74B0F">
        <w:rPr>
          <w:vertAlign w:val="subscript"/>
        </w:rPr>
        <w:t>3</w:t>
      </w:r>
      <w:r w:rsidRPr="00D74B0F">
        <w:t>?</w:t>
      </w:r>
    </w:p>
    <w:p w:rsidR="00545ABD" w:rsidRPr="00D74B0F" w:rsidRDefault="00545ABD" w:rsidP="00545ABD"/>
    <w:p w:rsidR="00545ABD" w:rsidRPr="00D74B0F" w:rsidRDefault="00545ABD" w:rsidP="00545ABD">
      <w:r w:rsidRPr="00D74B0F">
        <w:tab/>
        <w:t>A) formal charge</w:t>
      </w:r>
    </w:p>
    <w:p w:rsidR="00545ABD" w:rsidRPr="00D74B0F" w:rsidRDefault="00545ABD" w:rsidP="00545ABD">
      <w:r w:rsidRPr="00D74B0F">
        <w:tab/>
        <w:t>B) bond order</w:t>
      </w:r>
    </w:p>
    <w:p w:rsidR="00545ABD" w:rsidRPr="00D74B0F" w:rsidRDefault="00545ABD" w:rsidP="00545ABD">
      <w:r w:rsidRPr="00D74B0F">
        <w:tab/>
        <w:t>C) electronegativity</w:t>
      </w:r>
    </w:p>
    <w:p w:rsidR="00545ABD" w:rsidRPr="00D74B0F" w:rsidRDefault="00545ABD" w:rsidP="00545ABD">
      <w:r w:rsidRPr="00D74B0F">
        <w:tab/>
        <w:t>D) polarity</w:t>
      </w:r>
    </w:p>
    <w:p w:rsidR="00545ABD" w:rsidRPr="00D74B0F" w:rsidRDefault="00545ABD" w:rsidP="00545ABD">
      <w:r w:rsidRPr="00D74B0F">
        <w:tab/>
        <w:t>E) ionic charge</w:t>
      </w:r>
    </w:p>
    <w:p w:rsidR="00545ABD" w:rsidRPr="00D74B0F" w:rsidRDefault="00545ABD" w:rsidP="00545ABD"/>
    <w:p w:rsidR="00545ABD" w:rsidRPr="00D74B0F" w:rsidRDefault="00545ABD" w:rsidP="00545ABD">
      <w:r w:rsidRPr="00D74B0F">
        <w:t xml:space="preserve">25.  Use the figures below to determine which statement is </w:t>
      </w:r>
      <w:r w:rsidRPr="00D74B0F">
        <w:rPr>
          <w:i/>
        </w:rPr>
        <w:t>true.</w:t>
      </w:r>
    </w:p>
    <w:p w:rsidR="00545ABD" w:rsidRPr="00D74B0F" w:rsidRDefault="00545ABD" w:rsidP="00545ABD">
      <w:pPr>
        <w:jc w:val="center"/>
      </w:pPr>
      <w:r w:rsidRPr="00D74B0F">
        <w:rPr>
          <w:noProof/>
        </w:rPr>
        <w:drawing>
          <wp:inline distT="0" distB="0" distL="0" distR="0">
            <wp:extent cx="4826000" cy="1439333"/>
            <wp:effectExtent l="25400" t="0" r="0" b="0"/>
            <wp:docPr id="50" name="O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88421" cy="2934797"/>
                      <a:chOff x="93380" y="945842"/>
                      <a:chExt cx="8488421" cy="2934797"/>
                    </a:xfrm>
                  </a:grpSpPr>
                  <a:grpSp>
                    <a:nvGrpSpPr>
                      <a:cNvPr id="14" name="Group 13"/>
                      <a:cNvGrpSpPr/>
                    </a:nvGrpSpPr>
                    <a:grpSpPr>
                      <a:xfrm>
                        <a:off x="93380" y="945842"/>
                        <a:ext cx="8488421" cy="2934797"/>
                        <a:chOff x="93380" y="945842"/>
                        <a:chExt cx="8488421" cy="2934797"/>
                      </a:xfrm>
                    </a:grpSpPr>
                    <a:pic>
                      <a:nvPicPr>
                        <a:cNvPr id="4" name="Picture 3"/>
                        <a:cNvPicPr>
                          <a:picLocks noChangeAspect="1"/>
                        </a:cNvPicPr>
                      </a:nvPicPr>
                      <a:blipFill>
                        <a:blip r:embed="rId20"/>
                        <a:stretch>
                          <a:fillRect/>
                        </a:stretch>
                      </a:blipFill>
                      <a:spPr>
                        <a:xfrm>
                          <a:off x="6155094" y="945842"/>
                          <a:ext cx="2426707" cy="1887320"/>
                        </a:xfrm>
                        <a:prstGeom prst="rect">
                          <a:avLst/>
                        </a:prstGeom>
                      </a:spPr>
                    </a:pic>
                    <a:pic>
                      <a:nvPicPr>
                        <a:cNvPr id="8" name="Picture 7"/>
                        <a:cNvPicPr/>
                      </a:nvPicPr>
                      <a:blipFill>
                        <a:blip r:embed="rId21" cstate="print"/>
                        <a:srcRect/>
                        <a:stretch>
                          <a:fillRect/>
                        </a:stretch>
                      </a:blipFill>
                      <a:spPr bwMode="auto">
                        <a:xfrm>
                          <a:off x="93380" y="1591653"/>
                          <a:ext cx="2076791" cy="1036091"/>
                        </a:xfrm>
                        <a:prstGeom prst="rect">
                          <a:avLst/>
                        </a:prstGeom>
                        <a:noFill/>
                        <a:ln w="9525">
                          <a:noFill/>
                          <a:miter lim="800000"/>
                          <a:headEnd/>
                          <a:tailEnd/>
                        </a:ln>
                      </a:spPr>
                    </a:pic>
                    <a:sp>
                      <a:nvSpPr>
                        <a:cNvPr id="9" name="TextBox 8"/>
                        <a:cNvSpPr txBox="1"/>
                      </a:nvSpPr>
                      <a:spPr>
                        <a:xfrm>
                          <a:off x="933775" y="2595674"/>
                          <a:ext cx="45719" cy="523220"/>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800" b="1" dirty="0" smtClean="0"/>
                              <a:t>A</a:t>
                            </a:r>
                            <a:endParaRPr lang="en-US" sz="2800" b="1" dirty="0"/>
                          </a:p>
                        </a:txBody>
                        <a:useSpRect/>
                      </a:txSp>
                    </a:sp>
                    <a:sp>
                      <a:nvSpPr>
                        <a:cNvPr id="10" name="TextBox 9"/>
                        <a:cNvSpPr txBox="1"/>
                      </a:nvSpPr>
                      <a:spPr>
                        <a:xfrm>
                          <a:off x="3689384" y="2654704"/>
                          <a:ext cx="363203" cy="95410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800" b="1" dirty="0" smtClean="0"/>
                              <a:t>B</a:t>
                            </a:r>
                            <a:endParaRPr lang="en-US" sz="2800" b="1" dirty="0"/>
                          </a:p>
                        </a:txBody>
                        <a:useSpRect/>
                      </a:txSp>
                    </a:sp>
                    <a:sp>
                      <a:nvSpPr>
                        <a:cNvPr id="11" name="TextBox 10"/>
                        <a:cNvSpPr txBox="1"/>
                      </a:nvSpPr>
                      <a:spPr>
                        <a:xfrm>
                          <a:off x="6979271" y="2926532"/>
                          <a:ext cx="363203" cy="954107"/>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800" b="1" dirty="0" smtClean="0"/>
                              <a:t>C</a:t>
                            </a:r>
                            <a:endParaRPr lang="en-US" sz="2800" b="1" dirty="0"/>
                          </a:p>
                        </a:txBody>
                        <a:useSpRect/>
                      </a:txSp>
                    </a:sp>
                    <a:pic>
                      <a:nvPicPr>
                        <a:cNvPr id="13" name="Picture 12"/>
                        <a:cNvPicPr/>
                      </a:nvPicPr>
                      <a:blipFill>
                        <a:blip r:embed="rId22" cstate="print"/>
                        <a:srcRect/>
                        <a:stretch>
                          <a:fillRect/>
                        </a:stretch>
                      </a:blipFill>
                      <a:spPr bwMode="auto">
                        <a:xfrm>
                          <a:off x="2935098" y="1591653"/>
                          <a:ext cx="2010865" cy="1165327"/>
                        </a:xfrm>
                        <a:prstGeom prst="rect">
                          <a:avLst/>
                        </a:prstGeom>
                        <a:noFill/>
                        <a:ln w="6350">
                          <a:solidFill>
                            <a:schemeClr val="tx1"/>
                          </a:solidFill>
                          <a:miter lim="800000"/>
                          <a:headEnd/>
                          <a:tailEnd/>
                        </a:ln>
                      </a:spPr>
                    </a:pic>
                  </a:grpSp>
                </lc:lockedCanvas>
              </a:graphicData>
            </a:graphic>
          </wp:inline>
        </w:drawing>
      </w:r>
    </w:p>
    <w:p w:rsidR="00545ABD" w:rsidRPr="00D74B0F" w:rsidRDefault="00545ABD" w:rsidP="00545ABD">
      <w:r w:rsidRPr="00D74B0F">
        <w:tab/>
        <w:t xml:space="preserve">A) Structure A has the longest N—O bond because double bonds are longer </w:t>
      </w:r>
      <w:r w:rsidRPr="00D74B0F">
        <w:tab/>
        <w:t xml:space="preserve"> </w:t>
      </w:r>
      <w:r w:rsidRPr="00D74B0F">
        <w:tab/>
        <w:t xml:space="preserve">     than single bonds.</w:t>
      </w:r>
    </w:p>
    <w:p w:rsidR="00545ABD" w:rsidRPr="00D74B0F" w:rsidRDefault="00545ABD" w:rsidP="00545ABD">
      <w:r w:rsidRPr="00D74B0F">
        <w:tab/>
        <w:t xml:space="preserve">B) You cannot tell which structure has the longest N—O bond because B and </w:t>
      </w:r>
      <w:r w:rsidRPr="00D74B0F">
        <w:tab/>
      </w:r>
      <w:r w:rsidRPr="00D74B0F">
        <w:tab/>
        <w:t xml:space="preserve">     C both have equivalent resonance structures.</w:t>
      </w:r>
    </w:p>
    <w:p w:rsidR="00545ABD" w:rsidRPr="00D74B0F" w:rsidRDefault="00545ABD" w:rsidP="00545ABD">
      <w:r w:rsidRPr="00D74B0F">
        <w:tab/>
        <w:t xml:space="preserve">C) Structure B has weaker N—O bonds than structure C because the average </w:t>
      </w:r>
      <w:r w:rsidRPr="00D74B0F">
        <w:tab/>
      </w:r>
    </w:p>
    <w:p w:rsidR="00545ABD" w:rsidRPr="00D74B0F" w:rsidRDefault="00545ABD" w:rsidP="00545ABD">
      <w:r w:rsidRPr="00D74B0F">
        <w:tab/>
        <w:t xml:space="preserve">     bond length is  longer than in structure C.</w:t>
      </w:r>
    </w:p>
    <w:p w:rsidR="00545ABD" w:rsidRPr="00D74B0F" w:rsidRDefault="00545ABD" w:rsidP="00545ABD">
      <w:r w:rsidRPr="00D74B0F">
        <w:tab/>
        <w:t xml:space="preserve">D)  Structure A has the strongest N—O bonds because the average bond </w:t>
      </w:r>
      <w:r w:rsidRPr="00D74B0F">
        <w:tab/>
        <w:t xml:space="preserve">  </w:t>
      </w:r>
      <w:r w:rsidRPr="00D74B0F">
        <w:tab/>
        <w:t xml:space="preserve">     length is shortest.</w:t>
      </w:r>
    </w:p>
    <w:p w:rsidR="00545ABD" w:rsidRPr="00D74B0F" w:rsidRDefault="00545ABD" w:rsidP="00545ABD">
      <w:r w:rsidRPr="00D74B0F">
        <w:tab/>
        <w:t>E) The N—O bond lengths are all equal in these structures.</w:t>
      </w:r>
    </w:p>
    <w:p w:rsidR="00545ABD" w:rsidRPr="00D74B0F" w:rsidRDefault="00545ABD" w:rsidP="00545ABD"/>
    <w:p w:rsidR="00545ABD" w:rsidRPr="00D74B0F" w:rsidRDefault="00545ABD" w:rsidP="00545ABD">
      <w:r w:rsidRPr="00D74B0F">
        <w:t xml:space="preserve">26.  Which statement is </w:t>
      </w:r>
      <w:r w:rsidRPr="00D74B0F">
        <w:rPr>
          <w:i/>
        </w:rPr>
        <w:t>true</w:t>
      </w:r>
      <w:r w:rsidRPr="00D74B0F">
        <w:t>?</w:t>
      </w:r>
    </w:p>
    <w:p w:rsidR="00545ABD" w:rsidRPr="00D74B0F" w:rsidRDefault="00545ABD" w:rsidP="00545ABD"/>
    <w:p w:rsidR="00545ABD" w:rsidRPr="00D74B0F" w:rsidRDefault="00545ABD" w:rsidP="00545ABD">
      <w:r w:rsidRPr="00D74B0F">
        <w:tab/>
        <w:t>A) Polarizability accounts for the ionic character of covalent bonds.</w:t>
      </w:r>
    </w:p>
    <w:p w:rsidR="00545ABD" w:rsidRPr="00D74B0F" w:rsidRDefault="00545ABD" w:rsidP="00545ABD">
      <w:r w:rsidRPr="00D74B0F">
        <w:tab/>
        <w:t>B) Electronegativity accounts for the covalent character of ionic bonds.</w:t>
      </w:r>
    </w:p>
    <w:p w:rsidR="00545ABD" w:rsidRPr="00D74B0F" w:rsidRDefault="00545ABD" w:rsidP="00545ABD">
      <w:r w:rsidRPr="00D74B0F">
        <w:tab/>
        <w:t>C) Na</w:t>
      </w:r>
      <w:r w:rsidRPr="00D74B0F">
        <w:rPr>
          <w:vertAlign w:val="superscript"/>
        </w:rPr>
        <w:t>+</w:t>
      </w:r>
      <w:r w:rsidRPr="00D74B0F">
        <w:t xml:space="preserve"> has greater polarizing power than Cs</w:t>
      </w:r>
      <w:r w:rsidRPr="00D74B0F">
        <w:rPr>
          <w:vertAlign w:val="superscript"/>
        </w:rPr>
        <w:t>+</w:t>
      </w:r>
      <w:r w:rsidRPr="00D74B0F">
        <w:t>.</w:t>
      </w:r>
    </w:p>
    <w:p w:rsidR="00545ABD" w:rsidRPr="00D74B0F" w:rsidRDefault="00545ABD" w:rsidP="00545ABD">
      <w:r w:rsidRPr="00D74B0F">
        <w:tab/>
        <w:t>D) KCl is a purely ionic compound.</w:t>
      </w:r>
    </w:p>
    <w:p w:rsidR="00545ABD" w:rsidRPr="00D74B0F" w:rsidRDefault="00545ABD" w:rsidP="00545ABD">
      <w:r w:rsidRPr="00D74B0F">
        <w:tab/>
        <w:t>E) In H</w:t>
      </w:r>
      <w:r w:rsidRPr="00D74B0F">
        <w:rPr>
          <w:vertAlign w:val="subscript"/>
        </w:rPr>
        <w:t>2</w:t>
      </w:r>
      <w:r w:rsidRPr="00D74B0F">
        <w:t>O, the O atom has a f</w:t>
      </w:r>
      <w:r w:rsidRPr="00D74B0F">
        <w:rPr>
          <w:i/>
        </w:rPr>
        <w:t>ull</w:t>
      </w:r>
      <w:r w:rsidRPr="00D74B0F">
        <w:t xml:space="preserve"> negative charge.</w:t>
      </w:r>
    </w:p>
    <w:p w:rsidR="00545ABD" w:rsidRPr="00D74B0F" w:rsidRDefault="00545ABD" w:rsidP="00545ABD"/>
    <w:p w:rsidR="00545ABD" w:rsidRPr="00D74B0F" w:rsidRDefault="00545ABD" w:rsidP="00545ABD"/>
    <w:p w:rsidR="00545ABD" w:rsidRPr="00D74B0F" w:rsidRDefault="00545ABD" w:rsidP="00545ABD">
      <w:r w:rsidRPr="00D74B0F">
        <w:t xml:space="preserve">27. Which resonance structure for the perchlorate ion is the greater contributor to the resonance hybrid and </w:t>
      </w:r>
      <w:commentRangeStart w:id="200"/>
      <w:r w:rsidRPr="00D74B0F">
        <w:t>why</w:t>
      </w:r>
      <w:commentRangeEnd w:id="200"/>
      <w:r w:rsidRPr="00D74B0F">
        <w:rPr>
          <w:rStyle w:val="CommentReference"/>
          <w:rFonts w:ascii="Times New Roman" w:eastAsia="Times New Roman" w:hAnsi="Times New Roman" w:cs="Times New Roman"/>
          <w:vanish/>
        </w:rPr>
        <w:commentReference w:id="200"/>
      </w:r>
      <w:r w:rsidRPr="00D74B0F">
        <w:t>?</w:t>
      </w:r>
    </w:p>
    <w:p w:rsidR="00545ABD" w:rsidRPr="00D74B0F" w:rsidRDefault="0097448D" w:rsidP="00545ABD">
      <w:r w:rsidRPr="00D74B0F">
        <w:t>ANS: E</w:t>
      </w:r>
    </w:p>
    <w:p w:rsidR="00545ABD" w:rsidRPr="00D74B0F" w:rsidRDefault="00545ABD" w:rsidP="00545ABD">
      <w:pPr>
        <w:jc w:val="center"/>
      </w:pPr>
      <w:r w:rsidRPr="00D74B0F">
        <w:rPr>
          <w:noProof/>
        </w:rPr>
        <w:drawing>
          <wp:inline distT="0" distB="0" distL="0" distR="0">
            <wp:extent cx="4978400" cy="1473200"/>
            <wp:effectExtent l="0" t="0" r="0" b="0"/>
            <wp:docPr id="51"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382167" cy="1763811"/>
                      <a:chOff x="1971847" y="3337859"/>
                      <a:chExt cx="5382167" cy="1763811"/>
                    </a:xfrm>
                  </a:grpSpPr>
                  <a:grpSp>
                    <a:nvGrpSpPr>
                      <a:cNvPr id="132" name="Group 131"/>
                      <a:cNvGrpSpPr/>
                    </a:nvGrpSpPr>
                    <a:grpSpPr>
                      <a:xfrm>
                        <a:off x="1971847" y="3337859"/>
                        <a:ext cx="5382167" cy="1763811"/>
                        <a:chOff x="1971847" y="3337859"/>
                        <a:chExt cx="5382167" cy="1763811"/>
                      </a:xfrm>
                    </a:grpSpPr>
                    <a:sp>
                      <a:nvSpPr>
                        <a:cNvPr id="33" name="TextBox 32"/>
                        <a:cNvSpPr txBox="1"/>
                      </a:nvSpPr>
                      <a:spPr>
                        <a:xfrm>
                          <a:off x="6047974" y="4123221"/>
                          <a:ext cx="403288"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err="1" smtClean="0"/>
                              <a:t>Cl</a:t>
                            </a:r>
                            <a:endParaRPr lang="en-US" sz="2200" b="1" dirty="0"/>
                          </a:p>
                        </a:txBody>
                        <a:useSpRect/>
                      </a:txSp>
                    </a:sp>
                    <a:sp>
                      <a:nvSpPr>
                        <a:cNvPr id="34" name="TextBox 33"/>
                        <a:cNvSpPr txBox="1"/>
                      </a:nvSpPr>
                      <a:spPr>
                        <a:xfrm>
                          <a:off x="6536542" y="4163577"/>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sp>
                      <a:nvSpPr>
                        <a:cNvPr id="35" name="TextBox 34"/>
                        <a:cNvSpPr txBox="1"/>
                      </a:nvSpPr>
                      <a:spPr>
                        <a:xfrm>
                          <a:off x="5605734" y="4129237"/>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cxnSp>
                      <a:nvCxnSpPr>
                        <a:cNvPr id="36" name="Straight Connector 35"/>
                        <a:cNvCxnSpPr/>
                      </a:nvCxnSpPr>
                      <a:spPr>
                        <a:xfrm>
                          <a:off x="6387134" y="4339830"/>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37" name="Straight Connector 36"/>
                        <a:cNvCxnSpPr/>
                      </a:nvCxnSpPr>
                      <a:spPr>
                        <a:xfrm>
                          <a:off x="5923226" y="4417543"/>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38" name="Straight Connector 37"/>
                        <a:cNvCxnSpPr/>
                      </a:nvCxnSpPr>
                      <a:spPr>
                        <a:xfrm>
                          <a:off x="6124183" y="4652105"/>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39" name="Straight Connector 38"/>
                        <a:cNvCxnSpPr/>
                      </a:nvCxnSpPr>
                      <a:spPr>
                        <a:xfrm>
                          <a:off x="6142116" y="4132241"/>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40" name="TextBox 39"/>
                        <a:cNvSpPr txBox="1"/>
                      </a:nvSpPr>
                      <a:spPr>
                        <a:xfrm>
                          <a:off x="6069642" y="4667775"/>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sp>
                      <a:nvSpPr>
                        <a:cNvPr id="41" name="TextBox 40"/>
                        <a:cNvSpPr txBox="1"/>
                      </a:nvSpPr>
                      <a:spPr>
                        <a:xfrm>
                          <a:off x="6072634" y="3613831"/>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sp>
                      <a:nvSpPr>
                        <a:cNvPr id="42" name="Left Bracket 41"/>
                        <a:cNvSpPr/>
                      </a:nvSpPr>
                      <a:spPr>
                        <a:xfrm>
                          <a:off x="5300958" y="3643713"/>
                          <a:ext cx="435508" cy="1454949"/>
                        </a:xfrm>
                        <a:prstGeom prst="lef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43" name="Left Bracket 42"/>
                        <a:cNvSpPr/>
                      </a:nvSpPr>
                      <a:spPr>
                        <a:xfrm>
                          <a:off x="6667298" y="3646721"/>
                          <a:ext cx="435508" cy="1454949"/>
                        </a:xfrm>
                        <a:prstGeom prst="leftBracket">
                          <a:avLst/>
                        </a:prstGeom>
                        <a:ln>
                          <a:solidFill>
                            <a:schemeClr val="tx1"/>
                          </a:solidFill>
                        </a:ln>
                        <a:effectLst/>
                        <a:scene3d>
                          <a:camera prst="orthographicFront">
                            <a:rot lat="0" lon="10800000" rev="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44" name="TextBox 43"/>
                        <a:cNvSpPr txBox="1"/>
                      </a:nvSpPr>
                      <a:spPr>
                        <a:xfrm>
                          <a:off x="7075122" y="3516003"/>
                          <a:ext cx="278892"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cxnSp>
                      <a:nvCxnSpPr>
                        <a:cNvPr id="45" name="Straight Connector 44"/>
                        <a:cNvCxnSpPr/>
                      </a:nvCxnSpPr>
                      <a:spPr>
                        <a:xfrm>
                          <a:off x="6198888" y="4652105"/>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46" name="Straight Connector 45"/>
                        <a:cNvCxnSpPr/>
                      </a:nvCxnSpPr>
                      <a:spPr>
                        <a:xfrm>
                          <a:off x="6231760" y="4132160"/>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47" name="TextBox 46"/>
                        <a:cNvSpPr txBox="1"/>
                      </a:nvSpPr>
                      <a:spPr>
                        <a:xfrm>
                          <a:off x="4923743" y="3350204"/>
                          <a:ext cx="314058"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a:t>B</a:t>
                            </a:r>
                            <a:endParaRPr lang="en-US" b="1" dirty="0"/>
                          </a:p>
                        </a:txBody>
                        <a:useSpRect/>
                      </a:txSp>
                    </a:sp>
                    <a:cxnSp>
                      <a:nvCxnSpPr>
                        <a:cNvPr id="48" name="Straight Connector 47"/>
                        <a:cNvCxnSpPr/>
                      </a:nvCxnSpPr>
                      <a:spPr>
                        <a:xfrm>
                          <a:off x="6390124" y="4402584"/>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grpSp>
                      <a:nvGrpSpPr>
                        <a:cNvPr id="19" name="Group 65"/>
                        <a:cNvGrpSpPr/>
                      </a:nvGrpSpPr>
                      <a:grpSpPr>
                        <a:xfrm>
                          <a:off x="1971847" y="3337859"/>
                          <a:ext cx="2430271" cy="1751466"/>
                          <a:chOff x="1819447" y="3185459"/>
                          <a:chExt cx="2430271" cy="1751466"/>
                        </a:xfrm>
                      </a:grpSpPr>
                      <a:sp>
                        <a:nvSpPr>
                          <a:cNvPr id="101" name="TextBox 100"/>
                          <a:cNvSpPr txBox="1"/>
                        </a:nvSpPr>
                        <a:spPr>
                          <a:xfrm>
                            <a:off x="2943678" y="3958476"/>
                            <a:ext cx="403288"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err="1" smtClean="0"/>
                                <a:t>Cl</a:t>
                              </a:r>
                              <a:endParaRPr lang="en-US" sz="2200" b="1" dirty="0"/>
                            </a:p>
                          </a:txBody>
                          <a:useSpRect/>
                        </a:txSp>
                      </a:sp>
                      <a:sp>
                        <a:nvSpPr>
                          <a:cNvPr id="102" name="TextBox 101"/>
                          <a:cNvSpPr txBox="1"/>
                        </a:nvSpPr>
                        <a:spPr>
                          <a:xfrm>
                            <a:off x="3432246" y="3998832"/>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sp>
                        <a:nvSpPr>
                          <a:cNvPr id="103" name="TextBox 102"/>
                          <a:cNvSpPr txBox="1"/>
                        </a:nvSpPr>
                        <a:spPr>
                          <a:xfrm>
                            <a:off x="2501438" y="3964492"/>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cxnSp>
                        <a:nvCxnSpPr>
                          <a:cNvPr id="104" name="Straight Connector 103"/>
                          <a:cNvCxnSpPr/>
                        </a:nvCxnSpPr>
                        <a:spPr>
                          <a:xfrm>
                            <a:off x="3282838" y="4175085"/>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05" name="Straight Connector 104"/>
                          <a:cNvCxnSpPr/>
                        </a:nvCxnSpPr>
                        <a:spPr>
                          <a:xfrm>
                            <a:off x="2818930" y="4222916"/>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06" name="Straight Connector 105"/>
                          <a:cNvCxnSpPr/>
                        </a:nvCxnSpPr>
                        <a:spPr>
                          <a:xfrm>
                            <a:off x="3019887" y="4487360"/>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107" name="Straight Connector 106"/>
                          <a:cNvCxnSpPr/>
                        </a:nvCxnSpPr>
                        <a:spPr>
                          <a:xfrm>
                            <a:off x="3037820" y="3967496"/>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108" name="TextBox 107"/>
                          <a:cNvSpPr txBox="1"/>
                        </a:nvSpPr>
                        <a:spPr>
                          <a:xfrm>
                            <a:off x="2965346" y="4503030"/>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sp>
                        <a:nvSpPr>
                          <a:cNvPr id="109" name="TextBox 108"/>
                          <a:cNvSpPr txBox="1"/>
                        </a:nvSpPr>
                        <a:spPr>
                          <a:xfrm>
                            <a:off x="2968338" y="3449086"/>
                            <a:ext cx="375461" cy="430887"/>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O</a:t>
                              </a:r>
                              <a:endParaRPr lang="en-US" sz="2200" b="1" dirty="0"/>
                            </a:p>
                          </a:txBody>
                          <a:useSpRect/>
                        </a:txSp>
                      </a:sp>
                      <a:sp>
                        <a:nvSpPr>
                          <a:cNvPr id="110" name="Left Bracket 109"/>
                          <a:cNvSpPr/>
                        </a:nvSpPr>
                        <a:spPr>
                          <a:xfrm>
                            <a:off x="2196662" y="3478968"/>
                            <a:ext cx="435508" cy="1454949"/>
                          </a:xfrm>
                          <a:prstGeom prst="leftBracket">
                            <a:avLst/>
                          </a:prstGeom>
                          <a:ln>
                            <a:solidFill>
                              <a:schemeClr val="tx1"/>
                            </a:solidFill>
                          </a:ln>
                          <a:effectLst/>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11" name="Left Bracket 110"/>
                          <a:cNvSpPr/>
                        </a:nvSpPr>
                        <a:spPr>
                          <a:xfrm>
                            <a:off x="3563002" y="3481976"/>
                            <a:ext cx="435508" cy="1454949"/>
                          </a:xfrm>
                          <a:prstGeom prst="leftBracket">
                            <a:avLst/>
                          </a:prstGeom>
                          <a:ln>
                            <a:solidFill>
                              <a:schemeClr val="tx1"/>
                            </a:solidFill>
                          </a:ln>
                          <a:effectLst/>
                          <a:scene3d>
                            <a:camera prst="orthographicFront">
                              <a:rot lat="0" lon="10800000" rev="0"/>
                            </a:camera>
                            <a:lightRig rig="threePt" dir="t"/>
                          </a:scene3d>
                        </a:spPr>
                        <a:txSp>
                          <a:txBody>
                            <a:bodyPr rtlCol="0" anchor="ct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endParaRPr lang="en-US"/>
                            </a:p>
                          </a:txBody>
                          <a:useSpRect/>
                        </a:txSp>
                        <a:style>
                          <a:lnRef idx="2">
                            <a:schemeClr val="accent1"/>
                          </a:lnRef>
                          <a:fillRef idx="0">
                            <a:schemeClr val="accent1"/>
                          </a:fillRef>
                          <a:effectRef idx="1">
                            <a:schemeClr val="accent1"/>
                          </a:effectRef>
                          <a:fontRef idx="minor">
                            <a:schemeClr val="tx1"/>
                          </a:fontRef>
                        </a:style>
                      </a:sp>
                      <a:sp>
                        <a:nvSpPr>
                          <a:cNvPr id="112" name="TextBox 111"/>
                          <a:cNvSpPr txBox="1"/>
                        </a:nvSpPr>
                        <a:spPr>
                          <a:xfrm>
                            <a:off x="3970826" y="3351258"/>
                            <a:ext cx="278892"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a:t>
                              </a:r>
                              <a:endParaRPr lang="en-US" sz="2400" b="1" dirty="0"/>
                            </a:p>
                          </a:txBody>
                          <a:useSpRect/>
                        </a:txSp>
                      </a:sp>
                      <a:cxnSp>
                        <a:nvCxnSpPr>
                          <a:cNvPr id="113" name="Straight Connector 112"/>
                          <a:cNvCxnSpPr/>
                        </a:nvCxnSpPr>
                        <a:spPr>
                          <a:xfrm>
                            <a:off x="3094592" y="4487360"/>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114" name="Straight Connector 113"/>
                          <a:cNvCxnSpPr/>
                        </a:nvCxnSpPr>
                        <a:spPr>
                          <a:xfrm>
                            <a:off x="3127464" y="3967415"/>
                            <a:ext cx="168084" cy="1588"/>
                          </a:xfrm>
                          <a:prstGeom prst="line">
                            <a:avLst/>
                          </a:prstGeom>
                          <a:ln w="41275">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115" name="TextBox 114"/>
                          <a:cNvSpPr txBox="1"/>
                        </a:nvSpPr>
                        <a:spPr>
                          <a:xfrm>
                            <a:off x="1819447" y="3185459"/>
                            <a:ext cx="325730"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a:t>A</a:t>
                              </a:r>
                              <a:endParaRPr lang="en-US" b="1" dirty="0"/>
                            </a:p>
                          </a:txBody>
                          <a:useSpRect/>
                        </a:txSp>
                      </a:sp>
                      <a:cxnSp>
                        <a:nvCxnSpPr>
                          <a:cNvPr id="116" name="Straight Connector 115"/>
                          <a:cNvCxnSpPr/>
                        </a:nvCxnSpPr>
                        <a:spPr>
                          <a:xfrm>
                            <a:off x="3285828" y="4252780"/>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grpSp>
                    <a:cxnSp>
                      <a:nvCxnSpPr>
                        <a:cNvPr id="50" name="Straight Connector 49"/>
                        <a:cNvCxnSpPr/>
                      </a:nvCxnSpPr>
                      <a:spPr>
                        <a:xfrm>
                          <a:off x="5926216" y="4360769"/>
                          <a:ext cx="168084" cy="1588"/>
                        </a:xfrm>
                        <a:prstGeom prst="line">
                          <a:avLst/>
                        </a:prstGeom>
                        <a:ln w="41275">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84" name="TextBox 83"/>
                        <a:cNvSpPr txBox="1"/>
                      </a:nvSpPr>
                      <a:spPr>
                        <a:xfrm>
                          <a:off x="3010648" y="3622574"/>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85" name="TextBox 84"/>
                        <a:cNvSpPr txBox="1"/>
                      </a:nvSpPr>
                      <a:spPr>
                        <a:xfrm>
                          <a:off x="3342340" y="3610623"/>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86" name="TextBox 85"/>
                        <a:cNvSpPr txBox="1"/>
                      </a:nvSpPr>
                      <a:spPr>
                        <a:xfrm>
                          <a:off x="3315448" y="4674424"/>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87" name="TextBox 86"/>
                        <a:cNvSpPr txBox="1"/>
                      </a:nvSpPr>
                      <a:spPr>
                        <a:xfrm>
                          <a:off x="3034559" y="4677414"/>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88" name="TextBox 87"/>
                        <a:cNvSpPr txBox="1"/>
                      </a:nvSpPr>
                      <a:spPr>
                        <a:xfrm>
                          <a:off x="2568398" y="4136548"/>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89" name="TextBox 88"/>
                        <a:cNvSpPr txBox="1"/>
                      </a:nvSpPr>
                      <a:spPr>
                        <a:xfrm>
                          <a:off x="2683342" y="4004463"/>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0" name="TextBox 89"/>
                        <a:cNvSpPr txBox="1"/>
                      </a:nvSpPr>
                      <a:spPr>
                        <a:xfrm>
                          <a:off x="2686332" y="4366037"/>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1" name="TextBox 90"/>
                        <a:cNvSpPr txBox="1"/>
                      </a:nvSpPr>
                      <a:spPr>
                        <a:xfrm>
                          <a:off x="3615664" y="4383968"/>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2" name="TextBox 91"/>
                        <a:cNvSpPr txBox="1"/>
                      </a:nvSpPr>
                      <a:spPr>
                        <a:xfrm>
                          <a:off x="3618654" y="4058256"/>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3" name="TextBox 92"/>
                        <a:cNvSpPr txBox="1"/>
                      </a:nvSpPr>
                      <a:spPr>
                        <a:xfrm>
                          <a:off x="5623738" y="4046305"/>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4" name="TextBox 93"/>
                        <a:cNvSpPr txBox="1"/>
                      </a:nvSpPr>
                      <a:spPr>
                        <a:xfrm>
                          <a:off x="5626728" y="4363056"/>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5" name="TextBox 94"/>
                        <a:cNvSpPr txBox="1"/>
                      </a:nvSpPr>
                      <a:spPr>
                        <a:xfrm>
                          <a:off x="6571001" y="4395928"/>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6" name="TextBox 95"/>
                        <a:cNvSpPr txBox="1"/>
                      </a:nvSpPr>
                      <a:spPr>
                        <a:xfrm>
                          <a:off x="6559050" y="4070216"/>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7" name="TextBox 96"/>
                        <a:cNvSpPr txBox="1"/>
                      </a:nvSpPr>
                      <a:spPr>
                        <a:xfrm>
                          <a:off x="5992877" y="4692355"/>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8" name="TextBox 97"/>
                        <a:cNvSpPr txBox="1"/>
                      </a:nvSpPr>
                      <a:spPr>
                        <a:xfrm>
                          <a:off x="6264805" y="4695345"/>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99" name="TextBox 98"/>
                        <a:cNvSpPr txBox="1"/>
                      </a:nvSpPr>
                      <a:spPr>
                        <a:xfrm>
                          <a:off x="6297677" y="3622583"/>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sp>
                      <a:nvSpPr>
                        <a:cNvPr id="100" name="TextBox 99"/>
                        <a:cNvSpPr txBox="1"/>
                      </a:nvSpPr>
                      <a:spPr>
                        <a:xfrm>
                          <a:off x="5986906" y="3595691"/>
                          <a:ext cx="24643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t>
                            </a:r>
                            <a:endParaRPr lang="en-US" b="1" dirty="0"/>
                          </a:p>
                        </a:txBody>
                        <a:useSpRect/>
                      </a:txSp>
                    </a:sp>
                  </a:grpSp>
                </lc:lockedCanvas>
              </a:graphicData>
            </a:graphic>
          </wp:inline>
        </w:drawing>
      </w:r>
    </w:p>
    <w:p w:rsidR="00545ABD" w:rsidRPr="00D74B0F" w:rsidRDefault="00545ABD" w:rsidP="00545ABD"/>
    <w:p w:rsidR="00545ABD" w:rsidRPr="00D74B0F" w:rsidRDefault="00545ABD" w:rsidP="00545ABD"/>
    <w:p w:rsidR="00545ABD" w:rsidRPr="00D74B0F" w:rsidRDefault="00545ABD" w:rsidP="00545ABD">
      <w:r w:rsidRPr="00D74B0F">
        <w:tab/>
        <w:t xml:space="preserve">A) Structure A is the greater contributor because structure B has too many </w:t>
      </w:r>
      <w:r w:rsidRPr="00D74B0F">
        <w:tab/>
      </w:r>
    </w:p>
    <w:p w:rsidR="00545ABD" w:rsidRPr="00D74B0F" w:rsidRDefault="00545ABD" w:rsidP="00545ABD">
      <w:r w:rsidRPr="00D74B0F">
        <w:tab/>
        <w:t xml:space="preserve">      bonds to Cl.</w:t>
      </w:r>
    </w:p>
    <w:p w:rsidR="00545ABD" w:rsidRPr="00D74B0F" w:rsidRDefault="00545ABD" w:rsidP="00545ABD">
      <w:r w:rsidRPr="00D74B0F">
        <w:tab/>
        <w:t xml:space="preserve">B) Neither structure is a contributor because they both have an expanded </w:t>
      </w:r>
      <w:r w:rsidRPr="00D74B0F">
        <w:tab/>
        <w:t xml:space="preserve"> </w:t>
      </w:r>
      <w:r w:rsidRPr="00D74B0F">
        <w:tab/>
        <w:t xml:space="preserve">      octet on Cl.</w:t>
      </w:r>
    </w:p>
    <w:p w:rsidR="00545ABD" w:rsidRPr="00D74B0F" w:rsidRDefault="00545ABD" w:rsidP="00545ABD">
      <w:r w:rsidRPr="00D74B0F">
        <w:tab/>
        <w:t xml:space="preserve">C) StructureB is the greater contributor because all of the oxygen atoms have </w:t>
      </w:r>
      <w:r w:rsidRPr="00D74B0F">
        <w:tab/>
        <w:t xml:space="preserve"> </w:t>
      </w:r>
      <w:r w:rsidRPr="00D74B0F">
        <w:tab/>
        <w:t xml:space="preserve">     zero formal charge.</w:t>
      </w:r>
    </w:p>
    <w:p w:rsidR="00545ABD" w:rsidRPr="00D74B0F" w:rsidRDefault="00545ABD" w:rsidP="00545ABD">
      <w:r w:rsidRPr="00D74B0F">
        <w:tab/>
        <w:t>D) Structure B is the greater contributor because it is more symmetrical.</w:t>
      </w:r>
    </w:p>
    <w:p w:rsidR="00545ABD" w:rsidRPr="00D74B0F" w:rsidRDefault="00545ABD" w:rsidP="00545ABD">
      <w:r w:rsidRPr="00D74B0F">
        <w:tab/>
        <w:t xml:space="preserve">E) Structure A is the greater contributor because it has low magnitude of </w:t>
      </w:r>
      <w:r w:rsidRPr="00D74B0F">
        <w:tab/>
        <w:t xml:space="preserve">  </w:t>
      </w:r>
      <w:r w:rsidRPr="00D74B0F">
        <w:tab/>
        <w:t xml:space="preserve">     charge and the most electronegative atom has the most negative formal </w:t>
      </w:r>
      <w:r w:rsidRPr="00D74B0F">
        <w:tab/>
      </w:r>
      <w:r w:rsidRPr="00D74B0F">
        <w:tab/>
        <w:t xml:space="preserve">     charge.</w:t>
      </w:r>
    </w:p>
    <w:p w:rsidR="00F8265E" w:rsidRPr="00D74B0F" w:rsidRDefault="00F8265E" w:rsidP="00E64F4B"/>
    <w:p w:rsidR="00F8265E" w:rsidRPr="00D74B0F" w:rsidRDefault="00F8265E" w:rsidP="00E64F4B">
      <w:pPr>
        <w:rPr>
          <w:b/>
          <w:u w:val="single"/>
        </w:rPr>
      </w:pPr>
      <w:r w:rsidRPr="00D74B0F">
        <w:rPr>
          <w:b/>
          <w:u w:val="single"/>
        </w:rPr>
        <w:t>Chapter 3</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6660"/>
        <w:gridCol w:w="1980"/>
      </w:tblGrid>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r w:rsidRPr="00D74B0F">
              <w:t>1.</w:t>
            </w:r>
          </w:p>
        </w:tc>
        <w:tc>
          <w:tcPr>
            <w:tcW w:w="8640" w:type="dxa"/>
            <w:gridSpan w:val="2"/>
            <w:tcBorders>
              <w:top w:val="nil"/>
              <w:left w:val="nil"/>
              <w:bottom w:val="nil"/>
              <w:right w:val="nil"/>
            </w:tcBorders>
          </w:tcPr>
          <w:p w:rsidR="00F8265E" w:rsidRPr="00D74B0F" w:rsidRDefault="00F8265E">
            <w:pPr>
              <w:keepNext/>
              <w:keepLines/>
              <w:widowControl w:val="0"/>
              <w:autoSpaceDE w:val="0"/>
              <w:autoSpaceDN w:val="0"/>
              <w:adjustRightInd w:val="0"/>
            </w:pPr>
            <w:r w:rsidRPr="00D74B0F">
              <w:t xml:space="preserve">What is the </w:t>
            </w:r>
            <w:r w:rsidRPr="00D74B0F">
              <w:rPr>
                <w:i/>
              </w:rPr>
              <w:t>shape</w:t>
            </w:r>
            <w:r w:rsidRPr="00D74B0F">
              <w:t xml:space="preserve"> of AsF</w:t>
            </w:r>
            <w:r w:rsidRPr="00D74B0F">
              <w:rPr>
                <w:vertAlign w:val="subscript"/>
              </w:rPr>
              <w:t>3</w:t>
            </w:r>
            <w:r w:rsidRPr="00D74B0F">
              <w:t xml:space="preserve">? </w:t>
            </w:r>
          </w:p>
        </w:tc>
      </w:tr>
      <w:tr w:rsidR="00F8265E" w:rsidRPr="00D74B0F">
        <w:trPr>
          <w:gridBefore w:val="1"/>
          <w:gridAfter w:val="1"/>
          <w:wBefore w:w="720" w:type="dxa"/>
          <w:wAfter w:w="1980" w:type="dxa"/>
        </w:trPr>
        <w:tc>
          <w:tcPr>
            <w:tcW w:w="666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A) tetrahedral</w:t>
            </w:r>
          </w:p>
        </w:tc>
      </w:tr>
      <w:tr w:rsidR="00F8265E" w:rsidRPr="00D74B0F">
        <w:trPr>
          <w:gridBefore w:val="1"/>
          <w:gridAfter w:val="1"/>
          <w:wBefore w:w="720" w:type="dxa"/>
          <w:wAfter w:w="1980" w:type="dxa"/>
        </w:trPr>
        <w:tc>
          <w:tcPr>
            <w:tcW w:w="666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B) trigonal planar</w:t>
            </w:r>
          </w:p>
        </w:tc>
      </w:tr>
      <w:tr w:rsidR="00F8265E" w:rsidRPr="00D74B0F">
        <w:trPr>
          <w:gridBefore w:val="1"/>
          <w:gridAfter w:val="1"/>
          <w:wBefore w:w="720" w:type="dxa"/>
          <w:wAfter w:w="1980" w:type="dxa"/>
        </w:trPr>
        <w:tc>
          <w:tcPr>
            <w:tcW w:w="666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C) trigonal pyramidal</w:t>
            </w:r>
          </w:p>
        </w:tc>
      </w:tr>
      <w:tr w:rsidR="00F8265E" w:rsidRPr="00D74B0F">
        <w:trPr>
          <w:gridBefore w:val="1"/>
          <w:gridAfter w:val="1"/>
          <w:wBefore w:w="720" w:type="dxa"/>
          <w:wAfter w:w="1980" w:type="dxa"/>
        </w:trPr>
        <w:tc>
          <w:tcPr>
            <w:tcW w:w="6660" w:type="dxa"/>
            <w:tcBorders>
              <w:top w:val="nil"/>
              <w:left w:val="nil"/>
              <w:bottom w:val="nil"/>
              <w:right w:val="nil"/>
            </w:tcBorders>
          </w:tcPr>
          <w:p w:rsidR="00F8265E" w:rsidRPr="00D74B0F" w:rsidRDefault="00F8265E" w:rsidP="00F8265E">
            <w:pPr>
              <w:keepNext/>
              <w:keepLines/>
              <w:widowControl w:val="0"/>
              <w:autoSpaceDE w:val="0"/>
              <w:autoSpaceDN w:val="0"/>
              <w:adjustRightInd w:val="0"/>
            </w:pPr>
            <w:r w:rsidRPr="00D74B0F">
              <w:t>D) bent (V-shaped or angular)</w:t>
            </w:r>
            <w:ins w:id="201" w:author="Cianán Russell" w:date="2010-10-03T13:32:00Z">
              <w:r w:rsidRPr="00D74B0F">
                <w:tab/>
              </w:r>
            </w:ins>
          </w:p>
        </w:tc>
      </w:tr>
      <w:tr w:rsidR="00F8265E" w:rsidRPr="00D74B0F">
        <w:trPr>
          <w:gridBefore w:val="1"/>
          <w:gridAfter w:val="1"/>
          <w:wBefore w:w="720" w:type="dxa"/>
          <w:wAfter w:w="1980" w:type="dxa"/>
        </w:trPr>
        <w:tc>
          <w:tcPr>
            <w:tcW w:w="666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E) trigonal bipyramidal</w:t>
            </w:r>
          </w:p>
        </w:tc>
      </w:tr>
    </w:tbl>
    <w:p w:rsidR="00F8265E" w:rsidRPr="00D74B0F" w:rsidRDefault="00F8265E"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F8265E" w:rsidP="00F8265E">
            <w:pPr>
              <w:keepNext/>
              <w:keepLines/>
              <w:widowControl w:val="0"/>
              <w:autoSpaceDE w:val="0"/>
              <w:autoSpaceDN w:val="0"/>
              <w:adjustRightInd w:val="0"/>
              <w:jc w:val="right"/>
            </w:pPr>
            <w:r w:rsidRPr="00D74B0F">
              <w:t>2.</w:t>
            </w: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 xml:space="preserve">In which molecule would you expect deviations in the ideal bond angles? </w:t>
            </w:r>
          </w:p>
        </w:tc>
      </w:tr>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A) NH</w:t>
            </w:r>
            <w:r w:rsidRPr="00D74B0F">
              <w:rPr>
                <w:vertAlign w:val="subscript"/>
              </w:rPr>
              <w:t>4</w:t>
            </w:r>
            <w:r w:rsidRPr="00D74B0F">
              <w:rPr>
                <w:vertAlign w:val="superscript"/>
              </w:rPr>
              <w:t>+</w:t>
            </w:r>
            <w:r w:rsidRPr="00D74B0F">
              <w:t xml:space="preserve">     </w:t>
            </w:r>
          </w:p>
          <w:p w:rsidR="00F8265E" w:rsidRPr="00D74B0F" w:rsidRDefault="00F8265E">
            <w:pPr>
              <w:keepNext/>
              <w:keepLines/>
              <w:widowControl w:val="0"/>
              <w:autoSpaceDE w:val="0"/>
              <w:autoSpaceDN w:val="0"/>
              <w:adjustRightInd w:val="0"/>
            </w:pPr>
            <w:r w:rsidRPr="00D74B0F">
              <w:t>B) SF</w:t>
            </w:r>
            <w:r w:rsidRPr="00D74B0F">
              <w:rPr>
                <w:vertAlign w:val="subscript"/>
              </w:rPr>
              <w:t>6</w:t>
            </w:r>
          </w:p>
          <w:p w:rsidR="00F8265E" w:rsidRPr="00D74B0F" w:rsidRDefault="00F8265E">
            <w:pPr>
              <w:keepNext/>
              <w:keepLines/>
              <w:widowControl w:val="0"/>
              <w:autoSpaceDE w:val="0"/>
              <w:autoSpaceDN w:val="0"/>
              <w:adjustRightInd w:val="0"/>
            </w:pPr>
            <w:r w:rsidRPr="00D74B0F">
              <w:t>C) TeBr</w:t>
            </w:r>
            <w:r w:rsidRPr="00D74B0F">
              <w:rPr>
                <w:vertAlign w:val="subscript"/>
              </w:rPr>
              <w:t>4</w:t>
            </w:r>
            <w:r w:rsidRPr="00D74B0F">
              <w:t xml:space="preserve"> </w:t>
            </w:r>
            <w:r w:rsidRPr="00D74B0F">
              <w:rPr>
                <w:vertAlign w:val="superscript"/>
              </w:rPr>
              <w:t xml:space="preserve"> </w:t>
            </w:r>
            <w:r w:rsidRPr="00D74B0F">
              <w:t xml:space="preserve">    </w:t>
            </w:r>
          </w:p>
          <w:p w:rsidR="00F8265E" w:rsidRPr="00D74B0F" w:rsidRDefault="00F8265E">
            <w:pPr>
              <w:keepNext/>
              <w:keepLines/>
              <w:widowControl w:val="0"/>
              <w:autoSpaceDE w:val="0"/>
              <w:autoSpaceDN w:val="0"/>
              <w:adjustRightInd w:val="0"/>
            </w:pPr>
            <w:r w:rsidRPr="00D74B0F">
              <w:t>D) PCl</w:t>
            </w:r>
            <w:r w:rsidRPr="00D74B0F">
              <w:rPr>
                <w:vertAlign w:val="subscript"/>
              </w:rPr>
              <w:t>5</w:t>
            </w:r>
            <w:r w:rsidRPr="00D74B0F">
              <w:rPr>
                <w:vertAlign w:val="superscript"/>
              </w:rPr>
              <w:t xml:space="preserve"> </w:t>
            </w:r>
            <w:r w:rsidRPr="00D74B0F">
              <w:t xml:space="preserve">    </w:t>
            </w:r>
          </w:p>
          <w:p w:rsidR="00F8265E" w:rsidRPr="00D74B0F" w:rsidRDefault="00F8265E">
            <w:pPr>
              <w:keepNext/>
              <w:keepLines/>
              <w:widowControl w:val="0"/>
              <w:autoSpaceDE w:val="0"/>
              <w:autoSpaceDN w:val="0"/>
              <w:adjustRightInd w:val="0"/>
              <w:rPr>
                <w:vertAlign w:val="superscript"/>
              </w:rPr>
            </w:pPr>
            <w:r w:rsidRPr="00D74B0F">
              <w:t>E) BH</w:t>
            </w:r>
            <w:r w:rsidRPr="00D74B0F">
              <w:rPr>
                <w:vertAlign w:val="subscript"/>
              </w:rPr>
              <w:t>4</w:t>
            </w:r>
            <w:r w:rsidR="0097448D" w:rsidRPr="00D74B0F">
              <w:rPr>
                <w:vertAlign w:val="superscript"/>
              </w:rPr>
              <w:t>+</w:t>
            </w:r>
          </w:p>
        </w:tc>
      </w:tr>
    </w:tbl>
    <w:p w:rsidR="00F8265E" w:rsidRPr="00D74B0F" w:rsidRDefault="00F8265E"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r w:rsidRPr="00D74B0F">
              <w:t>3.</w:t>
            </w:r>
          </w:p>
        </w:tc>
        <w:tc>
          <w:tcPr>
            <w:tcW w:w="8640" w:type="dxa"/>
            <w:tcBorders>
              <w:top w:val="nil"/>
              <w:left w:val="nil"/>
              <w:bottom w:val="nil"/>
              <w:right w:val="nil"/>
            </w:tcBorders>
          </w:tcPr>
          <w:p w:rsidR="00F8265E" w:rsidRPr="00D74B0F" w:rsidRDefault="00F8265E" w:rsidP="00F8265E">
            <w:pPr>
              <w:keepNext/>
              <w:keepLines/>
              <w:widowControl w:val="0"/>
              <w:autoSpaceDE w:val="0"/>
              <w:autoSpaceDN w:val="0"/>
              <w:adjustRightInd w:val="0"/>
            </w:pPr>
            <w:r w:rsidRPr="00D74B0F">
              <w:t xml:space="preserve">Which molecule is polar? </w:t>
            </w:r>
          </w:p>
        </w:tc>
      </w:tr>
      <w:tr w:rsidR="00F8265E" w:rsidRPr="00D74B0F">
        <w:tc>
          <w:tcPr>
            <w:tcW w:w="720" w:type="dxa"/>
            <w:tcBorders>
              <w:top w:val="nil"/>
              <w:left w:val="nil"/>
              <w:bottom w:val="nil"/>
              <w:right w:val="nil"/>
            </w:tcBorders>
          </w:tcPr>
          <w:p w:rsidR="00F8265E" w:rsidRPr="00D74B0F" w:rsidRDefault="00F8265E">
            <w:pPr>
              <w:keepNext/>
              <w:keepLines/>
              <w:widowControl w:val="0"/>
              <w:autoSpaceDE w:val="0"/>
              <w:autoSpaceDN w:val="0"/>
              <w:adjustRightInd w:val="0"/>
              <w:jc w:val="right"/>
            </w:pPr>
          </w:p>
        </w:tc>
        <w:tc>
          <w:tcPr>
            <w:tcW w:w="8640" w:type="dxa"/>
            <w:tcBorders>
              <w:top w:val="nil"/>
              <w:left w:val="nil"/>
              <w:bottom w:val="nil"/>
              <w:right w:val="nil"/>
            </w:tcBorders>
          </w:tcPr>
          <w:p w:rsidR="00F8265E" w:rsidRPr="00D74B0F" w:rsidRDefault="00F8265E">
            <w:pPr>
              <w:keepNext/>
              <w:keepLines/>
              <w:widowControl w:val="0"/>
              <w:autoSpaceDE w:val="0"/>
              <w:autoSpaceDN w:val="0"/>
              <w:adjustRightInd w:val="0"/>
            </w:pPr>
            <w:r w:rsidRPr="00D74B0F">
              <w:t>A) CCl</w:t>
            </w:r>
            <w:r w:rsidRPr="00D74B0F">
              <w:rPr>
                <w:vertAlign w:val="subscript"/>
              </w:rPr>
              <w:t>4</w:t>
            </w:r>
          </w:p>
          <w:p w:rsidR="00F8265E" w:rsidRPr="00D74B0F" w:rsidRDefault="00F8265E">
            <w:pPr>
              <w:keepNext/>
              <w:keepLines/>
              <w:widowControl w:val="0"/>
              <w:autoSpaceDE w:val="0"/>
              <w:autoSpaceDN w:val="0"/>
              <w:adjustRightInd w:val="0"/>
            </w:pPr>
            <w:r w:rsidRPr="00D74B0F">
              <w:t>B) PCl</w:t>
            </w:r>
            <w:r w:rsidRPr="00D74B0F">
              <w:rPr>
                <w:vertAlign w:val="subscript"/>
              </w:rPr>
              <w:t xml:space="preserve">5 </w:t>
            </w:r>
            <w:r w:rsidRPr="00D74B0F">
              <w:t xml:space="preserve">    </w:t>
            </w:r>
          </w:p>
          <w:p w:rsidR="00F8265E" w:rsidRPr="00D74B0F" w:rsidRDefault="00F8265E">
            <w:pPr>
              <w:keepNext/>
              <w:keepLines/>
              <w:widowControl w:val="0"/>
              <w:autoSpaceDE w:val="0"/>
              <w:autoSpaceDN w:val="0"/>
              <w:adjustRightInd w:val="0"/>
            </w:pPr>
            <w:r w:rsidRPr="00D74B0F">
              <w:t>C) ICl</w:t>
            </w:r>
            <w:r w:rsidR="0097448D" w:rsidRPr="00D74B0F">
              <w:rPr>
                <w:vertAlign w:val="subscript"/>
              </w:rPr>
              <w:t>4</w:t>
            </w:r>
            <w:r w:rsidR="0097448D" w:rsidRPr="00D74B0F">
              <w:rPr>
                <w:vertAlign w:val="superscript"/>
              </w:rPr>
              <w:t>-</w:t>
            </w:r>
            <w:r w:rsidRPr="00D74B0F">
              <w:t xml:space="preserve">   </w:t>
            </w:r>
          </w:p>
          <w:p w:rsidR="00F8265E" w:rsidRPr="00D74B0F" w:rsidRDefault="00F8265E">
            <w:pPr>
              <w:keepNext/>
              <w:keepLines/>
              <w:widowControl w:val="0"/>
              <w:autoSpaceDE w:val="0"/>
              <w:autoSpaceDN w:val="0"/>
              <w:adjustRightInd w:val="0"/>
            </w:pPr>
            <w:r w:rsidRPr="00D74B0F">
              <w:t>D) SF</w:t>
            </w:r>
            <w:r w:rsidRPr="00D74B0F">
              <w:rPr>
                <w:vertAlign w:val="subscript"/>
              </w:rPr>
              <w:t xml:space="preserve">6 </w:t>
            </w:r>
            <w:r w:rsidRPr="00D74B0F">
              <w:t xml:space="preserve">    </w:t>
            </w:r>
          </w:p>
          <w:p w:rsidR="00F8265E" w:rsidRPr="00D74B0F" w:rsidRDefault="0097448D">
            <w:pPr>
              <w:keepNext/>
              <w:keepLines/>
              <w:widowControl w:val="0"/>
              <w:autoSpaceDE w:val="0"/>
              <w:autoSpaceDN w:val="0"/>
              <w:adjustRightInd w:val="0"/>
            </w:pPr>
            <w:r w:rsidRPr="00D74B0F">
              <w:t>E) As</w:t>
            </w:r>
            <w:r w:rsidR="00F8265E" w:rsidRPr="00D74B0F">
              <w:t>F</w:t>
            </w:r>
            <w:r w:rsidR="00F8265E" w:rsidRPr="00D74B0F">
              <w:rPr>
                <w:vertAlign w:val="subscript"/>
              </w:rPr>
              <w:t xml:space="preserve">5 </w:t>
            </w:r>
          </w:p>
        </w:tc>
      </w:tr>
    </w:tbl>
    <w:p w:rsidR="003C5A80" w:rsidRPr="00D74B0F" w:rsidRDefault="003C5A80"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6570"/>
        <w:gridCol w:w="2070"/>
      </w:tblGrid>
      <w:tr w:rsidR="003C5A80" w:rsidRPr="00D74B0F">
        <w:tc>
          <w:tcPr>
            <w:tcW w:w="720" w:type="dxa"/>
            <w:tcBorders>
              <w:top w:val="nil"/>
              <w:left w:val="nil"/>
              <w:bottom w:val="nil"/>
              <w:right w:val="nil"/>
            </w:tcBorders>
          </w:tcPr>
          <w:p w:rsidR="003C5A80" w:rsidRPr="00D74B0F" w:rsidRDefault="003C5A80" w:rsidP="003C5A80">
            <w:pPr>
              <w:keepNext/>
              <w:keepLines/>
              <w:widowControl w:val="0"/>
              <w:autoSpaceDE w:val="0"/>
              <w:autoSpaceDN w:val="0"/>
              <w:adjustRightInd w:val="0"/>
              <w:jc w:val="right"/>
            </w:pPr>
            <w:r w:rsidRPr="00D74B0F">
              <w:t>4.</w:t>
            </w:r>
          </w:p>
        </w:tc>
        <w:tc>
          <w:tcPr>
            <w:tcW w:w="8640" w:type="dxa"/>
            <w:gridSpan w:val="2"/>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Which molecule is nonpolar but contains polar bonds?</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A) N</w:t>
            </w:r>
            <w:r w:rsidRPr="00D74B0F">
              <w:rPr>
                <w:vertAlign w:val="subscript"/>
              </w:rPr>
              <w:t>2</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B) SiH</w:t>
            </w:r>
            <w:r w:rsidRPr="00D74B0F">
              <w:rPr>
                <w:vertAlign w:val="subscript"/>
              </w:rPr>
              <w:t>2</w:t>
            </w:r>
            <w:r w:rsidRPr="00D74B0F">
              <w:t>Br</w:t>
            </w:r>
            <w:r w:rsidRPr="00D74B0F">
              <w:rPr>
                <w:vertAlign w:val="subscript"/>
              </w:rPr>
              <w:t>2</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97448D">
            <w:pPr>
              <w:keepNext/>
              <w:keepLines/>
              <w:widowControl w:val="0"/>
              <w:autoSpaceDE w:val="0"/>
              <w:autoSpaceDN w:val="0"/>
              <w:adjustRightInd w:val="0"/>
            </w:pPr>
            <w:r w:rsidRPr="00D74B0F">
              <w:t xml:space="preserve">C) </w:t>
            </w:r>
            <w:r w:rsidR="0097448D" w:rsidRPr="00D74B0F">
              <w:t>C</w:t>
            </w:r>
            <w:r w:rsidRPr="00D74B0F">
              <w:t>F</w:t>
            </w:r>
            <w:r w:rsidRPr="00D74B0F">
              <w:rPr>
                <w:vertAlign w:val="subscript"/>
              </w:rPr>
              <w:t>4</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D) CH</w:t>
            </w:r>
            <w:r w:rsidRPr="00D74B0F">
              <w:rPr>
                <w:vertAlign w:val="subscript"/>
              </w:rPr>
              <w:t>3</w:t>
            </w:r>
            <w:r w:rsidRPr="00D74B0F">
              <w:t>OH</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E) NH</w:t>
            </w:r>
            <w:r w:rsidRPr="00D74B0F">
              <w:rPr>
                <w:vertAlign w:val="subscript"/>
              </w:rPr>
              <w:t>3</w:t>
            </w:r>
          </w:p>
        </w:tc>
      </w:tr>
    </w:tbl>
    <w:p w:rsidR="003C5A80" w:rsidRPr="00D74B0F" w:rsidRDefault="003C5A80"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6570"/>
        <w:gridCol w:w="2070"/>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5.</w:t>
            </w:r>
          </w:p>
        </w:tc>
        <w:tc>
          <w:tcPr>
            <w:tcW w:w="8640" w:type="dxa"/>
            <w:gridSpan w:val="2"/>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Which theory is </w:t>
            </w:r>
            <w:r w:rsidRPr="00D74B0F">
              <w:rPr>
                <w:i/>
              </w:rPr>
              <w:t>most</w:t>
            </w:r>
            <w:r w:rsidRPr="00D74B0F">
              <w:t xml:space="preserve"> appropriate for determining whether a molecule is polar?</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A) Valence bond theory</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B) Lewis theory </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C) VSEPR theory</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D) Molecular orbital theory</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E) None of these theories tell us about polarity.</w:t>
            </w:r>
          </w:p>
        </w:tc>
      </w:tr>
    </w:tbl>
    <w:p w:rsidR="003C5A80" w:rsidRPr="00D74B0F" w:rsidRDefault="003C5A80"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585"/>
        <w:gridCol w:w="3735"/>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6.</w:t>
            </w:r>
          </w:p>
        </w:tc>
        <w:tc>
          <w:tcPr>
            <w:tcW w:w="8640" w:type="dxa"/>
            <w:gridSpan w:val="4"/>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The hybrid orbitals used in carbons 2 and 4, respectively, in the molecule below are:</w:t>
            </w:r>
          </w:p>
          <w:p w:rsidR="003C5A80" w:rsidRPr="00D74B0F" w:rsidRDefault="003C5A80" w:rsidP="003C5A80">
            <w:pPr>
              <w:keepNext/>
              <w:keepLines/>
              <w:widowControl w:val="0"/>
              <w:autoSpaceDE w:val="0"/>
              <w:autoSpaceDN w:val="0"/>
              <w:adjustRightInd w:val="0"/>
            </w:pPr>
          </w:p>
          <w:p w:rsidR="003C5A80" w:rsidRPr="00D74B0F" w:rsidRDefault="003C5A80" w:rsidP="003C5A80">
            <w:pPr>
              <w:keepNext/>
              <w:keepLines/>
              <w:widowControl w:val="0"/>
              <w:autoSpaceDE w:val="0"/>
              <w:autoSpaceDN w:val="0"/>
              <w:adjustRightInd w:val="0"/>
              <w:jc w:val="center"/>
            </w:pPr>
            <w:r w:rsidRPr="00D74B0F">
              <w:rPr>
                <w:noProof/>
              </w:rPr>
              <w:drawing>
                <wp:inline distT="0" distB="0" distL="0" distR="0">
                  <wp:extent cx="2065867" cy="812800"/>
                  <wp:effectExtent l="0" t="0" r="0" b="0"/>
                  <wp:docPr id="5"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814576" cy="1829511"/>
                            <a:chOff x="915407" y="812610"/>
                            <a:chExt cx="3814576" cy="1829511"/>
                          </a:xfrm>
                        </a:grpSpPr>
                        <a:grpSp>
                          <a:nvGrpSpPr>
                            <a:cNvPr id="44" name="Group 43"/>
                            <a:cNvGrpSpPr/>
                          </a:nvGrpSpPr>
                          <a:grpSpPr>
                            <a:xfrm>
                              <a:off x="915407" y="812610"/>
                              <a:ext cx="3814576" cy="1829511"/>
                              <a:chOff x="915407" y="812610"/>
                              <a:chExt cx="3814576" cy="1829511"/>
                            </a:xfrm>
                          </a:grpSpPr>
                          <a:grpSp>
                            <a:nvGrpSpPr>
                              <a:cNvPr id="3" name="Group 38"/>
                              <a:cNvGrpSpPr/>
                            </a:nvGrpSpPr>
                            <a:grpSpPr>
                              <a:xfrm>
                                <a:off x="915407" y="812610"/>
                                <a:ext cx="3814576" cy="1829511"/>
                                <a:chOff x="-55473" y="945768"/>
                                <a:chExt cx="3814576" cy="1829511"/>
                              </a:xfrm>
                            </a:grpSpPr>
                            <a:sp>
                              <a:nvSpPr>
                                <a:cNvPr id="4" name="TextBox 3"/>
                                <a:cNvSpPr txBox="1"/>
                              </a:nvSpPr>
                              <a:spPr>
                                <a:xfrm>
                                  <a:off x="586193" y="1612210"/>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cxnSp>
                              <a:nvCxnSpPr>
                                <a:cNvPr id="13" name="Straight Connector 12"/>
                                <a:cNvCxnSpPr/>
                              </a:nvCxnSpPr>
                              <a:spPr>
                                <a:xfrm>
                                  <a:off x="274507" y="1859870"/>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4" name="Straight Connector 13"/>
                                <a:cNvCxnSpPr/>
                              </a:nvCxnSpPr>
                              <a:spPr>
                                <a:xfrm rot="5400000">
                                  <a:off x="580237" y="1507691"/>
                                  <a:ext cx="377232"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6" name="Straight Connector 15"/>
                                <a:cNvCxnSpPr/>
                              </a:nvCxnSpPr>
                              <a:spPr>
                                <a:xfrm rot="5400000">
                                  <a:off x="586087" y="2221912"/>
                                  <a:ext cx="377232"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17" name="TextBox 16"/>
                                <a:cNvSpPr txBox="1"/>
                              </a:nvSpPr>
                              <a:spPr>
                                <a:xfrm>
                                  <a:off x="1227093" y="1642475"/>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cxnSp>
                              <a:nvCxnSpPr>
                                <a:cNvPr id="18" name="Straight Connector 17"/>
                                <a:cNvCxnSpPr/>
                              </a:nvCxnSpPr>
                              <a:spPr>
                                <a:xfrm>
                                  <a:off x="915407" y="1890135"/>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9" name="Straight Connector 18"/>
                                <a:cNvCxnSpPr/>
                              </a:nvCxnSpPr>
                              <a:spPr>
                                <a:xfrm rot="5400000">
                                  <a:off x="1221137" y="1537956"/>
                                  <a:ext cx="377232"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21" name="TextBox 20"/>
                                <a:cNvSpPr txBox="1"/>
                              </a:nvSpPr>
                              <a:spPr>
                                <a:xfrm>
                                  <a:off x="1910993" y="1642475"/>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cxnSp>
                              <a:nvCxnSpPr>
                                <a:cNvPr id="22" name="Straight Connector 21"/>
                                <a:cNvCxnSpPr/>
                              </a:nvCxnSpPr>
                              <a:spPr>
                                <a:xfrm>
                                  <a:off x="1574882" y="1865708"/>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3" name="Straight Connector 22"/>
                                <a:cNvCxnSpPr/>
                              </a:nvCxnSpPr>
                              <a:spPr>
                                <a:xfrm rot="5400000">
                                  <a:off x="1905037" y="1537956"/>
                                  <a:ext cx="377232"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5" name="Straight Connector 24"/>
                                <a:cNvCxnSpPr/>
                              </a:nvCxnSpPr>
                              <a:spPr>
                                <a:xfrm>
                                  <a:off x="1580732" y="1969254"/>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26" name="TextBox 25"/>
                                <a:cNvSpPr txBox="1"/>
                              </a:nvSpPr>
                              <a:spPr>
                                <a:xfrm>
                                  <a:off x="2551893" y="1672740"/>
                                  <a:ext cx="347571"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C</a:t>
                                    </a:r>
                                    <a:endParaRPr lang="en-US" sz="2400" b="1" dirty="0"/>
                                  </a:p>
                                </a:txBody>
                                <a:useSpRect/>
                              </a:txSp>
                            </a:sp>
                            <a:cxnSp>
                              <a:nvCxnSpPr>
                                <a:cNvPr id="27" name="Straight Connector 26"/>
                                <a:cNvCxnSpPr/>
                              </a:nvCxnSpPr>
                              <a:spPr>
                                <a:xfrm>
                                  <a:off x="2246057" y="1901811"/>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28" name="TextBox 27"/>
                                <a:cNvSpPr txBox="1"/>
                              </a:nvSpPr>
                              <a:spPr>
                                <a:xfrm>
                                  <a:off x="1922693" y="945768"/>
                                  <a:ext cx="37883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dirty="0"/>
                                      <a:t>H</a:t>
                                    </a:r>
                                    <a:endParaRPr lang="en-US" sz="2400" dirty="0"/>
                                  </a:p>
                                </a:txBody>
                                <a:useSpRect/>
                              </a:txSp>
                            </a:sp>
                            <a:sp>
                              <a:nvSpPr>
                                <a:cNvPr id="29" name="TextBox 28"/>
                                <a:cNvSpPr txBox="1"/>
                              </a:nvSpPr>
                              <a:spPr>
                                <a:xfrm>
                                  <a:off x="1244643" y="951606"/>
                                  <a:ext cx="37883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H</a:t>
                                    </a:r>
                                    <a:endParaRPr lang="en-US" sz="2400" b="1" dirty="0"/>
                                  </a:p>
                                </a:txBody>
                                <a:useSpRect/>
                              </a:txSp>
                            </a:sp>
                            <a:sp>
                              <a:nvSpPr>
                                <a:cNvPr id="30" name="TextBox 29"/>
                                <a:cNvSpPr txBox="1"/>
                              </a:nvSpPr>
                              <a:spPr>
                                <a:xfrm>
                                  <a:off x="591018" y="957444"/>
                                  <a:ext cx="37883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H</a:t>
                                    </a:r>
                                    <a:endParaRPr lang="en-US" sz="2400" b="1" dirty="0"/>
                                  </a:p>
                                </a:txBody>
                                <a:useSpRect/>
                              </a:txSp>
                            </a:sp>
                            <a:sp>
                              <a:nvSpPr>
                                <a:cNvPr id="31" name="TextBox 30"/>
                                <a:cNvSpPr txBox="1"/>
                              </a:nvSpPr>
                              <a:spPr>
                                <a:xfrm>
                                  <a:off x="-55473" y="1563182"/>
                                  <a:ext cx="37883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H</a:t>
                                    </a:r>
                                    <a:endParaRPr lang="en-US" sz="2400" b="1" dirty="0"/>
                                  </a:p>
                                </a:txBody>
                                <a:useSpRect/>
                              </a:txSp>
                            </a:sp>
                            <a:sp>
                              <a:nvSpPr>
                                <a:cNvPr id="32" name="TextBox 31"/>
                                <a:cNvSpPr txBox="1"/>
                              </a:nvSpPr>
                              <a:spPr>
                                <a:xfrm>
                                  <a:off x="592028" y="2313614"/>
                                  <a:ext cx="378830"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a:t>H</a:t>
                                    </a:r>
                                    <a:endParaRPr lang="en-US" sz="2400" b="1" dirty="0"/>
                                  </a:p>
                                </a:txBody>
                                <a:useSpRect/>
                              </a:txSp>
                            </a:sp>
                            <a:cxnSp>
                              <a:nvCxnSpPr>
                                <a:cNvPr id="33" name="Straight Connector 32"/>
                                <a:cNvCxnSpPr/>
                              </a:nvCxnSpPr>
                              <a:spPr>
                                <a:xfrm>
                                  <a:off x="2899682" y="1871546"/>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34" name="Straight Connector 33"/>
                                <a:cNvCxnSpPr/>
                              </a:nvCxnSpPr>
                              <a:spPr>
                                <a:xfrm>
                                  <a:off x="2905532" y="1950665"/>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37" name="Straight Connector 36"/>
                                <a:cNvCxnSpPr/>
                              </a:nvCxnSpPr>
                              <a:spPr>
                                <a:xfrm>
                                  <a:off x="2911382" y="2029784"/>
                                  <a:ext cx="341946"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38" name="TextBox 37"/>
                                <a:cNvSpPr txBox="1"/>
                              </a:nvSpPr>
                              <a:spPr>
                                <a:xfrm>
                                  <a:off x="3217218" y="1654151"/>
                                  <a:ext cx="541885" cy="461665"/>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400" b="1" dirty="0" smtClean="0"/>
                                      <a:t>N :</a:t>
                                    </a:r>
                                    <a:endParaRPr lang="en-US" sz="2400" b="1" dirty="0"/>
                                  </a:p>
                                </a:txBody>
                                <a:useSpRect/>
                              </a:txSp>
                            </a:sp>
                          </a:grpSp>
                          <a:sp>
                            <a:nvSpPr>
                              <a:cNvPr id="40" name="TextBox 39"/>
                              <a:cNvSpPr txBox="1"/>
                            </a:nvSpPr>
                            <a:spPr>
                              <a:xfrm>
                                <a:off x="1483798" y="1783241"/>
                                <a:ext cx="288661"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b="1" dirty="0" smtClean="0"/>
                                    <a:t>1</a:t>
                                  </a:r>
                                  <a:endParaRPr lang="en-US" sz="1600" b="1" dirty="0"/>
                                </a:p>
                              </a:txBody>
                              <a:useSpRect/>
                            </a:txSp>
                          </a:sp>
                          <a:sp>
                            <a:nvSpPr>
                              <a:cNvPr id="41" name="TextBox 40"/>
                              <a:cNvSpPr txBox="1"/>
                            </a:nvSpPr>
                            <a:spPr>
                              <a:xfrm>
                                <a:off x="2051423" y="1813506"/>
                                <a:ext cx="288661"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b="1" dirty="0" smtClean="0"/>
                                    <a:t>2</a:t>
                                  </a:r>
                                  <a:endParaRPr lang="en-US" sz="1600" b="1" dirty="0"/>
                                </a:p>
                              </a:txBody>
                              <a:useSpRect/>
                            </a:txSp>
                          </a:sp>
                          <a:sp>
                            <a:nvSpPr>
                              <a:cNvPr id="42" name="TextBox 41"/>
                              <a:cNvSpPr txBox="1"/>
                            </a:nvSpPr>
                            <a:spPr>
                              <a:xfrm>
                                <a:off x="2838873" y="1819344"/>
                                <a:ext cx="288661"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b="1" dirty="0"/>
                                    <a:t>3</a:t>
                                  </a:r>
                                  <a:endParaRPr lang="en-US" sz="1600" b="1" dirty="0"/>
                                </a:p>
                              </a:txBody>
                              <a:useSpRect/>
                            </a:txSp>
                          </a:sp>
                          <a:sp>
                            <a:nvSpPr>
                              <a:cNvPr id="43" name="TextBox 42"/>
                              <a:cNvSpPr txBox="1"/>
                            </a:nvSpPr>
                            <a:spPr>
                              <a:xfrm>
                                <a:off x="3455348" y="1825182"/>
                                <a:ext cx="288661" cy="338554"/>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1600" b="1" dirty="0" smtClean="0"/>
                                    <a:t>4</a:t>
                                  </a:r>
                                  <a:endParaRPr lang="en-US" sz="1600" b="1" dirty="0"/>
                                </a:p>
                              </a:txBody>
                              <a:useSpRect/>
                            </a:txSp>
                          </a:sp>
                        </a:grpSp>
                      </lc:lockedCanvas>
                    </a:graphicData>
                  </a:graphic>
                </wp:inline>
              </w:drawing>
            </w:r>
          </w:p>
        </w:tc>
      </w:tr>
      <w:tr w:rsidR="003C5A80" w:rsidRPr="00D74B0F">
        <w:trPr>
          <w:gridBefore w:val="1"/>
          <w:wBefore w:w="720" w:type="dxa"/>
        </w:trPr>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A)</w:t>
            </w: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rPr>
                <w:i/>
                <w:iCs/>
              </w:rPr>
              <w:t>sp</w:t>
            </w:r>
            <w:r w:rsidRPr="00D74B0F">
              <w:rPr>
                <w:vertAlign w:val="superscript"/>
              </w:rPr>
              <w:t>3</w:t>
            </w:r>
            <w:r w:rsidRPr="00D74B0F">
              <w:t xml:space="preserve"> and </w:t>
            </w:r>
            <w:r w:rsidRPr="00D74B0F">
              <w:rPr>
                <w:i/>
                <w:iCs/>
              </w:rPr>
              <w:t>sp</w:t>
            </w:r>
            <w:r w:rsidRPr="00D74B0F">
              <w:t xml:space="preserve"> </w:t>
            </w:r>
          </w:p>
        </w:tc>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p>
        </w:tc>
      </w:tr>
      <w:tr w:rsidR="003C5A80" w:rsidRPr="00D74B0F">
        <w:trPr>
          <w:gridBefore w:val="1"/>
          <w:wBefore w:w="720" w:type="dxa"/>
        </w:trPr>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B)</w:t>
            </w: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rPr>
                <w:i/>
                <w:iCs/>
              </w:rPr>
              <w:t>sp</w:t>
            </w:r>
            <w:r w:rsidRPr="00D74B0F">
              <w:rPr>
                <w:vertAlign w:val="superscript"/>
              </w:rPr>
              <w:t>2</w:t>
            </w:r>
            <w:r w:rsidRPr="00D74B0F">
              <w:t xml:space="preserve"> and </w:t>
            </w:r>
            <w:r w:rsidRPr="00D74B0F">
              <w:rPr>
                <w:i/>
                <w:iCs/>
              </w:rPr>
              <w:t>sp</w:t>
            </w:r>
            <w:r w:rsidRPr="00D74B0F">
              <w:t xml:space="preserve"> </w:t>
            </w:r>
          </w:p>
        </w:tc>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p>
        </w:tc>
        <w:tc>
          <w:tcPr>
            <w:tcW w:w="3735"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p>
        </w:tc>
      </w:tr>
      <w:tr w:rsidR="003C5A80" w:rsidRPr="00D74B0F">
        <w:trPr>
          <w:gridBefore w:val="1"/>
          <w:wBefore w:w="720" w:type="dxa"/>
        </w:trPr>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C)</w:t>
            </w: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rPr>
                <w:i/>
                <w:iCs/>
              </w:rPr>
              <w:t>sp</w:t>
            </w:r>
            <w:r w:rsidRPr="00D74B0F">
              <w:rPr>
                <w:vertAlign w:val="superscript"/>
              </w:rPr>
              <w:t>3</w:t>
            </w:r>
            <w:r w:rsidRPr="00D74B0F">
              <w:t xml:space="preserve"> and </w:t>
            </w:r>
            <w:r w:rsidRPr="00D74B0F">
              <w:rPr>
                <w:i/>
                <w:iCs/>
              </w:rPr>
              <w:t>sp</w:t>
            </w:r>
            <w:r w:rsidRPr="00D74B0F">
              <w:rPr>
                <w:vertAlign w:val="superscript"/>
              </w:rPr>
              <w:t xml:space="preserve">3 </w:t>
            </w:r>
          </w:p>
        </w:tc>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p>
        </w:tc>
      </w:tr>
      <w:tr w:rsidR="003C5A80" w:rsidRPr="00D74B0F">
        <w:trPr>
          <w:gridBefore w:val="1"/>
          <w:wBefore w:w="720" w:type="dxa"/>
        </w:trPr>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D)</w:t>
            </w: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rPr>
                <w:i/>
                <w:iCs/>
              </w:rPr>
              <w:t>sp</w:t>
            </w:r>
            <w:r w:rsidRPr="00D74B0F">
              <w:rPr>
                <w:vertAlign w:val="superscript"/>
              </w:rPr>
              <w:t>2</w:t>
            </w:r>
            <w:r w:rsidRPr="00D74B0F">
              <w:t xml:space="preserve"> and </w:t>
            </w:r>
            <w:r w:rsidRPr="00D74B0F">
              <w:rPr>
                <w:i/>
                <w:iCs/>
              </w:rPr>
              <w:t>s</w:t>
            </w:r>
            <w:r w:rsidRPr="00D74B0F">
              <w:rPr>
                <w:i/>
                <w:iCs/>
                <w:vertAlign w:val="superscript"/>
              </w:rPr>
              <w:t>2</w:t>
            </w:r>
            <w:r w:rsidRPr="00D74B0F">
              <w:rPr>
                <w:vertAlign w:val="superscript"/>
              </w:rPr>
              <w:t xml:space="preserve"> </w:t>
            </w:r>
          </w:p>
        </w:tc>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p>
        </w:tc>
      </w:tr>
      <w:tr w:rsidR="003C5A80" w:rsidRPr="00D74B0F">
        <w:trPr>
          <w:gridBefore w:val="1"/>
          <w:wBefore w:w="720" w:type="dxa"/>
        </w:trPr>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E)</w:t>
            </w: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rPr>
                <w:i/>
                <w:iCs/>
              </w:rPr>
              <w:t>spd</w:t>
            </w:r>
            <w:r w:rsidRPr="00D74B0F">
              <w:rPr>
                <w:i/>
                <w:iCs/>
                <w:vertAlign w:val="superscript"/>
              </w:rPr>
              <w:t xml:space="preserve"> </w:t>
            </w:r>
            <w:r w:rsidRPr="00D74B0F">
              <w:t xml:space="preserve">and </w:t>
            </w:r>
            <w:r w:rsidRPr="00D74B0F">
              <w:rPr>
                <w:i/>
                <w:iCs/>
              </w:rPr>
              <w:t>sp</w:t>
            </w:r>
            <w:r w:rsidRPr="00D74B0F">
              <w:rPr>
                <w:vertAlign w:val="superscript"/>
              </w:rPr>
              <w:t xml:space="preserve"> </w:t>
            </w:r>
          </w:p>
        </w:tc>
        <w:tc>
          <w:tcPr>
            <w:tcW w:w="585" w:type="dxa"/>
            <w:tcBorders>
              <w:top w:val="nil"/>
              <w:left w:val="nil"/>
              <w:bottom w:val="nil"/>
              <w:right w:val="nil"/>
            </w:tcBorders>
          </w:tcPr>
          <w:p w:rsidR="003C5A80" w:rsidRPr="00D74B0F" w:rsidRDefault="003C5A80">
            <w:pPr>
              <w:keepNext/>
              <w:keepLines/>
              <w:widowControl w:val="0"/>
              <w:autoSpaceDE w:val="0"/>
              <w:autoSpaceDN w:val="0"/>
              <w:adjustRightInd w:val="0"/>
            </w:pPr>
          </w:p>
        </w:tc>
        <w:tc>
          <w:tcPr>
            <w:tcW w:w="3735" w:type="dxa"/>
            <w:tcBorders>
              <w:top w:val="nil"/>
              <w:left w:val="nil"/>
              <w:bottom w:val="nil"/>
              <w:right w:val="nil"/>
            </w:tcBorders>
          </w:tcPr>
          <w:p w:rsidR="003C5A80" w:rsidRPr="00D74B0F" w:rsidRDefault="003C5A80">
            <w:pPr>
              <w:keepNext/>
              <w:keepLines/>
              <w:widowControl w:val="0"/>
              <w:autoSpaceDE w:val="0"/>
              <w:autoSpaceDN w:val="0"/>
              <w:adjustRightInd w:val="0"/>
            </w:pPr>
          </w:p>
        </w:tc>
      </w:tr>
    </w:tbl>
    <w:p w:rsidR="003C5A80" w:rsidRPr="00D74B0F" w:rsidRDefault="003C5A80" w:rsidP="003C5A80"/>
    <w:p w:rsidR="003C5A80" w:rsidRPr="00D74B0F" w:rsidRDefault="003C5A80"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7.</w:t>
            </w: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What is the ground-state electron configuration of F</w:t>
            </w:r>
            <w:r w:rsidRPr="00D74B0F">
              <w:rPr>
                <w:vertAlign w:val="subscript"/>
              </w:rPr>
              <w:t>2</w:t>
            </w:r>
            <w:r w:rsidRPr="00D74B0F">
              <w:rPr>
                <w:vertAlign w:val="superscript"/>
              </w:rPr>
              <w:t xml:space="preserve">+ </w:t>
            </w:r>
            <w:r w:rsidRPr="00D74B0F">
              <w:t>?</w:t>
            </w:r>
          </w:p>
          <w:p w:rsidR="003C5A80" w:rsidRPr="00D74B0F" w:rsidRDefault="003C5A80" w:rsidP="003C5A80">
            <w:pPr>
              <w:keepNext/>
              <w:keepLines/>
              <w:widowControl w:val="0"/>
              <w:autoSpaceDE w:val="0"/>
              <w:autoSpaceDN w:val="0"/>
              <w:adjustRightInd w:val="0"/>
              <w:jc w:val="center"/>
            </w:pP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A) (</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3</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B) (</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1</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C) (</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D) (</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3</w:t>
            </w:r>
          </w:p>
        </w:tc>
      </w:tr>
      <w:tr w:rsidR="003C5A80" w:rsidRPr="00D74B0F">
        <w:trPr>
          <w:trHeight w:val="468"/>
        </w:trPr>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E) (</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s</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2</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4</w:t>
            </w:r>
            <w:r w:rsidRPr="00D74B0F">
              <w:t>(</w:t>
            </w:r>
            <w:r w:rsidRPr="00D74B0F">
              <w:rPr>
                <w:rFonts w:ascii="Symbol" w:hAnsi="Symbol" w:cs="Symbol"/>
              </w:rPr>
              <w:t></w:t>
            </w:r>
            <w:r w:rsidRPr="00D74B0F">
              <w:rPr>
                <w:vertAlign w:val="subscript"/>
              </w:rPr>
              <w:t>2</w:t>
            </w:r>
            <w:r w:rsidRPr="00D74B0F">
              <w:rPr>
                <w:i/>
                <w:iCs/>
                <w:vertAlign w:val="subscript"/>
              </w:rPr>
              <w:t>p</w:t>
            </w:r>
            <w:r w:rsidRPr="00D74B0F">
              <w:t>*)</w:t>
            </w:r>
            <w:r w:rsidRPr="00D74B0F">
              <w:rPr>
                <w:vertAlign w:val="superscript"/>
              </w:rPr>
              <w:t>1</w:t>
            </w:r>
          </w:p>
        </w:tc>
      </w:tr>
    </w:tbl>
    <w:p w:rsidR="003C5A80" w:rsidRPr="00D74B0F" w:rsidRDefault="003C5A80" w:rsidP="00F8265E"/>
    <w:p w:rsidR="003C5A80" w:rsidRPr="00D74B0F" w:rsidRDefault="003C5A80" w:rsidP="00F8265E"/>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8.</w:t>
            </w: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Which statement regarding the images below is </w:t>
            </w:r>
            <w:r w:rsidRPr="00D74B0F">
              <w:rPr>
                <w:i/>
              </w:rPr>
              <w:t>true</w:t>
            </w:r>
            <w:r w:rsidRPr="00D74B0F">
              <w:t>?</w:t>
            </w:r>
          </w:p>
          <w:p w:rsidR="003C5A80" w:rsidRPr="00D74B0F" w:rsidRDefault="003C5A80" w:rsidP="003C5A80">
            <w:pPr>
              <w:keepNext/>
              <w:keepLines/>
              <w:widowControl w:val="0"/>
              <w:autoSpaceDE w:val="0"/>
              <w:autoSpaceDN w:val="0"/>
              <w:adjustRightInd w:val="0"/>
              <w:jc w:val="center"/>
            </w:pPr>
            <w:r w:rsidRPr="00D74B0F">
              <w:rPr>
                <w:noProof/>
              </w:rPr>
              <w:drawing>
                <wp:inline distT="0" distB="0" distL="0" distR="0">
                  <wp:extent cx="5240867" cy="3505200"/>
                  <wp:effectExtent l="25400" t="0" r="0" b="0"/>
                  <wp:docPr id="2" name="Picture 2" descr="Exam Two sigma an dbo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 Two sigma an dbond.JPG"/>
                          <pic:cNvPicPr/>
                        </pic:nvPicPr>
                        <pic:blipFill>
                          <a:blip r:embed="rId24"/>
                          <a:stretch>
                            <a:fillRect/>
                          </a:stretch>
                        </pic:blipFill>
                        <pic:spPr>
                          <a:xfrm>
                            <a:off x="0" y="0"/>
                            <a:ext cx="5242766" cy="3506470"/>
                          </a:xfrm>
                          <a:prstGeom prst="rect">
                            <a:avLst/>
                          </a:prstGeom>
                        </pic:spPr>
                      </pic:pic>
                    </a:graphicData>
                  </a:graphic>
                </wp:inline>
              </w:drawing>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A) Images I and III depict </w:t>
            </w:r>
            <w:r w:rsidRPr="00D74B0F">
              <w:rPr>
                <w:rFonts w:ascii="Symbol" w:hAnsi="Symbol"/>
              </w:rPr>
              <w:t></w:t>
            </w:r>
            <w:r w:rsidRPr="00D74B0F">
              <w:rPr>
                <w:rFonts w:ascii="Symbol" w:hAnsi="Symbol"/>
              </w:rPr>
              <w:t></w:t>
            </w:r>
            <w:r w:rsidRPr="00D74B0F">
              <w:t>bonds</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B) Image II depicts a </w:t>
            </w:r>
            <w:r w:rsidRPr="00D74B0F">
              <w:rPr>
                <w:rFonts w:ascii="Symbol" w:hAnsi="Symbol"/>
              </w:rPr>
              <w:t></w:t>
            </w:r>
            <w:r w:rsidRPr="00D74B0F">
              <w:rPr>
                <w:rFonts w:ascii="Symbol" w:hAnsi="Symbol"/>
              </w:rPr>
              <w:t></w:t>
            </w:r>
            <w:r w:rsidRPr="00D74B0F">
              <w:t xml:space="preserve"> bond</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C) Images I and II depict </w:t>
            </w:r>
            <w:r w:rsidRPr="00D74B0F">
              <w:rPr>
                <w:rFonts w:ascii="Symbol" w:hAnsi="Symbol"/>
              </w:rPr>
              <w:t></w:t>
            </w:r>
            <w:r w:rsidRPr="00D74B0F">
              <w:t xml:space="preserve"> bonds</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 xml:space="preserve">D) Images II and III depict </w:t>
            </w:r>
            <w:r w:rsidRPr="00D74B0F">
              <w:rPr>
                <w:rFonts w:ascii="Symbol" w:hAnsi="Symbol"/>
              </w:rPr>
              <w:t></w:t>
            </w:r>
            <w:r w:rsidRPr="00D74B0F">
              <w:rPr>
                <w:rFonts w:ascii="Symbol" w:hAnsi="Symbol"/>
              </w:rPr>
              <w:t></w:t>
            </w:r>
            <w:r w:rsidRPr="00D74B0F">
              <w:t>bonds</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E) Images I, II, and III all depict</w:t>
            </w:r>
            <w:r w:rsidRPr="00D74B0F">
              <w:rPr>
                <w:rFonts w:ascii="Symbol" w:hAnsi="Symbol"/>
              </w:rPr>
              <w:t></w:t>
            </w:r>
            <w:r w:rsidRPr="00D74B0F">
              <w:rPr>
                <w:rFonts w:ascii="Symbol" w:hAnsi="Symbol"/>
              </w:rPr>
              <w:t></w:t>
            </w:r>
            <w:r w:rsidRPr="00D74B0F">
              <w:t xml:space="preserve"> bonds</w:t>
            </w:r>
          </w:p>
        </w:tc>
      </w:tr>
    </w:tbl>
    <w:p w:rsidR="003C5A80" w:rsidRPr="00D74B0F" w:rsidRDefault="003C5A80"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r w:rsidRPr="00D74B0F">
              <w:t>9.</w:t>
            </w: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What is the bond order for N</w:t>
            </w:r>
            <w:r w:rsidRPr="00D74B0F">
              <w:rPr>
                <w:vertAlign w:val="subscript"/>
              </w:rPr>
              <w:t>2</w:t>
            </w:r>
            <w:r w:rsidRPr="00D74B0F">
              <w:rPr>
                <w:vertAlign w:val="superscript"/>
              </w:rPr>
              <w:t>2+</w:t>
            </w:r>
            <w:r w:rsidRPr="00D74B0F">
              <w:t xml:space="preserve"> ?</w:t>
            </w:r>
          </w:p>
          <w:p w:rsidR="003C5A80" w:rsidRPr="00D74B0F" w:rsidRDefault="003C5A80" w:rsidP="003C5A80">
            <w:pPr>
              <w:keepNext/>
              <w:keepLines/>
              <w:widowControl w:val="0"/>
              <w:autoSpaceDE w:val="0"/>
              <w:autoSpaceDN w:val="0"/>
              <w:adjustRightInd w:val="0"/>
              <w:jc w:val="center"/>
            </w:pPr>
            <w:r w:rsidRPr="00D74B0F">
              <w:rPr>
                <w:noProof/>
              </w:rPr>
              <w:drawing>
                <wp:inline distT="0" distB="0" distL="0" distR="0">
                  <wp:extent cx="1769745" cy="3107057"/>
                  <wp:effectExtent l="25400" t="0" r="8255" b="0"/>
                  <wp:docPr id="8" name="P 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5"/>
                          <a:srcRect/>
                          <a:stretch>
                            <a:fillRect/>
                          </a:stretch>
                        </pic:blipFill>
                        <pic:spPr bwMode="auto">
                          <a:xfrm>
                            <a:off x="0" y="0"/>
                            <a:ext cx="1770128" cy="3107729"/>
                          </a:xfrm>
                          <a:prstGeom prst="rect">
                            <a:avLst/>
                          </a:prstGeom>
                          <a:noFill/>
                          <a:ln w="9525">
                            <a:noFill/>
                            <a:miter lim="800000"/>
                            <a:headEnd/>
                            <a:tailEnd/>
                          </a:ln>
                        </pic:spPr>
                      </pic:pic>
                    </a:graphicData>
                  </a:graphic>
                </wp:inline>
              </w:drawing>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 xml:space="preserve">A) 2.5    </w:t>
            </w:r>
          </w:p>
          <w:p w:rsidR="003C5A80" w:rsidRPr="00D74B0F" w:rsidRDefault="003C5A80">
            <w:pPr>
              <w:keepNext/>
              <w:keepLines/>
              <w:widowControl w:val="0"/>
              <w:autoSpaceDE w:val="0"/>
              <w:autoSpaceDN w:val="0"/>
              <w:adjustRightInd w:val="0"/>
            </w:pPr>
            <w:r w:rsidRPr="00D74B0F">
              <w:t xml:space="preserve">B) 1     </w:t>
            </w:r>
          </w:p>
          <w:p w:rsidR="003C5A80" w:rsidRPr="00D74B0F" w:rsidRDefault="003C5A80">
            <w:pPr>
              <w:keepNext/>
              <w:keepLines/>
              <w:widowControl w:val="0"/>
              <w:autoSpaceDE w:val="0"/>
              <w:autoSpaceDN w:val="0"/>
              <w:adjustRightInd w:val="0"/>
            </w:pPr>
            <w:r w:rsidRPr="00D74B0F">
              <w:t xml:space="preserve">C) 2     </w:t>
            </w:r>
          </w:p>
          <w:p w:rsidR="003C5A80" w:rsidRPr="00D74B0F" w:rsidRDefault="003C5A80">
            <w:pPr>
              <w:keepNext/>
              <w:keepLines/>
              <w:widowControl w:val="0"/>
              <w:autoSpaceDE w:val="0"/>
              <w:autoSpaceDN w:val="0"/>
              <w:adjustRightInd w:val="0"/>
            </w:pPr>
            <w:r w:rsidRPr="00D74B0F">
              <w:t xml:space="preserve">D) 1.5     </w:t>
            </w:r>
          </w:p>
          <w:p w:rsidR="003C5A80" w:rsidRPr="00D74B0F" w:rsidRDefault="003C5A80">
            <w:pPr>
              <w:keepNext/>
              <w:keepLines/>
              <w:widowControl w:val="0"/>
              <w:autoSpaceDE w:val="0"/>
              <w:autoSpaceDN w:val="0"/>
              <w:adjustRightInd w:val="0"/>
            </w:pPr>
            <w:r w:rsidRPr="00D74B0F">
              <w:t xml:space="preserve">E) 3 </w:t>
            </w:r>
          </w:p>
        </w:tc>
      </w:tr>
    </w:tbl>
    <w:p w:rsidR="00D23583" w:rsidRPr="00D74B0F" w:rsidRDefault="00D23583" w:rsidP="00F8265E"/>
    <w:p w:rsidR="003C5A80" w:rsidRPr="00D74B0F" w:rsidRDefault="003C5A80" w:rsidP="00F8265E"/>
    <w:p w:rsidR="0070191D" w:rsidRPr="00D74B0F" w:rsidRDefault="0070191D" w:rsidP="0070191D">
      <w:r w:rsidRPr="00D74B0F">
        <w:t>12.  For which molecule is the electron group arrangement the same as the shape?</w:t>
      </w:r>
    </w:p>
    <w:p w:rsidR="0070191D" w:rsidRPr="00D74B0F" w:rsidRDefault="0070191D" w:rsidP="0070191D"/>
    <w:p w:rsidR="0070191D" w:rsidRPr="00D74B0F" w:rsidRDefault="0070191D" w:rsidP="0070191D">
      <w:r w:rsidRPr="00D74B0F">
        <w:tab/>
        <w:t>A) NF</w:t>
      </w:r>
      <w:r w:rsidRPr="00D74B0F">
        <w:rPr>
          <w:vertAlign w:val="subscript"/>
        </w:rPr>
        <w:t>3</w:t>
      </w:r>
    </w:p>
    <w:p w:rsidR="0070191D" w:rsidRPr="00D74B0F" w:rsidRDefault="0070191D" w:rsidP="0070191D">
      <w:r w:rsidRPr="00D74B0F">
        <w:tab/>
        <w:t>B) H</w:t>
      </w:r>
      <w:r w:rsidRPr="00D74B0F">
        <w:rPr>
          <w:vertAlign w:val="subscript"/>
        </w:rPr>
        <w:t>2</w:t>
      </w:r>
      <w:r w:rsidRPr="00D74B0F">
        <w:t>S</w:t>
      </w:r>
    </w:p>
    <w:p w:rsidR="0070191D" w:rsidRPr="00D74B0F" w:rsidRDefault="0070191D" w:rsidP="0070191D">
      <w:r w:rsidRPr="00D74B0F">
        <w:tab/>
        <w:t>C) I</w:t>
      </w:r>
      <w:r w:rsidRPr="00D74B0F">
        <w:rPr>
          <w:vertAlign w:val="subscript"/>
        </w:rPr>
        <w:t>3</w:t>
      </w:r>
      <w:r w:rsidRPr="00D74B0F">
        <w:rPr>
          <w:sz w:val="32"/>
          <w:vertAlign w:val="superscript"/>
        </w:rPr>
        <w:t>-</w:t>
      </w:r>
    </w:p>
    <w:p w:rsidR="0070191D" w:rsidRPr="00D74B0F" w:rsidRDefault="0070191D" w:rsidP="0070191D">
      <w:r w:rsidRPr="00D74B0F">
        <w:tab/>
        <w:t>D) SeBr</w:t>
      </w:r>
      <w:r w:rsidRPr="00D74B0F">
        <w:rPr>
          <w:vertAlign w:val="subscript"/>
        </w:rPr>
        <w:t>4</w:t>
      </w:r>
    </w:p>
    <w:p w:rsidR="0070191D" w:rsidRPr="00D74B0F" w:rsidRDefault="0070191D" w:rsidP="0070191D">
      <w:r w:rsidRPr="00D74B0F">
        <w:tab/>
        <w:t>E) HCN</w:t>
      </w:r>
    </w:p>
    <w:p w:rsidR="0070191D" w:rsidRPr="00D74B0F" w:rsidRDefault="0070191D" w:rsidP="0070191D"/>
    <w:p w:rsidR="0070191D" w:rsidRPr="00D74B0F" w:rsidRDefault="0070191D" w:rsidP="0070191D">
      <w:r w:rsidRPr="00D74B0F">
        <w:t xml:space="preserve">13.  Which of these molecules is </w:t>
      </w:r>
      <w:r w:rsidRPr="00D74B0F">
        <w:rPr>
          <w:i/>
        </w:rPr>
        <w:t>nonpolar</w:t>
      </w:r>
      <w:r w:rsidRPr="00D74B0F">
        <w:t>?</w:t>
      </w:r>
    </w:p>
    <w:p w:rsidR="0070191D" w:rsidRPr="00D74B0F" w:rsidRDefault="0070191D" w:rsidP="0070191D"/>
    <w:p w:rsidR="0070191D" w:rsidRPr="00D74B0F" w:rsidRDefault="0070191D" w:rsidP="0070191D">
      <w:r w:rsidRPr="00D74B0F">
        <w:tab/>
        <w:t>A) PH</w:t>
      </w:r>
      <w:r w:rsidRPr="00D74B0F">
        <w:rPr>
          <w:vertAlign w:val="subscript"/>
        </w:rPr>
        <w:t>3</w:t>
      </w:r>
    </w:p>
    <w:p w:rsidR="0070191D" w:rsidRPr="00D74B0F" w:rsidRDefault="0070191D" w:rsidP="0070191D">
      <w:r w:rsidRPr="00D74B0F">
        <w:tab/>
        <w:t>B) BH</w:t>
      </w:r>
      <w:r w:rsidRPr="00D74B0F">
        <w:rPr>
          <w:vertAlign w:val="subscript"/>
        </w:rPr>
        <w:t>3</w:t>
      </w:r>
    </w:p>
    <w:p w:rsidR="0070191D" w:rsidRPr="00D74B0F" w:rsidRDefault="0070191D" w:rsidP="0070191D">
      <w:r w:rsidRPr="00D74B0F">
        <w:tab/>
        <w:t>C) SiCl</w:t>
      </w:r>
      <w:r w:rsidRPr="00D74B0F">
        <w:rPr>
          <w:vertAlign w:val="subscript"/>
        </w:rPr>
        <w:t>2</w:t>
      </w:r>
      <w:r w:rsidRPr="00D74B0F">
        <w:t>F</w:t>
      </w:r>
      <w:r w:rsidRPr="00D74B0F">
        <w:rPr>
          <w:vertAlign w:val="subscript"/>
        </w:rPr>
        <w:t>2</w:t>
      </w:r>
    </w:p>
    <w:p w:rsidR="0070191D" w:rsidRPr="00D74B0F" w:rsidRDefault="0070191D" w:rsidP="0070191D">
      <w:r w:rsidRPr="00D74B0F">
        <w:tab/>
        <w:t>D) XeF</w:t>
      </w:r>
      <w:r w:rsidRPr="00D74B0F">
        <w:rPr>
          <w:vertAlign w:val="subscript"/>
        </w:rPr>
        <w:t>5</w:t>
      </w:r>
      <w:r w:rsidRPr="00D74B0F">
        <w:rPr>
          <w:vertAlign w:val="superscript"/>
        </w:rPr>
        <w:t>+</w:t>
      </w:r>
    </w:p>
    <w:p w:rsidR="0070191D" w:rsidRPr="00D74B0F" w:rsidRDefault="0070191D" w:rsidP="0070191D">
      <w:pPr>
        <w:rPr>
          <w:vertAlign w:val="subscript"/>
        </w:rPr>
      </w:pPr>
      <w:r w:rsidRPr="00D74B0F">
        <w:tab/>
        <w:t>E) OCl</w:t>
      </w:r>
      <w:r w:rsidRPr="00D74B0F">
        <w:rPr>
          <w:vertAlign w:val="subscript"/>
        </w:rPr>
        <w:t>2</w:t>
      </w:r>
    </w:p>
    <w:p w:rsidR="0070191D" w:rsidRPr="00D74B0F" w:rsidRDefault="0070191D" w:rsidP="0070191D"/>
    <w:p w:rsidR="00262256" w:rsidRPr="00D74B0F" w:rsidRDefault="00262256" w:rsidP="00D23583"/>
    <w:p w:rsidR="00262256" w:rsidRPr="00D74B0F" w:rsidRDefault="00262256" w:rsidP="00D23583"/>
    <w:p w:rsidR="00262256" w:rsidRPr="00D74B0F" w:rsidRDefault="00262256" w:rsidP="00D23583"/>
    <w:p w:rsidR="00262256" w:rsidRPr="00D74B0F" w:rsidRDefault="00262256" w:rsidP="00D23583"/>
    <w:p w:rsidR="00D23583" w:rsidRPr="00D74B0F" w:rsidRDefault="00D23583" w:rsidP="00D23583">
      <w:r w:rsidRPr="00D74B0F">
        <w:t>1</w:t>
      </w:r>
      <w:r w:rsidR="00633ECE" w:rsidRPr="00D74B0F">
        <w:t>4</w:t>
      </w:r>
      <w:r w:rsidRPr="00D74B0F">
        <w:t xml:space="preserve">.  Which statement regarding sigma and pi bonds is </w:t>
      </w:r>
      <w:r w:rsidRPr="00D74B0F">
        <w:rPr>
          <w:i/>
        </w:rPr>
        <w:t>true</w:t>
      </w:r>
      <w:r w:rsidRPr="00D74B0F">
        <w:t>?</w:t>
      </w:r>
    </w:p>
    <w:p w:rsidR="00D23583" w:rsidRPr="00D74B0F" w:rsidRDefault="00D23583" w:rsidP="00D23583"/>
    <w:p w:rsidR="00D23583" w:rsidRPr="00D74B0F" w:rsidRDefault="00D23583" w:rsidP="00D23583">
      <w:r w:rsidRPr="00D74B0F">
        <w:tab/>
        <w:t>A) All sigma bonds are composed of s atomic orbitals.</w:t>
      </w:r>
    </w:p>
    <w:p w:rsidR="00D23583" w:rsidRPr="00D74B0F" w:rsidRDefault="00D23583" w:rsidP="00D23583">
      <w:r w:rsidRPr="00D74B0F">
        <w:tab/>
        <w:t>B) All pi bonds contain a sigma bond.</w:t>
      </w:r>
    </w:p>
    <w:p w:rsidR="00D23583" w:rsidRPr="00D74B0F" w:rsidRDefault="00D23583" w:rsidP="00D23583">
      <w:r w:rsidRPr="00D74B0F">
        <w:tab/>
        <w:t>C) All triple bonds contain three pi bonds.</w:t>
      </w:r>
    </w:p>
    <w:p w:rsidR="00D23583" w:rsidRPr="00D74B0F" w:rsidRDefault="00D23583" w:rsidP="00D23583">
      <w:r w:rsidRPr="00D74B0F">
        <w:tab/>
        <w:t xml:space="preserve">D) A sigma bond can be composed of p orbitals, but only if they are oriented </w:t>
      </w:r>
      <w:r w:rsidRPr="00D74B0F">
        <w:tab/>
        <w:t xml:space="preserve">  </w:t>
      </w:r>
      <w:r w:rsidRPr="00D74B0F">
        <w:tab/>
        <w:t xml:space="preserve">     along the internuclear axis.</w:t>
      </w:r>
    </w:p>
    <w:p w:rsidR="00D23583" w:rsidRPr="00D74B0F" w:rsidRDefault="00D23583" w:rsidP="00D23583">
      <w:r w:rsidRPr="00D74B0F">
        <w:tab/>
        <w:t>E) All statements are true.</w:t>
      </w:r>
    </w:p>
    <w:p w:rsidR="00D23583" w:rsidRPr="00D74B0F" w:rsidRDefault="00D23583" w:rsidP="00F8265E">
      <w:pPr>
        <w:rPr>
          <w:b/>
          <w:u w:val="single"/>
        </w:rPr>
      </w:pPr>
    </w:p>
    <w:p w:rsidR="00D23583" w:rsidRPr="00D74B0F" w:rsidRDefault="00D23583" w:rsidP="00D23583">
      <w:pPr>
        <w:widowControl w:val="0"/>
        <w:autoSpaceDE w:val="0"/>
        <w:autoSpaceDN w:val="0"/>
        <w:adjustRightInd w:val="0"/>
        <w:rPr>
          <w:rFonts w:ascii="Cambria" w:hAnsi="Cambria" w:cs="Helvetica"/>
        </w:rPr>
      </w:pPr>
      <w:r w:rsidRPr="00D74B0F">
        <w:rPr>
          <w:rFonts w:ascii="Cambria" w:hAnsi="Cambria"/>
        </w:rPr>
        <w:t>1</w:t>
      </w:r>
      <w:r w:rsidR="00633ECE" w:rsidRPr="00D74B0F">
        <w:rPr>
          <w:rFonts w:ascii="Cambria" w:hAnsi="Cambria"/>
        </w:rPr>
        <w:t>5</w:t>
      </w:r>
      <w:r w:rsidRPr="00D74B0F">
        <w:rPr>
          <w:rFonts w:ascii="Cambria" w:hAnsi="Cambria"/>
        </w:rPr>
        <w:t xml:space="preserve">.  </w:t>
      </w:r>
      <w:r w:rsidRPr="00D74B0F">
        <w:rPr>
          <w:rFonts w:ascii="Cambria" w:hAnsi="Cambria" w:cs="Helvetica"/>
        </w:rPr>
        <w:t>What is the molecular structure of ClF</w:t>
      </w:r>
      <w:r w:rsidRPr="00D74B0F">
        <w:rPr>
          <w:rFonts w:ascii="Cambria" w:hAnsi="Cambria" w:cs="Helvetica"/>
          <w:vertAlign w:val="subscript"/>
        </w:rPr>
        <w:t>3</w:t>
      </w:r>
      <w:r w:rsidRPr="00D74B0F">
        <w:rPr>
          <w:rFonts w:ascii="Cambria" w:hAnsi="Cambria" w:cs="Helvetica"/>
        </w:rPr>
        <w:t xml:space="preserve"> and why?</w:t>
      </w:r>
    </w:p>
    <w:p w:rsidR="00D23583" w:rsidRPr="00D74B0F" w:rsidRDefault="00D23583" w:rsidP="00D23583">
      <w:pPr>
        <w:widowControl w:val="0"/>
        <w:autoSpaceDE w:val="0"/>
        <w:autoSpaceDN w:val="0"/>
        <w:adjustRightInd w:val="0"/>
        <w:rPr>
          <w:rFonts w:ascii="Cambria" w:hAnsi="Cambria" w:cs="Helvetica"/>
        </w:rPr>
      </w:pPr>
    </w:p>
    <w:p w:rsidR="00D23583" w:rsidRPr="00D74B0F" w:rsidRDefault="00D23583" w:rsidP="00D23583">
      <w:pPr>
        <w:widowControl w:val="0"/>
        <w:autoSpaceDE w:val="0"/>
        <w:autoSpaceDN w:val="0"/>
        <w:adjustRightInd w:val="0"/>
        <w:rPr>
          <w:rFonts w:ascii="Cambria" w:hAnsi="Cambria" w:cs="Helvetica"/>
        </w:rPr>
      </w:pPr>
      <w:r w:rsidRPr="00D74B0F">
        <w:rPr>
          <w:rFonts w:ascii="Cambria" w:hAnsi="Cambria" w:cs="Helvetica"/>
        </w:rPr>
        <w:t>A) Trigonal planar. The lone pairs in ClF</w:t>
      </w:r>
      <w:r w:rsidRPr="00D74B0F">
        <w:rPr>
          <w:rFonts w:ascii="Cambria" w:hAnsi="Cambria" w:cs="Helvetica"/>
          <w:vertAlign w:val="subscript"/>
        </w:rPr>
        <w:t>3</w:t>
      </w:r>
      <w:r w:rsidRPr="00D74B0F">
        <w:rPr>
          <w:rFonts w:ascii="Cambria" w:hAnsi="Cambria" w:cs="Helvetica"/>
        </w:rPr>
        <w:t xml:space="preserve"> occupy the axial positions.</w:t>
      </w:r>
    </w:p>
    <w:p w:rsidR="00D23583" w:rsidRPr="00D74B0F" w:rsidRDefault="00D23583" w:rsidP="00D23583">
      <w:pPr>
        <w:widowControl w:val="0"/>
        <w:autoSpaceDE w:val="0"/>
        <w:autoSpaceDN w:val="0"/>
        <w:adjustRightInd w:val="0"/>
        <w:rPr>
          <w:rFonts w:ascii="Cambria" w:hAnsi="Cambria" w:cs="Helvetica"/>
        </w:rPr>
      </w:pPr>
      <w:r w:rsidRPr="00D74B0F">
        <w:rPr>
          <w:rFonts w:ascii="Cambria" w:hAnsi="Cambria" w:cs="Helvetica"/>
        </w:rPr>
        <w:t>B) Trigonal bipyramidal. The lone pairs in ClF</w:t>
      </w:r>
      <w:r w:rsidRPr="00D74B0F">
        <w:rPr>
          <w:rFonts w:ascii="Cambria" w:hAnsi="Cambria" w:cs="Helvetica"/>
          <w:vertAlign w:val="subscript"/>
        </w:rPr>
        <w:t>3</w:t>
      </w:r>
      <w:r w:rsidRPr="00D74B0F">
        <w:rPr>
          <w:rFonts w:ascii="Cambria" w:hAnsi="Cambria" w:cs="Helvetica"/>
        </w:rPr>
        <w:t xml:space="preserve"> occupy the equatorial positions.</w:t>
      </w:r>
    </w:p>
    <w:p w:rsidR="00D23583" w:rsidRPr="00D74B0F" w:rsidRDefault="00D23583" w:rsidP="00D23583">
      <w:pPr>
        <w:widowControl w:val="0"/>
        <w:autoSpaceDE w:val="0"/>
        <w:autoSpaceDN w:val="0"/>
        <w:adjustRightInd w:val="0"/>
        <w:rPr>
          <w:rFonts w:ascii="Cambria" w:hAnsi="Cambria" w:cs="Helvetica"/>
        </w:rPr>
      </w:pPr>
      <w:r w:rsidRPr="00D74B0F">
        <w:rPr>
          <w:rFonts w:ascii="Cambria" w:hAnsi="Cambria" w:cs="Helvetica"/>
        </w:rPr>
        <w:t>C) T-shaped. The lone pairs in ClF</w:t>
      </w:r>
      <w:r w:rsidRPr="00D74B0F">
        <w:rPr>
          <w:rFonts w:ascii="Cambria" w:hAnsi="Cambria" w:cs="Helvetica"/>
          <w:vertAlign w:val="subscript"/>
        </w:rPr>
        <w:t>3</w:t>
      </w:r>
      <w:r w:rsidRPr="00D74B0F">
        <w:rPr>
          <w:rFonts w:ascii="Cambria" w:hAnsi="Cambria" w:cs="Helvetica"/>
        </w:rPr>
        <w:t xml:space="preserve"> occupy the equatorial positions.</w:t>
      </w:r>
    </w:p>
    <w:p w:rsidR="00D23583" w:rsidRPr="00D74B0F" w:rsidRDefault="00D23583" w:rsidP="00D23583">
      <w:pPr>
        <w:widowControl w:val="0"/>
        <w:autoSpaceDE w:val="0"/>
        <w:autoSpaceDN w:val="0"/>
        <w:adjustRightInd w:val="0"/>
        <w:rPr>
          <w:rFonts w:ascii="Cambria" w:hAnsi="Cambria" w:cs="Helvetica"/>
        </w:rPr>
      </w:pPr>
      <w:r w:rsidRPr="00D74B0F">
        <w:rPr>
          <w:rFonts w:ascii="Cambria" w:hAnsi="Cambria" w:cs="Helvetica"/>
        </w:rPr>
        <w:t>D) T-shaped. The lone pairs in ClF</w:t>
      </w:r>
      <w:r w:rsidRPr="00D74B0F">
        <w:rPr>
          <w:rFonts w:ascii="Cambria" w:hAnsi="Cambria" w:cs="Helvetica"/>
          <w:vertAlign w:val="subscript"/>
        </w:rPr>
        <w:t>3</w:t>
      </w:r>
      <w:r w:rsidRPr="00D74B0F">
        <w:rPr>
          <w:rFonts w:ascii="Cambria" w:hAnsi="Cambria" w:cs="Helvetica"/>
        </w:rPr>
        <w:t xml:space="preserve"> occupy the axial positions.</w:t>
      </w:r>
    </w:p>
    <w:p w:rsidR="00D23583" w:rsidRPr="00D74B0F" w:rsidRDefault="00D23583" w:rsidP="00D23583">
      <w:pPr>
        <w:rPr>
          <w:rFonts w:ascii="Cambria" w:hAnsi="Cambria" w:cs="Helvetica"/>
        </w:rPr>
      </w:pPr>
      <w:r w:rsidRPr="00D74B0F">
        <w:rPr>
          <w:rFonts w:ascii="Cambria" w:hAnsi="Cambria" w:cs="Helvetica"/>
        </w:rPr>
        <w:t>E) Trigonal pyramidal. The lone pair in ClF</w:t>
      </w:r>
      <w:r w:rsidRPr="00D74B0F">
        <w:rPr>
          <w:rFonts w:ascii="Cambria" w:hAnsi="Cambria" w:cs="Helvetica"/>
          <w:vertAlign w:val="subscript"/>
        </w:rPr>
        <w:t>3</w:t>
      </w:r>
      <w:r w:rsidRPr="00D74B0F">
        <w:rPr>
          <w:rFonts w:ascii="Cambria" w:hAnsi="Cambria" w:cs="Helvetica"/>
        </w:rPr>
        <w:t xml:space="preserve"> is neither axial nor equatorial.</w:t>
      </w:r>
    </w:p>
    <w:p w:rsidR="00D23583" w:rsidRPr="00D74B0F" w:rsidRDefault="00D23583" w:rsidP="00D23583"/>
    <w:p w:rsidR="00D23583" w:rsidRPr="00D74B0F" w:rsidRDefault="00633ECE" w:rsidP="00D23583">
      <w:r w:rsidRPr="00D74B0F">
        <w:t>16</w:t>
      </w:r>
      <w:r w:rsidR="00D23583" w:rsidRPr="00D74B0F">
        <w:t xml:space="preserve">. What is the </w:t>
      </w:r>
      <w:r w:rsidR="00D23583" w:rsidRPr="00D74B0F">
        <w:rPr>
          <w:i/>
        </w:rPr>
        <w:t>shape</w:t>
      </w:r>
      <w:r w:rsidR="00D23583" w:rsidRPr="00D74B0F">
        <w:t xml:space="preserve"> of SO</w:t>
      </w:r>
      <w:r w:rsidR="00D23583" w:rsidRPr="00D74B0F">
        <w:rPr>
          <w:vertAlign w:val="subscript"/>
        </w:rPr>
        <w:t>4</w:t>
      </w:r>
      <w:r w:rsidR="00D23583" w:rsidRPr="00D74B0F">
        <w:rPr>
          <w:vertAlign w:val="superscript"/>
        </w:rPr>
        <w:t>2-</w:t>
      </w:r>
      <w:r w:rsidR="00D23583" w:rsidRPr="00D74B0F">
        <w:rPr>
          <w:vertAlign w:val="subscript"/>
        </w:rPr>
        <w:t xml:space="preserve"> </w:t>
      </w:r>
      <w:r w:rsidR="00D23583" w:rsidRPr="00D74B0F">
        <w:t>?</w:t>
      </w:r>
    </w:p>
    <w:p w:rsidR="00D23583" w:rsidRPr="00D74B0F" w:rsidRDefault="00D23583" w:rsidP="00D23583"/>
    <w:p w:rsidR="00D23583" w:rsidRPr="00D74B0F" w:rsidRDefault="00D23583" w:rsidP="00D23583">
      <w:r w:rsidRPr="00D74B0F">
        <w:tab/>
        <w:t>A) tetrahedral</w:t>
      </w:r>
    </w:p>
    <w:p w:rsidR="00D23583" w:rsidRPr="00D74B0F" w:rsidRDefault="00D23583" w:rsidP="00D23583">
      <w:r w:rsidRPr="00D74B0F">
        <w:tab/>
        <w:t>B) trigonal planar</w:t>
      </w:r>
    </w:p>
    <w:p w:rsidR="00D23583" w:rsidRPr="00D74B0F" w:rsidRDefault="00D23583" w:rsidP="00D23583">
      <w:r w:rsidRPr="00D74B0F">
        <w:tab/>
        <w:t>C) trigonal bipyramidal</w:t>
      </w:r>
    </w:p>
    <w:p w:rsidR="00D23583" w:rsidRPr="00D74B0F" w:rsidRDefault="00D23583" w:rsidP="00D23583">
      <w:r w:rsidRPr="00D74B0F">
        <w:tab/>
        <w:t>D) trigonal pyramidal</w:t>
      </w:r>
    </w:p>
    <w:p w:rsidR="00D23583" w:rsidRPr="00D74B0F" w:rsidRDefault="00D23583" w:rsidP="00D23583">
      <w:r w:rsidRPr="00D74B0F">
        <w:tab/>
        <w:t>E) T-shaped</w:t>
      </w:r>
    </w:p>
    <w:p w:rsidR="00635710" w:rsidRPr="00D74B0F" w:rsidRDefault="00633ECE" w:rsidP="00635710">
      <w:pPr>
        <w:rPr>
          <w:rFonts w:ascii="Times" w:hAnsi="Times"/>
        </w:rPr>
      </w:pPr>
      <w:r w:rsidRPr="00D74B0F">
        <w:t>17</w:t>
      </w:r>
      <w:r w:rsidR="00635710" w:rsidRPr="00D74B0F">
        <w:t>.  What is the bond order for F</w:t>
      </w:r>
      <w:r w:rsidR="00635710" w:rsidRPr="00D74B0F">
        <w:rPr>
          <w:vertAlign w:val="subscript"/>
        </w:rPr>
        <w:t>2</w:t>
      </w:r>
      <w:r w:rsidR="00635710" w:rsidRPr="00D74B0F">
        <w:rPr>
          <w:sz w:val="32"/>
          <w:vertAlign w:val="superscript"/>
        </w:rPr>
        <w:t>-</w:t>
      </w:r>
      <w:r w:rsidR="00635710" w:rsidRPr="00D74B0F">
        <w:rPr>
          <w:sz w:val="32"/>
        </w:rPr>
        <w:t xml:space="preserve"> </w:t>
      </w:r>
      <w:r w:rsidR="00635710" w:rsidRPr="00D74B0F">
        <w:t>according to molecular orbital theory?</w:t>
      </w:r>
    </w:p>
    <w:p w:rsidR="00635710" w:rsidRPr="00D74B0F" w:rsidRDefault="00635710" w:rsidP="00635710"/>
    <w:p w:rsidR="00635710" w:rsidRPr="00D74B0F" w:rsidRDefault="00635710" w:rsidP="00635710">
      <w:r w:rsidRPr="00D74B0F">
        <w:tab/>
        <w:t>A) 1</w:t>
      </w:r>
    </w:p>
    <w:p w:rsidR="00635710" w:rsidRPr="00D74B0F" w:rsidRDefault="00635710" w:rsidP="00635710">
      <w:r w:rsidRPr="00D74B0F">
        <w:tab/>
        <w:t>B) 2.5</w:t>
      </w:r>
    </w:p>
    <w:p w:rsidR="00635710" w:rsidRPr="00D74B0F" w:rsidRDefault="00635710" w:rsidP="00635710">
      <w:r w:rsidRPr="00D74B0F">
        <w:tab/>
        <w:t>C) 0.5</w:t>
      </w:r>
    </w:p>
    <w:p w:rsidR="00635710" w:rsidRPr="00D74B0F" w:rsidRDefault="00635710" w:rsidP="00635710">
      <w:r w:rsidRPr="00D74B0F">
        <w:tab/>
        <w:t>D) 0</w:t>
      </w:r>
    </w:p>
    <w:p w:rsidR="00635710" w:rsidRPr="00D74B0F" w:rsidRDefault="00635710" w:rsidP="00635710">
      <w:r w:rsidRPr="00D74B0F">
        <w:tab/>
        <w:t>E) 2</w:t>
      </w:r>
    </w:p>
    <w:p w:rsidR="00635710" w:rsidRPr="00D74B0F" w:rsidRDefault="00635710" w:rsidP="00F8265E">
      <w:pPr>
        <w:rPr>
          <w:b/>
          <w:u w:val="single"/>
        </w:rPr>
      </w:pPr>
    </w:p>
    <w:p w:rsidR="00635710" w:rsidRPr="00D74B0F" w:rsidRDefault="00633ECE" w:rsidP="00635710">
      <w:r w:rsidRPr="00D74B0F">
        <w:t>18</w:t>
      </w:r>
      <w:r w:rsidR="00635710" w:rsidRPr="00D74B0F">
        <w:t>.  According to molecular orbital theory, how many unpaired electrons does a molecule of O</w:t>
      </w:r>
      <w:r w:rsidR="00635710" w:rsidRPr="00D74B0F">
        <w:rPr>
          <w:vertAlign w:val="subscript"/>
        </w:rPr>
        <w:t>2</w:t>
      </w:r>
      <w:r w:rsidR="00635710" w:rsidRPr="00D74B0F">
        <w:t xml:space="preserve"> have?</w:t>
      </w:r>
    </w:p>
    <w:p w:rsidR="00635710" w:rsidRPr="00D74B0F" w:rsidRDefault="00635710" w:rsidP="00635710"/>
    <w:p w:rsidR="00635710" w:rsidRPr="00D74B0F" w:rsidRDefault="00635710" w:rsidP="00635710">
      <w:pPr>
        <w:rPr>
          <w:iCs/>
        </w:rPr>
      </w:pPr>
      <w:r w:rsidRPr="00D74B0F">
        <w:tab/>
        <w:t xml:space="preserve">A) </w:t>
      </w:r>
      <w:r w:rsidRPr="00D74B0F">
        <w:rPr>
          <w:iCs/>
        </w:rPr>
        <w:t>0</w:t>
      </w:r>
    </w:p>
    <w:p w:rsidR="00635710" w:rsidRPr="00D74B0F" w:rsidRDefault="00635710" w:rsidP="00635710">
      <w:pPr>
        <w:rPr>
          <w:iCs/>
        </w:rPr>
      </w:pPr>
      <w:r w:rsidRPr="00D74B0F">
        <w:rPr>
          <w:iCs/>
          <w:sz w:val="32"/>
        </w:rPr>
        <w:tab/>
      </w:r>
      <w:r w:rsidRPr="00D74B0F">
        <w:rPr>
          <w:iCs/>
        </w:rPr>
        <w:t>B) 1</w:t>
      </w:r>
    </w:p>
    <w:p w:rsidR="00635710" w:rsidRPr="00D74B0F" w:rsidRDefault="00635710" w:rsidP="00635710">
      <w:pPr>
        <w:rPr>
          <w:iCs/>
        </w:rPr>
      </w:pPr>
      <w:r w:rsidRPr="00D74B0F">
        <w:rPr>
          <w:iCs/>
        </w:rPr>
        <w:tab/>
        <w:t>C) 2</w:t>
      </w:r>
    </w:p>
    <w:p w:rsidR="00635710" w:rsidRPr="00D74B0F" w:rsidRDefault="00635710" w:rsidP="00635710">
      <w:pPr>
        <w:rPr>
          <w:iCs/>
        </w:rPr>
      </w:pPr>
      <w:r w:rsidRPr="00D74B0F">
        <w:rPr>
          <w:iCs/>
        </w:rPr>
        <w:tab/>
        <w:t>D) 3</w:t>
      </w:r>
    </w:p>
    <w:p w:rsidR="00635710" w:rsidRPr="00D74B0F" w:rsidRDefault="00635710" w:rsidP="00635710">
      <w:pPr>
        <w:rPr>
          <w:iCs/>
        </w:rPr>
      </w:pPr>
      <w:r w:rsidRPr="00D74B0F">
        <w:rPr>
          <w:iCs/>
        </w:rPr>
        <w:tab/>
        <w:t>E) 4</w:t>
      </w:r>
    </w:p>
    <w:p w:rsidR="00635710" w:rsidRPr="00D74B0F" w:rsidRDefault="00635710" w:rsidP="00635710"/>
    <w:p w:rsidR="00262256" w:rsidRPr="00D74B0F" w:rsidRDefault="00262256" w:rsidP="00635710"/>
    <w:p w:rsidR="00262256" w:rsidRPr="00D74B0F" w:rsidRDefault="00262256" w:rsidP="00635710"/>
    <w:p w:rsidR="00262256" w:rsidRPr="00D74B0F" w:rsidRDefault="00262256" w:rsidP="00635710"/>
    <w:p w:rsidR="00262256" w:rsidRPr="00D74B0F" w:rsidRDefault="00262256" w:rsidP="00635710"/>
    <w:p w:rsidR="00635710" w:rsidRPr="00D74B0F" w:rsidRDefault="00633ECE" w:rsidP="00635710">
      <w:r w:rsidRPr="00D74B0F">
        <w:t>19</w:t>
      </w:r>
      <w:r w:rsidR="00635710" w:rsidRPr="00D74B0F">
        <w:t>.  Which molecule or ion has an sp</w:t>
      </w:r>
      <w:r w:rsidR="00635710" w:rsidRPr="00D74B0F">
        <w:rPr>
          <w:vertAlign w:val="superscript"/>
        </w:rPr>
        <w:t xml:space="preserve">2 </w:t>
      </w:r>
      <w:r w:rsidR="00635710" w:rsidRPr="00D74B0F">
        <w:t>hybridized central atom?</w:t>
      </w:r>
    </w:p>
    <w:p w:rsidR="00635710" w:rsidRPr="00D74B0F" w:rsidRDefault="00635710" w:rsidP="00635710"/>
    <w:p w:rsidR="00635710" w:rsidRPr="00D74B0F" w:rsidRDefault="00635710" w:rsidP="00635710">
      <w:r w:rsidRPr="00D74B0F">
        <w:tab/>
        <w:t>A) HCN</w:t>
      </w:r>
    </w:p>
    <w:p w:rsidR="00635710" w:rsidRPr="00D74B0F" w:rsidRDefault="00635710" w:rsidP="00635710">
      <w:r w:rsidRPr="00D74B0F">
        <w:tab/>
        <w:t>B) CO</w:t>
      </w:r>
      <w:r w:rsidRPr="00D74B0F">
        <w:rPr>
          <w:vertAlign w:val="subscript"/>
        </w:rPr>
        <w:t>3</w:t>
      </w:r>
      <w:r w:rsidRPr="00D74B0F">
        <w:rPr>
          <w:vertAlign w:val="superscript"/>
        </w:rPr>
        <w:t>2-</w:t>
      </w:r>
    </w:p>
    <w:p w:rsidR="00635710" w:rsidRPr="00D74B0F" w:rsidRDefault="00635710" w:rsidP="00635710">
      <w:r w:rsidRPr="00D74B0F">
        <w:tab/>
        <w:t>C) NH</w:t>
      </w:r>
      <w:r w:rsidRPr="00D74B0F">
        <w:rPr>
          <w:vertAlign w:val="subscript"/>
        </w:rPr>
        <w:t>3</w:t>
      </w:r>
    </w:p>
    <w:p w:rsidR="00635710" w:rsidRPr="00D74B0F" w:rsidRDefault="00635710" w:rsidP="00635710">
      <w:r w:rsidRPr="00D74B0F">
        <w:tab/>
        <w:t>D) H</w:t>
      </w:r>
      <w:r w:rsidRPr="00D74B0F">
        <w:rPr>
          <w:vertAlign w:val="subscript"/>
        </w:rPr>
        <w:t>2</w:t>
      </w:r>
      <w:r w:rsidRPr="00D74B0F">
        <w:t>O</w:t>
      </w:r>
    </w:p>
    <w:p w:rsidR="00635710" w:rsidRPr="00D74B0F" w:rsidRDefault="00635710" w:rsidP="00635710">
      <w:r w:rsidRPr="00D74B0F">
        <w:tab/>
        <w:t>E) SiO</w:t>
      </w:r>
      <w:r w:rsidRPr="00D74B0F">
        <w:rPr>
          <w:vertAlign w:val="subscript"/>
        </w:rPr>
        <w:t>2</w:t>
      </w:r>
    </w:p>
    <w:p w:rsidR="00635710" w:rsidRPr="00D74B0F" w:rsidRDefault="00635710" w:rsidP="00635710"/>
    <w:p w:rsidR="00633ECE" w:rsidRPr="00D74B0F" w:rsidRDefault="00633ECE" w:rsidP="00633ECE">
      <w:r w:rsidRPr="00D74B0F">
        <w:t>20.  Which molecule is trigonal pyramidal?</w:t>
      </w:r>
    </w:p>
    <w:p w:rsidR="00633ECE" w:rsidRPr="00D74B0F" w:rsidRDefault="00633ECE" w:rsidP="00633ECE"/>
    <w:p w:rsidR="00633ECE" w:rsidRPr="00D74B0F" w:rsidRDefault="00633ECE" w:rsidP="00633ECE">
      <w:r w:rsidRPr="00D74B0F">
        <w:tab/>
        <w:t>A) SO</w:t>
      </w:r>
      <w:r w:rsidRPr="00D74B0F">
        <w:rPr>
          <w:vertAlign w:val="subscript"/>
        </w:rPr>
        <w:t>2</w:t>
      </w:r>
    </w:p>
    <w:p w:rsidR="00633ECE" w:rsidRPr="00D74B0F" w:rsidRDefault="00633ECE" w:rsidP="00633ECE">
      <w:r w:rsidRPr="00D74B0F">
        <w:tab/>
        <w:t>B) AsBr</w:t>
      </w:r>
      <w:r w:rsidRPr="00D74B0F">
        <w:rPr>
          <w:vertAlign w:val="subscript"/>
        </w:rPr>
        <w:t>3</w:t>
      </w:r>
    </w:p>
    <w:p w:rsidR="00633ECE" w:rsidRPr="00D74B0F" w:rsidRDefault="00633ECE" w:rsidP="00633ECE">
      <w:r w:rsidRPr="00D74B0F">
        <w:tab/>
        <w:t>C) BrF</w:t>
      </w:r>
      <w:r w:rsidRPr="00D74B0F">
        <w:rPr>
          <w:vertAlign w:val="subscript"/>
        </w:rPr>
        <w:t>3</w:t>
      </w:r>
    </w:p>
    <w:p w:rsidR="00633ECE" w:rsidRPr="00D74B0F" w:rsidRDefault="00633ECE" w:rsidP="00633ECE">
      <w:r w:rsidRPr="00D74B0F">
        <w:tab/>
        <w:t>D) BH</w:t>
      </w:r>
      <w:r w:rsidRPr="00D74B0F">
        <w:rPr>
          <w:vertAlign w:val="subscript"/>
        </w:rPr>
        <w:t>3</w:t>
      </w:r>
    </w:p>
    <w:p w:rsidR="00633ECE" w:rsidRPr="00D74B0F" w:rsidRDefault="00633ECE" w:rsidP="00633ECE">
      <w:r w:rsidRPr="00D74B0F">
        <w:tab/>
        <w:t>E) CH</w:t>
      </w:r>
      <w:r w:rsidRPr="00D74B0F">
        <w:rPr>
          <w:vertAlign w:val="subscript"/>
        </w:rPr>
        <w:t>2</w:t>
      </w:r>
      <w:r w:rsidRPr="00D74B0F">
        <w:t>O</w:t>
      </w:r>
    </w:p>
    <w:p w:rsidR="00633ECE" w:rsidRPr="00D74B0F" w:rsidRDefault="00633ECE" w:rsidP="00633ECE"/>
    <w:p w:rsidR="00633ECE" w:rsidRPr="00D74B0F" w:rsidRDefault="00633ECE" w:rsidP="00633ECE">
      <w:pPr>
        <w:numPr>
          <w:ins w:id="202" w:author="Chem Annex 042 Cox" w:date="2011-05-05T16:16:00Z"/>
        </w:numPr>
        <w:rPr>
          <w:ins w:id="203" w:author="Chem Annex 042 Cox" w:date="2011-05-05T16:16:00Z"/>
        </w:rPr>
      </w:pPr>
      <w:r w:rsidRPr="00D74B0F">
        <w:t>21</w:t>
      </w:r>
      <w:ins w:id="204" w:author="Chem Annex 042 Cox" w:date="2011-05-05T16:16:00Z">
        <w:r w:rsidRPr="00D74B0F">
          <w:t>.  Which molecule or ion is polar?</w:t>
        </w:r>
      </w:ins>
    </w:p>
    <w:p w:rsidR="00633ECE" w:rsidRPr="00D74B0F" w:rsidRDefault="00633ECE" w:rsidP="00633ECE">
      <w:pPr>
        <w:numPr>
          <w:ins w:id="205" w:author="Chem Annex 042 Cox" w:date="2011-05-05T16:16:00Z"/>
        </w:numPr>
        <w:rPr>
          <w:ins w:id="206" w:author="Chem Annex 042 Cox" w:date="2011-05-05T16:16:00Z"/>
        </w:rPr>
      </w:pPr>
    </w:p>
    <w:p w:rsidR="00633ECE" w:rsidRPr="00D74B0F" w:rsidRDefault="00633ECE" w:rsidP="00633ECE">
      <w:pPr>
        <w:numPr>
          <w:ins w:id="207" w:author="Chem Annex 042 Cox" w:date="2011-05-05T16:16:00Z"/>
        </w:numPr>
        <w:rPr>
          <w:ins w:id="208" w:author="Chem Annex 042 Cox" w:date="2011-05-05T16:16:00Z"/>
        </w:rPr>
      </w:pPr>
      <w:ins w:id="209" w:author="Chem Annex 042 Cox" w:date="2011-05-05T16:16:00Z">
        <w:r w:rsidRPr="00D74B0F">
          <w:tab/>
          <w:t>A) XeF</w:t>
        </w:r>
        <w:r w:rsidRPr="00D74B0F">
          <w:rPr>
            <w:vertAlign w:val="subscript"/>
          </w:rPr>
          <w:t>4</w:t>
        </w:r>
      </w:ins>
    </w:p>
    <w:p w:rsidR="00633ECE" w:rsidRPr="00D74B0F" w:rsidRDefault="00633ECE" w:rsidP="00633ECE">
      <w:pPr>
        <w:numPr>
          <w:ins w:id="210" w:author="Chem Annex 042 Cox" w:date="2011-05-05T16:16:00Z"/>
        </w:numPr>
        <w:rPr>
          <w:ins w:id="211" w:author="Chem Annex 042 Cox" w:date="2011-05-05T16:16:00Z"/>
        </w:rPr>
      </w:pPr>
      <w:ins w:id="212" w:author="Chem Annex 042 Cox" w:date="2011-05-05T16:16:00Z">
        <w:r w:rsidRPr="00D74B0F">
          <w:tab/>
          <w:t>B) PCl</w:t>
        </w:r>
        <w:r w:rsidRPr="00D74B0F">
          <w:rPr>
            <w:vertAlign w:val="subscript"/>
          </w:rPr>
          <w:t>3</w:t>
        </w:r>
      </w:ins>
    </w:p>
    <w:p w:rsidR="00633ECE" w:rsidRPr="00D74B0F" w:rsidRDefault="00633ECE" w:rsidP="00633ECE">
      <w:pPr>
        <w:numPr>
          <w:ins w:id="213" w:author="Chem Annex 042 Cox" w:date="2011-05-05T16:16:00Z"/>
        </w:numPr>
        <w:rPr>
          <w:ins w:id="214" w:author="Chem Annex 042 Cox" w:date="2011-05-05T16:16:00Z"/>
        </w:rPr>
      </w:pPr>
      <w:ins w:id="215" w:author="Chem Annex 042 Cox" w:date="2011-05-05T16:16:00Z">
        <w:r w:rsidRPr="00D74B0F">
          <w:tab/>
          <w:t>C) CCl</w:t>
        </w:r>
        <w:r w:rsidRPr="00D74B0F">
          <w:rPr>
            <w:vertAlign w:val="subscript"/>
          </w:rPr>
          <w:t>4</w:t>
        </w:r>
      </w:ins>
    </w:p>
    <w:p w:rsidR="00633ECE" w:rsidRPr="00D74B0F" w:rsidRDefault="00633ECE" w:rsidP="00633ECE">
      <w:pPr>
        <w:numPr>
          <w:ins w:id="216" w:author="Chem Annex 042 Cox" w:date="2011-05-05T16:16:00Z"/>
        </w:numPr>
        <w:rPr>
          <w:ins w:id="217" w:author="Chem Annex 042 Cox" w:date="2011-05-05T16:16:00Z"/>
        </w:rPr>
      </w:pPr>
      <w:ins w:id="218" w:author="Chem Annex 042 Cox" w:date="2011-05-05T16:16:00Z">
        <w:r w:rsidRPr="00D74B0F">
          <w:tab/>
          <w:t>D) I</w:t>
        </w:r>
        <w:r w:rsidRPr="00D74B0F">
          <w:rPr>
            <w:vertAlign w:val="subscript"/>
          </w:rPr>
          <w:t>3</w:t>
        </w:r>
        <w:r w:rsidRPr="00D74B0F">
          <w:rPr>
            <w:vertAlign w:val="superscript"/>
          </w:rPr>
          <w:t xml:space="preserve"> –</w:t>
        </w:r>
      </w:ins>
    </w:p>
    <w:p w:rsidR="00633ECE" w:rsidRPr="00D74B0F" w:rsidRDefault="00633ECE" w:rsidP="00633ECE">
      <w:pPr>
        <w:numPr>
          <w:ins w:id="219" w:author="Chem Annex 042 Cox" w:date="2011-05-05T16:16:00Z"/>
        </w:numPr>
        <w:rPr>
          <w:ins w:id="220" w:author="Chem Annex 042 Cox" w:date="2011-05-05T16:16:00Z"/>
          <w:vertAlign w:val="subscript"/>
        </w:rPr>
      </w:pPr>
      <w:ins w:id="221" w:author="Chem Annex 042 Cox" w:date="2011-05-05T16:16:00Z">
        <w:r w:rsidRPr="00D74B0F">
          <w:tab/>
          <w:t>E) BH</w:t>
        </w:r>
        <w:r w:rsidRPr="00D74B0F">
          <w:rPr>
            <w:vertAlign w:val="subscript"/>
          </w:rPr>
          <w:t>3</w:t>
        </w:r>
      </w:ins>
    </w:p>
    <w:p w:rsidR="00633ECE" w:rsidRPr="00D74B0F" w:rsidRDefault="00633ECE" w:rsidP="00633ECE">
      <w:pPr>
        <w:numPr>
          <w:ins w:id="222" w:author="Chem Annex 042 Cox" w:date="2011-05-05T16:16:00Z"/>
        </w:numPr>
        <w:rPr>
          <w:ins w:id="223" w:author="Chem Annex 042 Cox" w:date="2011-05-05T16:16:00Z"/>
        </w:rPr>
      </w:pPr>
    </w:p>
    <w:p w:rsidR="00633ECE" w:rsidRPr="00D74B0F" w:rsidDel="00B5798A" w:rsidRDefault="00633ECE" w:rsidP="00633ECE">
      <w:pPr>
        <w:rPr>
          <w:del w:id="224" w:author="Chem Annex 042 Cox" w:date="2011-05-05T16:16:00Z"/>
        </w:rPr>
      </w:pPr>
    </w:p>
    <w:p w:rsidR="00633ECE" w:rsidRPr="00D74B0F" w:rsidRDefault="00633ECE" w:rsidP="00633ECE">
      <w:r w:rsidRPr="00D74B0F">
        <w:t>22</w:t>
      </w:r>
      <w:del w:id="225" w:author="Chem Annex 042 Cox" w:date="2011-05-05T16:16:00Z">
        <w:r w:rsidRPr="00D74B0F" w:rsidDel="00B5798A">
          <w:delText>7</w:delText>
        </w:r>
      </w:del>
      <w:r w:rsidRPr="00D74B0F">
        <w:t>.  Arrange the following in order of increasing net dipole (dipole moment).</w:t>
      </w:r>
    </w:p>
    <w:p w:rsidR="00633ECE" w:rsidRPr="00D74B0F" w:rsidRDefault="00633ECE" w:rsidP="00633ECE">
      <w:pPr>
        <w:jc w:val="center"/>
      </w:pPr>
      <w:r w:rsidRPr="00D74B0F">
        <w:rPr>
          <w:noProof/>
        </w:rPr>
        <w:drawing>
          <wp:inline distT="0" distB="0" distL="0" distR="0">
            <wp:extent cx="4368800" cy="1219200"/>
            <wp:effectExtent l="0" t="0" r="0" b="0"/>
            <wp:docPr id="43"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12973" cy="2672822"/>
                      <a:chOff x="356698" y="336442"/>
                      <a:chExt cx="7012973" cy="2672822"/>
                    </a:xfrm>
                  </a:grpSpPr>
                  <a:grpSp>
                    <a:nvGrpSpPr>
                      <a:cNvPr id="77" name="Group 76"/>
                      <a:cNvGrpSpPr/>
                    </a:nvGrpSpPr>
                    <a:grpSpPr>
                      <a:xfrm>
                        <a:off x="356698" y="336442"/>
                        <a:ext cx="7012973" cy="2672822"/>
                        <a:chOff x="356698" y="336442"/>
                        <a:chExt cx="7012973" cy="2672822"/>
                      </a:xfrm>
                    </a:grpSpPr>
                    <a:grpSp>
                      <a:nvGrpSpPr>
                        <a:cNvPr id="3" name="Group 56"/>
                        <a:cNvGrpSpPr/>
                      </a:nvGrpSpPr>
                      <a:grpSpPr>
                        <a:xfrm>
                          <a:off x="356698" y="588947"/>
                          <a:ext cx="2424325" cy="1656410"/>
                          <a:chOff x="356698" y="588947"/>
                          <a:chExt cx="2424325" cy="1656410"/>
                        </a:xfrm>
                      </a:grpSpPr>
                      <a:sp>
                        <a:nvSpPr>
                          <a:cNvPr id="2" name="Hexagon 1"/>
                          <a:cNvSpPr/>
                        </a:nvSpPr>
                        <a:spPr>
                          <a:xfrm rot="1581906">
                            <a:off x="1122867" y="1380342"/>
                            <a:ext cx="1012420" cy="865015"/>
                          </a:xfrm>
                          <a:prstGeom prst="hexagon">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5" name="Straight Connector 3"/>
                          <a:cNvCxnSpPr/>
                        </a:nvCxnSpPr>
                        <a:spPr>
                          <a:xfrm flipV="1">
                            <a:off x="1251721" y="1361936"/>
                            <a:ext cx="349745" cy="27606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6" name="Straight Connector 7"/>
                          <a:cNvCxnSpPr/>
                        </a:nvCxnSpPr>
                        <a:spPr>
                          <a:xfrm rot="5400000">
                            <a:off x="1771394" y="1798898"/>
                            <a:ext cx="452795"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4" name="Straight Connector 13"/>
                          <a:cNvCxnSpPr/>
                        </a:nvCxnSpPr>
                        <a:spPr>
                          <a:xfrm>
                            <a:off x="1251721" y="2026090"/>
                            <a:ext cx="463487" cy="211019"/>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30" name="Straight Connector 29"/>
                          <a:cNvCxnSpPr>
                            <a:stCxn id="2" idx="4"/>
                          </a:cNvCxnSpPr>
                        </a:nvCxnSpPr>
                        <a:spPr>
                          <a:xfrm rot="5400000" flipH="1" flipV="1">
                            <a:off x="1391592" y="1126800"/>
                            <a:ext cx="339527" cy="2"/>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40" name="Straight Connector 39"/>
                          <a:cNvCxnSpPr/>
                        </a:nvCxnSpPr>
                        <a:spPr>
                          <a:xfrm rot="5400000" flipH="1" flipV="1">
                            <a:off x="2050060" y="1426773"/>
                            <a:ext cx="385358" cy="63936"/>
                          </a:xfrm>
                          <a:prstGeom prst="line">
                            <a:avLst/>
                          </a:prstGeom>
                          <a:ln>
                            <a:solidFill>
                              <a:schemeClr val="tx1"/>
                            </a:solidFill>
                          </a:ln>
                          <a:scene3d>
                            <a:camera prst="orthographicFront">
                              <a:rot lat="0" lon="0" rev="81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49" name="Straight Connector 48"/>
                          <a:cNvCxnSpPr>
                            <a:stCxn id="2" idx="3"/>
                          </a:cNvCxnSpPr>
                        </a:nvCxnSpPr>
                        <a:spPr>
                          <a:xfrm rot="10800000">
                            <a:off x="736306" y="1372257"/>
                            <a:ext cx="439216" cy="215791"/>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50" name="TextBox 49"/>
                          <a:cNvSpPr txBox="1"/>
                        </a:nvSpPr>
                        <a:spPr>
                          <a:xfrm>
                            <a:off x="1414090" y="588947"/>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sp>
                        <a:nvSpPr>
                          <a:cNvPr id="51" name="TextBox 50"/>
                          <a:cNvSpPr txBox="1"/>
                        </a:nvSpPr>
                        <a:spPr>
                          <a:xfrm>
                            <a:off x="2339626" y="1035827"/>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sp>
                        <a:nvSpPr>
                          <a:cNvPr id="52" name="TextBox 51"/>
                          <a:cNvSpPr txBox="1"/>
                        </a:nvSpPr>
                        <a:spPr>
                          <a:xfrm>
                            <a:off x="356698" y="1040987"/>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grpSp>
                    <a:grpSp>
                      <a:nvGrpSpPr>
                        <a:cNvPr id="4" name="Group 69"/>
                        <a:cNvGrpSpPr/>
                      </a:nvGrpSpPr>
                      <a:grpSpPr>
                        <a:xfrm>
                          <a:off x="3331054" y="630917"/>
                          <a:ext cx="1012420" cy="2356200"/>
                          <a:chOff x="2999710" y="630917"/>
                          <a:chExt cx="1012420" cy="2356200"/>
                        </a:xfrm>
                      </a:grpSpPr>
                      <a:grpSp>
                        <a:nvGrpSpPr>
                          <a:cNvPr id="19" name="Group 18"/>
                          <a:cNvGrpSpPr/>
                        </a:nvGrpSpPr>
                        <a:grpSpPr>
                          <a:xfrm>
                            <a:off x="2999710" y="1372256"/>
                            <a:ext cx="1012420" cy="883421"/>
                            <a:chOff x="1122867" y="1361936"/>
                            <a:chExt cx="1012420" cy="883421"/>
                          </a:xfrm>
                        </a:grpSpPr>
                        <a:sp>
                          <a:nvSpPr>
                            <a:cNvPr id="20" name="Hexagon 19"/>
                            <a:cNvSpPr/>
                          </a:nvSpPr>
                          <a:spPr>
                            <a:xfrm rot="1581906">
                              <a:off x="1122867" y="1380342"/>
                              <a:ext cx="1012420" cy="865015"/>
                            </a:xfrm>
                            <a:prstGeom prst="hexagon">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21" name="Straight Connector 20"/>
                            <a:cNvCxnSpPr/>
                          </a:nvCxnSpPr>
                          <a:spPr>
                            <a:xfrm flipV="1">
                              <a:off x="1251721" y="1361936"/>
                              <a:ext cx="349745" cy="27606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22" name="Straight Connector 21"/>
                            <a:cNvCxnSpPr/>
                          </a:nvCxnSpPr>
                          <a:spPr>
                            <a:xfrm rot="5400000">
                              <a:off x="1771394" y="1798898"/>
                              <a:ext cx="452795"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23" name="Straight Connector 22"/>
                            <a:cNvCxnSpPr/>
                          </a:nvCxnSpPr>
                          <a:spPr>
                            <a:xfrm>
                              <a:off x="1251721" y="2026090"/>
                              <a:ext cx="463487" cy="211019"/>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grpSp>
                      <a:cxnSp>
                        <a:nvCxnSpPr>
                          <a:cNvPr id="53" name="Straight Connector 52"/>
                          <a:cNvCxnSpPr/>
                        </a:nvCxnSpPr>
                        <a:spPr>
                          <a:xfrm rot="5400000" flipH="1" flipV="1">
                            <a:off x="3292752" y="1168770"/>
                            <a:ext cx="339527" cy="2"/>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54" name="TextBox 53"/>
                          <a:cNvSpPr txBox="1"/>
                        </a:nvSpPr>
                        <a:spPr>
                          <a:xfrm>
                            <a:off x="3315250" y="630917"/>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cxnSp>
                        <a:nvCxnSpPr>
                          <a:cNvPr id="55" name="Straight Connector 54"/>
                          <a:cNvCxnSpPr/>
                        </a:nvCxnSpPr>
                        <a:spPr>
                          <a:xfrm rot="5400000" flipH="1" flipV="1">
                            <a:off x="3389928" y="2480685"/>
                            <a:ext cx="339527" cy="2"/>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56" name="TextBox 55"/>
                          <a:cNvSpPr txBox="1"/>
                        </a:nvSpPr>
                        <a:spPr>
                          <a:xfrm>
                            <a:off x="3412426" y="2587007"/>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grpSp>
                    <a:sp>
                      <a:nvSpPr>
                        <a:cNvPr id="71" name="TextBox 70"/>
                        <a:cNvSpPr txBox="1"/>
                      </a:nvSpPr>
                      <a:spPr>
                        <a:xfrm>
                          <a:off x="356698" y="349687"/>
                          <a:ext cx="319243"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latin typeface="Times"/>
                                <a:cs typeface="Times"/>
                              </a:rPr>
                              <a:t>I.</a:t>
                            </a:r>
                            <a:endParaRPr lang="en-US" dirty="0">
                              <a:latin typeface="Times"/>
                              <a:cs typeface="Times"/>
                            </a:endParaRPr>
                          </a:p>
                        </a:txBody>
                        <a:useSpRect/>
                      </a:txSp>
                    </a:sp>
                    <a:sp>
                      <a:nvSpPr>
                        <a:cNvPr id="72" name="TextBox 71"/>
                        <a:cNvSpPr txBox="1"/>
                      </a:nvSpPr>
                      <a:spPr>
                        <a:xfrm>
                          <a:off x="2994178" y="336442"/>
                          <a:ext cx="39611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latin typeface="Times"/>
                                <a:cs typeface="Times"/>
                              </a:rPr>
                              <a:t>II.</a:t>
                            </a:r>
                            <a:endParaRPr lang="en-US" dirty="0">
                              <a:latin typeface="Times"/>
                              <a:cs typeface="Times"/>
                            </a:endParaRPr>
                          </a:p>
                        </a:txBody>
                        <a:useSpRect/>
                      </a:txSp>
                    </a:sp>
                    <a:sp>
                      <a:nvSpPr>
                        <a:cNvPr id="73" name="TextBox 72"/>
                        <a:cNvSpPr txBox="1"/>
                      </a:nvSpPr>
                      <a:spPr>
                        <a:xfrm>
                          <a:off x="4729666" y="341602"/>
                          <a:ext cx="472981"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latin typeface="Times"/>
                                <a:cs typeface="Times"/>
                              </a:rPr>
                              <a:t>III.</a:t>
                            </a:r>
                            <a:endParaRPr lang="en-US" dirty="0">
                              <a:latin typeface="Times"/>
                              <a:cs typeface="Times"/>
                            </a:endParaRPr>
                          </a:p>
                        </a:txBody>
                        <a:useSpRect/>
                      </a:txSp>
                    </a:sp>
                    <a:grpSp>
                      <a:nvGrpSpPr>
                        <a:cNvPr id="8" name="Group 75"/>
                        <a:cNvGrpSpPr/>
                      </a:nvGrpSpPr>
                      <a:grpSpPr>
                        <a:xfrm>
                          <a:off x="5711515" y="644979"/>
                          <a:ext cx="1658156" cy="2364285"/>
                          <a:chOff x="5711515" y="644979"/>
                          <a:chExt cx="1658156" cy="2364285"/>
                        </a:xfrm>
                      </a:grpSpPr>
                      <a:sp>
                        <a:nvSpPr>
                          <a:cNvPr id="59" name="Hexagon 58"/>
                          <a:cNvSpPr/>
                        </a:nvSpPr>
                        <a:spPr>
                          <a:xfrm rot="1581906">
                            <a:off x="5711515" y="1431214"/>
                            <a:ext cx="1012420" cy="865015"/>
                          </a:xfrm>
                          <a:prstGeom prst="hexagon">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cxnSp>
                        <a:nvCxnSpPr>
                          <a:cNvPr id="60" name="Straight Connector 59"/>
                          <a:cNvCxnSpPr/>
                        </a:nvCxnSpPr>
                        <a:spPr>
                          <a:xfrm flipV="1">
                            <a:off x="5840369" y="1412808"/>
                            <a:ext cx="349745" cy="27606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61" name="Straight Connector 60"/>
                          <a:cNvCxnSpPr/>
                        </a:nvCxnSpPr>
                        <a:spPr>
                          <a:xfrm rot="5400000">
                            <a:off x="6360042" y="1849770"/>
                            <a:ext cx="452795" cy="1588"/>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62" name="Straight Connector 61"/>
                          <a:cNvCxnSpPr/>
                        </a:nvCxnSpPr>
                        <a:spPr>
                          <a:xfrm>
                            <a:off x="5840369" y="2076962"/>
                            <a:ext cx="463487" cy="211019"/>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63" name="Straight Connector 62"/>
                          <a:cNvCxnSpPr/>
                        </a:nvCxnSpPr>
                        <a:spPr>
                          <a:xfrm rot="5400000" flipH="1" flipV="1">
                            <a:off x="6109096" y="2521237"/>
                            <a:ext cx="339527" cy="2"/>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cxnSp>
                        <a:nvCxnSpPr>
                          <a:cNvPr id="64" name="Straight Connector 63"/>
                          <a:cNvCxnSpPr/>
                        </a:nvCxnSpPr>
                        <a:spPr>
                          <a:xfrm rot="5400000" flipH="1" flipV="1">
                            <a:off x="6638708" y="1477645"/>
                            <a:ext cx="385358" cy="63936"/>
                          </a:xfrm>
                          <a:prstGeom prst="line">
                            <a:avLst/>
                          </a:prstGeom>
                          <a:ln>
                            <a:solidFill>
                              <a:schemeClr val="tx1"/>
                            </a:solidFill>
                          </a:ln>
                          <a:scene3d>
                            <a:camera prst="orthographicFront">
                              <a:rot lat="0" lon="0" rev="8100000"/>
                            </a:camera>
                            <a:lightRig rig="threePt" dir="t"/>
                          </a:scene3d>
                        </a:spPr>
                        <a:style>
                          <a:lnRef idx="2">
                            <a:schemeClr val="accent1"/>
                          </a:lnRef>
                          <a:fillRef idx="0">
                            <a:schemeClr val="accent1"/>
                          </a:fillRef>
                          <a:effectRef idx="1">
                            <a:schemeClr val="accent1"/>
                          </a:effectRef>
                          <a:fontRef idx="minor">
                            <a:schemeClr val="tx1"/>
                          </a:fontRef>
                        </a:style>
                      </a:cxnSp>
                      <a:sp>
                        <a:nvSpPr>
                          <a:cNvPr id="66" name="TextBox 65"/>
                          <a:cNvSpPr txBox="1"/>
                        </a:nvSpPr>
                        <a:spPr>
                          <a:xfrm>
                            <a:off x="6094778" y="2609154"/>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sp>
                        <a:nvSpPr>
                          <a:cNvPr id="67" name="TextBox 66"/>
                          <a:cNvSpPr txBox="1"/>
                        </a:nvSpPr>
                        <a:spPr>
                          <a:xfrm>
                            <a:off x="6928274" y="1086699"/>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cxnSp>
                        <a:nvCxnSpPr>
                          <a:cNvPr id="74" name="Straight Connector 73"/>
                          <a:cNvCxnSpPr/>
                        </a:nvCxnSpPr>
                        <a:spPr>
                          <a:xfrm rot="5400000" flipH="1" flipV="1">
                            <a:off x="6003784" y="1164427"/>
                            <a:ext cx="339527" cy="2"/>
                          </a:xfrm>
                          <a:prstGeom prst="line">
                            <a:avLst/>
                          </a:prstGeom>
                          <a:ln>
                            <a:solidFill>
                              <a:schemeClr val="tx1"/>
                            </a:solidFill>
                          </a:ln>
                        </a:spPr>
                        <a:style>
                          <a:lnRef idx="2">
                            <a:schemeClr val="accent1"/>
                          </a:lnRef>
                          <a:fillRef idx="0">
                            <a:schemeClr val="accent1"/>
                          </a:fillRef>
                          <a:effectRef idx="1">
                            <a:schemeClr val="accent1"/>
                          </a:effectRef>
                          <a:fontRef idx="minor">
                            <a:schemeClr val="tx1"/>
                          </a:fontRef>
                        </a:style>
                      </a:cxnSp>
                      <a:sp>
                        <a:nvSpPr>
                          <a:cNvPr id="75" name="TextBox 74"/>
                          <a:cNvSpPr txBox="1"/>
                        </a:nvSpPr>
                        <a:spPr>
                          <a:xfrm>
                            <a:off x="6026282" y="644979"/>
                            <a:ext cx="441397"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C </a:t>
                              </a:r>
                              <a:r>
                                <a:rPr lang="en-US" sz="2000" b="1" dirty="0" err="1" smtClean="0"/>
                                <a:t>l</a:t>
                              </a:r>
                              <a:endParaRPr lang="en-US" sz="2000" b="1" dirty="0"/>
                            </a:p>
                          </a:txBody>
                          <a:useSpRect/>
                        </a:txSp>
                      </a:sp>
                    </a:grpSp>
                  </a:grpSp>
                </lc:lockedCanvas>
              </a:graphicData>
            </a:graphic>
          </wp:inline>
        </w:drawing>
      </w:r>
    </w:p>
    <w:p w:rsidR="00633ECE" w:rsidRPr="00D74B0F" w:rsidRDefault="00262256" w:rsidP="00633ECE">
      <w:r w:rsidRPr="00D74B0F">
        <w:tab/>
      </w:r>
      <w:r w:rsidR="00633ECE" w:rsidRPr="00D74B0F">
        <w:t>A) I &lt; II &lt; III</w:t>
      </w:r>
    </w:p>
    <w:p w:rsidR="00633ECE" w:rsidRPr="00D74B0F" w:rsidRDefault="00633ECE" w:rsidP="00633ECE">
      <w:r w:rsidRPr="00D74B0F">
        <w:tab/>
        <w:t>B) III &lt; I &lt; II</w:t>
      </w:r>
    </w:p>
    <w:p w:rsidR="00633ECE" w:rsidRPr="00D74B0F" w:rsidRDefault="00633ECE" w:rsidP="00633ECE">
      <w:r w:rsidRPr="00D74B0F">
        <w:tab/>
        <w:t>C) II &lt; III &lt; I</w:t>
      </w:r>
    </w:p>
    <w:p w:rsidR="00633ECE" w:rsidRPr="00D74B0F" w:rsidRDefault="00633ECE" w:rsidP="00633ECE">
      <w:r w:rsidRPr="00D74B0F">
        <w:tab/>
        <w:t>D) II &lt; I &lt; III</w:t>
      </w:r>
    </w:p>
    <w:p w:rsidR="00633ECE" w:rsidRPr="00D74B0F" w:rsidRDefault="00545ABD" w:rsidP="00633ECE">
      <w:r w:rsidRPr="00D74B0F">
        <w:tab/>
        <w:t>E) I &lt; III &lt; II</w:t>
      </w:r>
    </w:p>
    <w:p w:rsidR="00633ECE" w:rsidRPr="00D74B0F" w:rsidRDefault="00633ECE" w:rsidP="00633ECE"/>
    <w:p w:rsidR="00633ECE" w:rsidRPr="00D74B0F" w:rsidDel="00B5798A" w:rsidRDefault="00633ECE" w:rsidP="00633ECE">
      <w:pPr>
        <w:rPr>
          <w:del w:id="226" w:author="Chem Annex 042 Cox" w:date="2011-05-05T16:15:00Z"/>
        </w:rPr>
      </w:pPr>
      <w:del w:id="227" w:author="Chem Annex 042 Cox" w:date="2011-05-05T16:15:00Z">
        <w:r w:rsidRPr="00D74B0F" w:rsidDel="00B5798A">
          <w:delText>18.  Which molecule or ion is polar?</w:delText>
        </w:r>
      </w:del>
    </w:p>
    <w:p w:rsidR="00633ECE" w:rsidRPr="00D74B0F" w:rsidDel="00B5798A" w:rsidRDefault="00633ECE" w:rsidP="00633ECE">
      <w:pPr>
        <w:rPr>
          <w:del w:id="228" w:author="Chem Annex 042 Cox" w:date="2011-05-05T16:15:00Z"/>
        </w:rPr>
      </w:pPr>
    </w:p>
    <w:p w:rsidR="00633ECE" w:rsidRPr="00D74B0F" w:rsidDel="00B5798A" w:rsidRDefault="00633ECE" w:rsidP="00633ECE">
      <w:pPr>
        <w:rPr>
          <w:del w:id="229" w:author="Chem Annex 042 Cox" w:date="2011-05-05T16:15:00Z"/>
        </w:rPr>
      </w:pPr>
      <w:del w:id="230" w:author="Chem Annex 042 Cox" w:date="2011-05-05T16:15:00Z">
        <w:r w:rsidRPr="00D74B0F" w:rsidDel="00B5798A">
          <w:tab/>
          <w:delText>A) XeF</w:delText>
        </w:r>
        <w:r w:rsidRPr="00D74B0F" w:rsidDel="00B5798A">
          <w:rPr>
            <w:vertAlign w:val="subscript"/>
          </w:rPr>
          <w:delText>4</w:delText>
        </w:r>
      </w:del>
    </w:p>
    <w:p w:rsidR="00633ECE" w:rsidRPr="00D74B0F" w:rsidDel="00B5798A" w:rsidRDefault="00633ECE" w:rsidP="00633ECE">
      <w:pPr>
        <w:rPr>
          <w:del w:id="231" w:author="Chem Annex 042 Cox" w:date="2011-05-05T16:15:00Z"/>
        </w:rPr>
      </w:pPr>
      <w:del w:id="232" w:author="Chem Annex 042 Cox" w:date="2011-05-05T16:15:00Z">
        <w:r w:rsidRPr="00D74B0F" w:rsidDel="00B5798A">
          <w:tab/>
          <w:delText>B) PCl</w:delText>
        </w:r>
        <w:r w:rsidRPr="00D74B0F" w:rsidDel="00B5798A">
          <w:rPr>
            <w:vertAlign w:val="subscript"/>
          </w:rPr>
          <w:delText>3</w:delText>
        </w:r>
      </w:del>
    </w:p>
    <w:p w:rsidR="00633ECE" w:rsidRPr="00D74B0F" w:rsidDel="00B5798A" w:rsidRDefault="00633ECE" w:rsidP="00633ECE">
      <w:pPr>
        <w:rPr>
          <w:del w:id="233" w:author="Chem Annex 042 Cox" w:date="2011-05-05T16:15:00Z"/>
        </w:rPr>
      </w:pPr>
      <w:del w:id="234" w:author="Chem Annex 042 Cox" w:date="2011-05-05T16:15:00Z">
        <w:r w:rsidRPr="00D74B0F" w:rsidDel="00B5798A">
          <w:tab/>
          <w:delText>C) CCl</w:delText>
        </w:r>
        <w:r w:rsidRPr="00D74B0F" w:rsidDel="00B5798A">
          <w:rPr>
            <w:vertAlign w:val="subscript"/>
          </w:rPr>
          <w:delText>4</w:delText>
        </w:r>
      </w:del>
    </w:p>
    <w:p w:rsidR="00633ECE" w:rsidRPr="00D74B0F" w:rsidDel="00B5798A" w:rsidRDefault="00633ECE" w:rsidP="00633ECE">
      <w:pPr>
        <w:rPr>
          <w:del w:id="235" w:author="Chem Annex 042 Cox" w:date="2011-05-05T16:15:00Z"/>
        </w:rPr>
      </w:pPr>
      <w:del w:id="236" w:author="Chem Annex 042 Cox" w:date="2011-05-05T16:15:00Z">
        <w:r w:rsidRPr="00D74B0F" w:rsidDel="00B5798A">
          <w:tab/>
          <w:delText>D) I</w:delText>
        </w:r>
        <w:r w:rsidRPr="00D74B0F" w:rsidDel="00B5798A">
          <w:rPr>
            <w:vertAlign w:val="subscript"/>
          </w:rPr>
          <w:delText>3</w:delText>
        </w:r>
        <w:r w:rsidRPr="00D74B0F" w:rsidDel="00B5798A">
          <w:rPr>
            <w:vertAlign w:val="superscript"/>
          </w:rPr>
          <w:delText xml:space="preserve"> –</w:delText>
        </w:r>
      </w:del>
    </w:p>
    <w:p w:rsidR="00EE148B" w:rsidRPr="00D74B0F" w:rsidRDefault="00633ECE" w:rsidP="00EE148B">
      <w:pPr>
        <w:rPr>
          <w:vertAlign w:val="subscript"/>
        </w:rPr>
      </w:pPr>
      <w:del w:id="237" w:author="Chem Annex 042 Cox" w:date="2011-05-05T16:15:00Z">
        <w:r w:rsidRPr="00D74B0F" w:rsidDel="00B5798A">
          <w:tab/>
          <w:delText>E) B</w:delText>
        </w:r>
      </w:del>
      <w:r w:rsidR="00EE148B" w:rsidRPr="00D74B0F">
        <w:t>24.  How many and what type of atomic orbitals must be combined to account for the tetrahedral shape of CH</w:t>
      </w:r>
      <w:r w:rsidR="00EE148B" w:rsidRPr="00D74B0F">
        <w:rPr>
          <w:vertAlign w:val="subscript"/>
        </w:rPr>
        <w:t>4</w:t>
      </w:r>
      <w:r w:rsidR="00EE148B" w:rsidRPr="00D74B0F">
        <w:t>?</w:t>
      </w:r>
    </w:p>
    <w:p w:rsidR="00EE148B" w:rsidRPr="00D74B0F" w:rsidRDefault="00EE148B" w:rsidP="00EE148B"/>
    <w:p w:rsidR="00EE148B" w:rsidRPr="00D74B0F" w:rsidRDefault="00EE148B" w:rsidP="00EE148B">
      <w:r w:rsidRPr="00D74B0F">
        <w:tab/>
        <w:t>A) 2 s orbitals</w:t>
      </w:r>
    </w:p>
    <w:p w:rsidR="00EE148B" w:rsidRPr="00D74B0F" w:rsidRDefault="00EE148B" w:rsidP="00EE148B">
      <w:r w:rsidRPr="00D74B0F">
        <w:tab/>
        <w:t>B) 4 p orbitals</w:t>
      </w:r>
    </w:p>
    <w:p w:rsidR="00EE148B" w:rsidRPr="00D74B0F" w:rsidRDefault="00EE148B" w:rsidP="00EE148B">
      <w:r w:rsidRPr="00D74B0F">
        <w:tab/>
        <w:t>C) 8 p orbitals</w:t>
      </w:r>
    </w:p>
    <w:p w:rsidR="00EE148B" w:rsidRPr="00D74B0F" w:rsidRDefault="00EE148B" w:rsidP="00EE148B">
      <w:r w:rsidRPr="00D74B0F">
        <w:tab/>
        <w:t>D) 1 s and 3 p orbitals</w:t>
      </w:r>
    </w:p>
    <w:p w:rsidR="00EE148B" w:rsidRPr="00D74B0F" w:rsidDel="00B5798A" w:rsidRDefault="00545ABD" w:rsidP="00EE148B">
      <w:pPr>
        <w:rPr>
          <w:del w:id="238" w:author="Chem Annex 042 Cox" w:date="2011-05-05T16:16:00Z"/>
        </w:rPr>
      </w:pPr>
      <w:r w:rsidRPr="00D74B0F">
        <w:tab/>
        <w:t>E) 2 s and 6 p orbitals</w:t>
      </w:r>
    </w:p>
    <w:p w:rsidR="00EE148B" w:rsidRPr="00D74B0F" w:rsidDel="00B5798A" w:rsidRDefault="00EE148B" w:rsidP="00EE148B">
      <w:pPr>
        <w:rPr>
          <w:del w:id="239" w:author="Chem Annex 042 Cox" w:date="2011-05-05T16:16:00Z"/>
        </w:rPr>
      </w:pPr>
    </w:p>
    <w:p w:rsidR="00EE148B" w:rsidRPr="00D74B0F" w:rsidDel="00B5798A" w:rsidRDefault="00EE148B" w:rsidP="00EE148B">
      <w:pPr>
        <w:rPr>
          <w:del w:id="240" w:author="Chem Annex 042 Cox" w:date="2011-05-05T16:16:00Z"/>
        </w:rPr>
      </w:pPr>
    </w:p>
    <w:p w:rsidR="00EE148B" w:rsidRPr="00D74B0F" w:rsidDel="00B5798A" w:rsidRDefault="00EE148B" w:rsidP="00EE148B">
      <w:pPr>
        <w:rPr>
          <w:del w:id="241" w:author="Chem Annex 042 Cox" w:date="2011-05-05T16:16:00Z"/>
        </w:rPr>
      </w:pPr>
    </w:p>
    <w:p w:rsidR="00EE148B" w:rsidRPr="00D74B0F" w:rsidDel="00B5798A" w:rsidRDefault="00EE148B" w:rsidP="00EE148B">
      <w:pPr>
        <w:rPr>
          <w:del w:id="242" w:author="Chem Annex 042 Cox" w:date="2011-05-05T16:16:00Z"/>
        </w:rPr>
      </w:pPr>
    </w:p>
    <w:p w:rsidR="00EE148B" w:rsidRPr="00D74B0F" w:rsidDel="00B5798A" w:rsidRDefault="00EE148B" w:rsidP="00EE148B">
      <w:pPr>
        <w:rPr>
          <w:del w:id="243" w:author="Chem Annex 042 Cox" w:date="2011-05-05T16:16:00Z"/>
        </w:rPr>
      </w:pPr>
    </w:p>
    <w:p w:rsidR="00EE148B" w:rsidRPr="00D74B0F" w:rsidDel="00B5798A" w:rsidRDefault="00EE148B" w:rsidP="00EE148B">
      <w:pPr>
        <w:rPr>
          <w:del w:id="244" w:author="Chem Annex 042 Cox" w:date="2011-05-05T16:16:00Z"/>
        </w:rPr>
      </w:pPr>
    </w:p>
    <w:p w:rsidR="00262256" w:rsidRPr="00D74B0F" w:rsidRDefault="00262256" w:rsidP="00EE148B"/>
    <w:p w:rsidR="00EE148B" w:rsidRPr="00D74B0F" w:rsidRDefault="00EE148B" w:rsidP="00EE148B">
      <w:r w:rsidRPr="00D74B0F">
        <w:t>25.  Which of the following species has a longer bond length and why?</w:t>
      </w:r>
    </w:p>
    <w:p w:rsidR="00EE148B" w:rsidRPr="00D74B0F" w:rsidRDefault="00EE148B" w:rsidP="00EE148B"/>
    <w:p w:rsidR="00EE148B" w:rsidRPr="00D74B0F" w:rsidRDefault="00EE148B" w:rsidP="00EE148B">
      <w:pPr>
        <w:jc w:val="center"/>
      </w:pPr>
      <w:r w:rsidRPr="00D74B0F">
        <w:t>N</w:t>
      </w:r>
      <w:r w:rsidRPr="00D74B0F">
        <w:rPr>
          <w:vertAlign w:val="subscript"/>
        </w:rPr>
        <w:t>2</w:t>
      </w:r>
      <w:r w:rsidRPr="00D74B0F">
        <w:t xml:space="preserve"> or N</w:t>
      </w:r>
      <w:r w:rsidRPr="00D74B0F">
        <w:rPr>
          <w:vertAlign w:val="subscript"/>
        </w:rPr>
        <w:t>2</w:t>
      </w:r>
      <w:r w:rsidRPr="00D74B0F">
        <w:rPr>
          <w:vertAlign w:val="superscript"/>
        </w:rPr>
        <w:t>+</w:t>
      </w:r>
    </w:p>
    <w:p w:rsidR="00EE148B" w:rsidRPr="00D74B0F" w:rsidRDefault="00EE148B" w:rsidP="00EE148B">
      <w:pPr>
        <w:jc w:val="center"/>
      </w:pPr>
    </w:p>
    <w:p w:rsidR="00EE148B" w:rsidRPr="00D74B0F" w:rsidRDefault="00EE148B" w:rsidP="00EE148B">
      <w:r w:rsidRPr="00D74B0F">
        <w:tab/>
        <w:t>A) N</w:t>
      </w:r>
      <w:r w:rsidRPr="00D74B0F">
        <w:rPr>
          <w:vertAlign w:val="subscript"/>
        </w:rPr>
        <w:t>2</w:t>
      </w:r>
      <w:r w:rsidRPr="00D74B0F">
        <w:t xml:space="preserve"> has a longer bond because its bond order is smaller</w:t>
      </w:r>
    </w:p>
    <w:p w:rsidR="00EE148B" w:rsidRPr="00D74B0F" w:rsidRDefault="00EE148B" w:rsidP="00EE148B">
      <w:r w:rsidRPr="00D74B0F">
        <w:tab/>
        <w:t>B) N</w:t>
      </w:r>
      <w:r w:rsidRPr="00D74B0F">
        <w:rPr>
          <w:vertAlign w:val="subscript"/>
        </w:rPr>
        <w:t>2</w:t>
      </w:r>
      <w:r w:rsidRPr="00D74B0F">
        <w:t xml:space="preserve"> has a longer bond because its bond order is greater</w:t>
      </w:r>
    </w:p>
    <w:p w:rsidR="00EE148B" w:rsidRPr="00D74B0F" w:rsidRDefault="00EE148B" w:rsidP="00EE148B">
      <w:r w:rsidRPr="00D74B0F">
        <w:tab/>
        <w:t>C) Both species have the same bond length</w:t>
      </w:r>
    </w:p>
    <w:p w:rsidR="00EE148B" w:rsidRPr="00D74B0F" w:rsidRDefault="00EE148B" w:rsidP="00EE148B">
      <w:r w:rsidRPr="00D74B0F">
        <w:tab/>
        <w:t>D) N</w:t>
      </w:r>
      <w:r w:rsidRPr="00D74B0F">
        <w:rPr>
          <w:vertAlign w:val="subscript"/>
        </w:rPr>
        <w:t>2</w:t>
      </w:r>
      <w:r w:rsidRPr="00D74B0F">
        <w:rPr>
          <w:vertAlign w:val="superscript"/>
        </w:rPr>
        <w:t>+</w:t>
      </w:r>
      <w:r w:rsidRPr="00D74B0F">
        <w:t xml:space="preserve"> has a longer bond because its bond order is smaller</w:t>
      </w:r>
    </w:p>
    <w:p w:rsidR="00EE148B" w:rsidRPr="00D74B0F" w:rsidRDefault="00EE148B" w:rsidP="00EE148B">
      <w:r w:rsidRPr="00D74B0F">
        <w:tab/>
        <w:t>E) N</w:t>
      </w:r>
      <w:r w:rsidRPr="00D74B0F">
        <w:rPr>
          <w:vertAlign w:val="subscript"/>
        </w:rPr>
        <w:t>2</w:t>
      </w:r>
      <w:r w:rsidRPr="00D74B0F">
        <w:rPr>
          <w:vertAlign w:val="superscript"/>
        </w:rPr>
        <w:t>+</w:t>
      </w:r>
      <w:r w:rsidRPr="00D74B0F">
        <w:t xml:space="preserve"> has a longer bond because its bond order is greater</w:t>
      </w:r>
    </w:p>
    <w:p w:rsidR="00262256" w:rsidRPr="00D74B0F" w:rsidRDefault="00262256" w:rsidP="00EE148B"/>
    <w:p w:rsidR="00EE148B" w:rsidRPr="00D74B0F" w:rsidRDefault="00EE148B" w:rsidP="00EE148B">
      <w:r w:rsidRPr="00D74B0F">
        <w:t>26.  What is the molecular orbital electron configuration for F</w:t>
      </w:r>
      <w:r w:rsidRPr="00D74B0F">
        <w:rPr>
          <w:vertAlign w:val="subscript"/>
        </w:rPr>
        <w:t>2</w:t>
      </w:r>
      <w:r w:rsidRPr="00D74B0F">
        <w:rPr>
          <w:sz w:val="28"/>
          <w:vertAlign w:val="subscript"/>
        </w:rPr>
        <w:t xml:space="preserve"> </w:t>
      </w:r>
      <w:r w:rsidRPr="00D74B0F">
        <w:rPr>
          <w:sz w:val="28"/>
          <w:vertAlign w:val="superscript"/>
        </w:rPr>
        <w:t>-</w:t>
      </w:r>
      <w:r w:rsidRPr="00D74B0F">
        <w:t xml:space="preserve"> ?</w:t>
      </w:r>
    </w:p>
    <w:p w:rsidR="00EE148B" w:rsidRPr="00D74B0F" w:rsidRDefault="00EE148B" w:rsidP="00EE148B"/>
    <w:p w:rsidR="00EE148B" w:rsidRPr="00D74B0F" w:rsidRDefault="00EE148B" w:rsidP="00EE148B">
      <w:r w:rsidRPr="00D74B0F">
        <w:tab/>
        <w:t>A) (</w:t>
      </w:r>
      <w:r w:rsidRPr="00D74B0F">
        <w:sym w:font="Symbol" w:char="F073"/>
      </w:r>
      <w:r w:rsidRPr="00D74B0F">
        <w:t>2s)</w:t>
      </w:r>
      <w:r w:rsidRPr="00D74B0F">
        <w:rPr>
          <w:vertAlign w:val="superscript"/>
        </w:rPr>
        <w:t xml:space="preserve"> 2</w:t>
      </w:r>
      <w:r w:rsidRPr="00D74B0F">
        <w:t xml:space="preserve">( </w:t>
      </w:r>
      <w:r w:rsidRPr="00D74B0F">
        <w:sym w:font="Symbol" w:char="F073"/>
      </w:r>
      <w:r w:rsidRPr="00D74B0F">
        <w:t>2s*)</w:t>
      </w:r>
      <w:r w:rsidRPr="00D74B0F">
        <w:rPr>
          <w:vertAlign w:val="superscript"/>
        </w:rPr>
        <w:t>2</w:t>
      </w:r>
      <w:r w:rsidRPr="00D74B0F">
        <w:t>(</w:t>
      </w:r>
      <w:r w:rsidRPr="00D74B0F">
        <w:sym w:font="Symbol" w:char="F073"/>
      </w:r>
      <w:r w:rsidRPr="00D74B0F">
        <w:t>2p)</w:t>
      </w:r>
      <w:r w:rsidRPr="00D74B0F">
        <w:rPr>
          <w:vertAlign w:val="superscript"/>
        </w:rPr>
        <w:t>2</w:t>
      </w:r>
      <w:r w:rsidRPr="00D74B0F">
        <w:t>(</w:t>
      </w:r>
      <w:r w:rsidRPr="00D74B0F">
        <w:sym w:font="Symbol" w:char="F070"/>
      </w:r>
      <w:r w:rsidRPr="00D74B0F">
        <w:t>2p)</w:t>
      </w:r>
      <w:r w:rsidRPr="00D74B0F">
        <w:rPr>
          <w:vertAlign w:val="superscript"/>
        </w:rPr>
        <w:t>4</w:t>
      </w:r>
      <w:r w:rsidRPr="00D74B0F">
        <w:t>(</w:t>
      </w:r>
      <w:r w:rsidRPr="00D74B0F">
        <w:sym w:font="Symbol" w:char="F070"/>
      </w:r>
      <w:r w:rsidRPr="00D74B0F">
        <w:t>2p*)</w:t>
      </w:r>
      <w:r w:rsidRPr="00D74B0F">
        <w:rPr>
          <w:vertAlign w:val="superscript"/>
        </w:rPr>
        <w:t>4</w:t>
      </w:r>
      <w:r w:rsidRPr="00D74B0F">
        <w:t>(</w:t>
      </w:r>
      <w:r w:rsidRPr="00D74B0F">
        <w:sym w:font="Symbol" w:char="F073"/>
      </w:r>
      <w:r w:rsidRPr="00D74B0F">
        <w:t>2p*)</w:t>
      </w:r>
      <w:r w:rsidRPr="00D74B0F">
        <w:rPr>
          <w:vertAlign w:val="superscript"/>
        </w:rPr>
        <w:t>1</w:t>
      </w:r>
    </w:p>
    <w:p w:rsidR="00EE148B" w:rsidRPr="00D74B0F" w:rsidRDefault="00EE148B" w:rsidP="00EE148B">
      <w:pPr>
        <w:rPr>
          <w:vertAlign w:val="superscript"/>
        </w:rPr>
      </w:pPr>
      <w:r w:rsidRPr="00D74B0F">
        <w:tab/>
        <w:t>B) (</w:t>
      </w:r>
      <w:r w:rsidRPr="00D74B0F">
        <w:sym w:font="Symbol" w:char="F073"/>
      </w:r>
      <w:r w:rsidRPr="00D74B0F">
        <w:t>2s)</w:t>
      </w:r>
      <w:r w:rsidRPr="00D74B0F">
        <w:rPr>
          <w:vertAlign w:val="superscript"/>
        </w:rPr>
        <w:t xml:space="preserve"> 2</w:t>
      </w:r>
      <w:r w:rsidRPr="00D74B0F">
        <w:t xml:space="preserve">( </w:t>
      </w:r>
      <w:r w:rsidRPr="00D74B0F">
        <w:sym w:font="Symbol" w:char="F073"/>
      </w:r>
      <w:r w:rsidRPr="00D74B0F">
        <w:t>2s*)</w:t>
      </w:r>
      <w:r w:rsidRPr="00D74B0F">
        <w:rPr>
          <w:vertAlign w:val="superscript"/>
        </w:rPr>
        <w:t>2</w:t>
      </w:r>
      <w:r w:rsidRPr="00D74B0F">
        <w:t>(</w:t>
      </w:r>
      <w:r w:rsidRPr="00D74B0F">
        <w:sym w:font="Symbol" w:char="F073"/>
      </w:r>
      <w:r w:rsidRPr="00D74B0F">
        <w:t>2p)</w:t>
      </w:r>
      <w:r w:rsidRPr="00D74B0F">
        <w:rPr>
          <w:vertAlign w:val="superscript"/>
        </w:rPr>
        <w:t>2</w:t>
      </w:r>
      <w:r w:rsidRPr="00D74B0F">
        <w:t>(</w:t>
      </w:r>
      <w:r w:rsidRPr="00D74B0F">
        <w:sym w:font="Symbol" w:char="F070"/>
      </w:r>
      <w:r w:rsidRPr="00D74B0F">
        <w:t>2p)</w:t>
      </w:r>
      <w:r w:rsidRPr="00D74B0F">
        <w:rPr>
          <w:vertAlign w:val="superscript"/>
        </w:rPr>
        <w:t>4</w:t>
      </w:r>
      <w:r w:rsidRPr="00D74B0F">
        <w:t>(</w:t>
      </w:r>
      <w:r w:rsidRPr="00D74B0F">
        <w:sym w:font="Symbol" w:char="F070"/>
      </w:r>
      <w:r w:rsidRPr="00D74B0F">
        <w:t>2p*)</w:t>
      </w:r>
      <w:r w:rsidRPr="00D74B0F">
        <w:rPr>
          <w:vertAlign w:val="superscript"/>
        </w:rPr>
        <w:t>3</w:t>
      </w:r>
    </w:p>
    <w:p w:rsidR="00EE148B" w:rsidRPr="00D74B0F" w:rsidRDefault="00EE148B" w:rsidP="00EE148B">
      <w:r w:rsidRPr="00D74B0F">
        <w:rPr>
          <w:vertAlign w:val="superscript"/>
        </w:rPr>
        <w:tab/>
      </w:r>
      <w:r w:rsidRPr="00D74B0F">
        <w:t>C) (</w:t>
      </w:r>
      <w:r w:rsidRPr="00D74B0F">
        <w:sym w:font="Symbol" w:char="F073"/>
      </w:r>
      <w:r w:rsidRPr="00D74B0F">
        <w:t>2s)</w:t>
      </w:r>
      <w:r w:rsidRPr="00D74B0F">
        <w:rPr>
          <w:vertAlign w:val="superscript"/>
        </w:rPr>
        <w:t xml:space="preserve"> 2</w:t>
      </w:r>
      <w:r w:rsidRPr="00D74B0F">
        <w:t xml:space="preserve">( </w:t>
      </w:r>
      <w:r w:rsidRPr="00D74B0F">
        <w:sym w:font="Symbol" w:char="F073"/>
      </w:r>
      <w:r w:rsidRPr="00D74B0F">
        <w:t>2s*)</w:t>
      </w:r>
      <w:r w:rsidRPr="00D74B0F">
        <w:rPr>
          <w:vertAlign w:val="superscript"/>
        </w:rPr>
        <w:t>2</w:t>
      </w:r>
      <w:r w:rsidRPr="00D74B0F">
        <w:t>(</w:t>
      </w:r>
      <w:r w:rsidRPr="00D74B0F">
        <w:sym w:font="Symbol" w:char="F073"/>
      </w:r>
      <w:r w:rsidRPr="00D74B0F">
        <w:t>2p)</w:t>
      </w:r>
      <w:r w:rsidRPr="00D74B0F">
        <w:rPr>
          <w:vertAlign w:val="superscript"/>
        </w:rPr>
        <w:t>2</w:t>
      </w:r>
      <w:r w:rsidRPr="00D74B0F">
        <w:t>(</w:t>
      </w:r>
      <w:r w:rsidRPr="00D74B0F">
        <w:sym w:font="Symbol" w:char="F070"/>
      </w:r>
      <w:r w:rsidRPr="00D74B0F">
        <w:t>2p)</w:t>
      </w:r>
      <w:r w:rsidRPr="00D74B0F">
        <w:rPr>
          <w:vertAlign w:val="superscript"/>
        </w:rPr>
        <w:t>4</w:t>
      </w:r>
      <w:r w:rsidRPr="00D74B0F">
        <w:t>(</w:t>
      </w:r>
      <w:r w:rsidRPr="00D74B0F">
        <w:sym w:font="Symbol" w:char="F070"/>
      </w:r>
      <w:r w:rsidRPr="00D74B0F">
        <w:t>2p*)</w:t>
      </w:r>
      <w:r w:rsidRPr="00D74B0F">
        <w:rPr>
          <w:vertAlign w:val="superscript"/>
        </w:rPr>
        <w:t>4</w:t>
      </w:r>
    </w:p>
    <w:p w:rsidR="00EE148B" w:rsidRPr="00D74B0F" w:rsidRDefault="00EE148B" w:rsidP="00EE148B">
      <w:pPr>
        <w:rPr>
          <w:vertAlign w:val="superscript"/>
        </w:rPr>
      </w:pPr>
      <w:r w:rsidRPr="00D74B0F">
        <w:tab/>
        <w:t>D) (</w:t>
      </w:r>
      <w:r w:rsidRPr="00D74B0F">
        <w:sym w:font="Symbol" w:char="F073"/>
      </w:r>
      <w:r w:rsidRPr="00D74B0F">
        <w:t>2s)</w:t>
      </w:r>
      <w:r w:rsidRPr="00D74B0F">
        <w:rPr>
          <w:vertAlign w:val="superscript"/>
        </w:rPr>
        <w:t xml:space="preserve"> 2</w:t>
      </w:r>
      <w:r w:rsidRPr="00D74B0F">
        <w:t xml:space="preserve">( </w:t>
      </w:r>
      <w:r w:rsidRPr="00D74B0F">
        <w:sym w:font="Symbol" w:char="F073"/>
      </w:r>
      <w:r w:rsidRPr="00D74B0F">
        <w:t>2s*)</w:t>
      </w:r>
      <w:r w:rsidRPr="00D74B0F">
        <w:rPr>
          <w:vertAlign w:val="superscript"/>
        </w:rPr>
        <w:t>2</w:t>
      </w:r>
      <w:r w:rsidRPr="00D74B0F">
        <w:t>(</w:t>
      </w:r>
      <w:r w:rsidRPr="00D74B0F">
        <w:sym w:font="Symbol" w:char="F070"/>
      </w:r>
      <w:r w:rsidRPr="00D74B0F">
        <w:t>2p)</w:t>
      </w:r>
      <w:r w:rsidRPr="00D74B0F">
        <w:rPr>
          <w:vertAlign w:val="superscript"/>
        </w:rPr>
        <w:t>4</w:t>
      </w:r>
      <w:r w:rsidRPr="00D74B0F">
        <w:t>(</w:t>
      </w:r>
      <w:r w:rsidRPr="00D74B0F">
        <w:sym w:font="Symbol" w:char="F073"/>
      </w:r>
      <w:r w:rsidRPr="00D74B0F">
        <w:t>2p)</w:t>
      </w:r>
      <w:r w:rsidRPr="00D74B0F">
        <w:rPr>
          <w:vertAlign w:val="superscript"/>
        </w:rPr>
        <w:t>2</w:t>
      </w:r>
      <w:r w:rsidRPr="00D74B0F">
        <w:t>(</w:t>
      </w:r>
      <w:r w:rsidRPr="00D74B0F">
        <w:sym w:font="Symbol" w:char="F070"/>
      </w:r>
      <w:r w:rsidRPr="00D74B0F">
        <w:t>2p*)</w:t>
      </w:r>
      <w:r w:rsidRPr="00D74B0F">
        <w:rPr>
          <w:vertAlign w:val="superscript"/>
        </w:rPr>
        <w:t>4</w:t>
      </w:r>
      <w:r w:rsidRPr="00D74B0F">
        <w:t>(</w:t>
      </w:r>
      <w:r w:rsidRPr="00D74B0F">
        <w:sym w:font="Symbol" w:char="F073"/>
      </w:r>
      <w:r w:rsidRPr="00D74B0F">
        <w:t>2p*)</w:t>
      </w:r>
      <w:r w:rsidRPr="00D74B0F">
        <w:rPr>
          <w:vertAlign w:val="superscript"/>
        </w:rPr>
        <w:t>1</w:t>
      </w:r>
    </w:p>
    <w:p w:rsidR="00EE148B" w:rsidRPr="00D74B0F" w:rsidRDefault="00EE148B" w:rsidP="00EE148B">
      <w:r w:rsidRPr="00D74B0F">
        <w:rPr>
          <w:vertAlign w:val="superscript"/>
        </w:rPr>
        <w:tab/>
      </w:r>
      <w:r w:rsidRPr="00D74B0F">
        <w:t>E) (</w:t>
      </w:r>
      <w:r w:rsidRPr="00D74B0F">
        <w:sym w:font="Symbol" w:char="F073"/>
      </w:r>
      <w:r w:rsidRPr="00D74B0F">
        <w:t>2s)</w:t>
      </w:r>
      <w:r w:rsidRPr="00D74B0F">
        <w:rPr>
          <w:vertAlign w:val="superscript"/>
        </w:rPr>
        <w:t xml:space="preserve"> 2</w:t>
      </w:r>
      <w:r w:rsidRPr="00D74B0F">
        <w:t xml:space="preserve">( </w:t>
      </w:r>
      <w:r w:rsidRPr="00D74B0F">
        <w:sym w:font="Symbol" w:char="F073"/>
      </w:r>
      <w:r w:rsidRPr="00D74B0F">
        <w:t>2s*)</w:t>
      </w:r>
      <w:r w:rsidRPr="00D74B0F">
        <w:rPr>
          <w:vertAlign w:val="superscript"/>
        </w:rPr>
        <w:t>2</w:t>
      </w:r>
      <w:r w:rsidRPr="00D74B0F">
        <w:t>(</w:t>
      </w:r>
      <w:r w:rsidRPr="00D74B0F">
        <w:sym w:font="Symbol" w:char="F070"/>
      </w:r>
      <w:r w:rsidRPr="00D74B0F">
        <w:t>2p)</w:t>
      </w:r>
      <w:r w:rsidRPr="00D74B0F">
        <w:rPr>
          <w:vertAlign w:val="superscript"/>
        </w:rPr>
        <w:t>4</w:t>
      </w:r>
      <w:r w:rsidRPr="00D74B0F">
        <w:t>(</w:t>
      </w:r>
      <w:r w:rsidRPr="00D74B0F">
        <w:sym w:font="Symbol" w:char="F073"/>
      </w:r>
      <w:r w:rsidRPr="00D74B0F">
        <w:t>2p)</w:t>
      </w:r>
      <w:r w:rsidRPr="00D74B0F">
        <w:rPr>
          <w:vertAlign w:val="superscript"/>
        </w:rPr>
        <w:t>2</w:t>
      </w:r>
      <w:r w:rsidRPr="00D74B0F">
        <w:t>(</w:t>
      </w:r>
      <w:r w:rsidRPr="00D74B0F">
        <w:sym w:font="Symbol" w:char="F070"/>
      </w:r>
      <w:r w:rsidRPr="00D74B0F">
        <w:t>2p*)</w:t>
      </w:r>
      <w:r w:rsidRPr="00D74B0F">
        <w:rPr>
          <w:vertAlign w:val="superscript"/>
        </w:rPr>
        <w:t>3</w:t>
      </w:r>
    </w:p>
    <w:p w:rsidR="00545ABD" w:rsidRPr="00D74B0F" w:rsidRDefault="00545ABD" w:rsidP="00EE148B"/>
    <w:p w:rsidR="00545ABD" w:rsidRPr="00D74B0F" w:rsidRDefault="00B87017" w:rsidP="00545ABD">
      <w:r w:rsidRPr="00D74B0F">
        <w:t>27</w:t>
      </w:r>
      <w:r w:rsidR="00545ABD" w:rsidRPr="00D74B0F">
        <w:t>.  What is the electron group arrangement for XeF</w:t>
      </w:r>
      <w:r w:rsidR="00545ABD" w:rsidRPr="00D74B0F">
        <w:rPr>
          <w:vertAlign w:val="subscript"/>
        </w:rPr>
        <w:t>2</w:t>
      </w:r>
      <w:r w:rsidR="00545ABD" w:rsidRPr="00D74B0F">
        <w:t>?</w:t>
      </w:r>
    </w:p>
    <w:p w:rsidR="00545ABD" w:rsidRPr="00D74B0F" w:rsidRDefault="00545ABD" w:rsidP="00545ABD"/>
    <w:p w:rsidR="00545ABD" w:rsidRPr="00D74B0F" w:rsidRDefault="00545ABD" w:rsidP="00545ABD">
      <w:r w:rsidRPr="00D74B0F">
        <w:tab/>
        <w:t>A) linear</w:t>
      </w:r>
    </w:p>
    <w:p w:rsidR="00545ABD" w:rsidRPr="00D74B0F" w:rsidRDefault="00545ABD" w:rsidP="00545ABD">
      <w:r w:rsidRPr="00D74B0F">
        <w:tab/>
        <w:t>B) trigonal planar</w:t>
      </w:r>
    </w:p>
    <w:p w:rsidR="00545ABD" w:rsidRPr="00D74B0F" w:rsidRDefault="00545ABD" w:rsidP="00545ABD">
      <w:r w:rsidRPr="00D74B0F">
        <w:tab/>
        <w:t>C) see-saw</w:t>
      </w:r>
    </w:p>
    <w:p w:rsidR="00545ABD" w:rsidRPr="00D74B0F" w:rsidRDefault="00545ABD" w:rsidP="00545ABD">
      <w:r w:rsidRPr="00D74B0F">
        <w:tab/>
        <w:t>D) trigonal bipyramidal</w:t>
      </w:r>
    </w:p>
    <w:p w:rsidR="00545ABD" w:rsidRPr="00D74B0F" w:rsidRDefault="00545ABD" w:rsidP="00545ABD">
      <w:r w:rsidRPr="00D74B0F">
        <w:tab/>
        <w:t>E) t-shaped</w:t>
      </w:r>
    </w:p>
    <w:p w:rsidR="00545ABD" w:rsidRPr="00D74B0F" w:rsidRDefault="00545ABD" w:rsidP="00545ABD"/>
    <w:p w:rsidR="00545ABD" w:rsidRPr="00D74B0F" w:rsidRDefault="00B87017" w:rsidP="00545ABD">
      <w:r w:rsidRPr="00D74B0F">
        <w:t>28</w:t>
      </w:r>
      <w:r w:rsidR="00545ABD" w:rsidRPr="00D74B0F">
        <w:t xml:space="preserve">.  Which molecule </w:t>
      </w:r>
      <w:r w:rsidR="00545ABD" w:rsidRPr="00D74B0F">
        <w:rPr>
          <w:i/>
        </w:rPr>
        <w:t>must</w:t>
      </w:r>
      <w:r w:rsidR="00545ABD" w:rsidRPr="00D74B0F">
        <w:t xml:space="preserve"> be polar?</w:t>
      </w:r>
    </w:p>
    <w:p w:rsidR="00545ABD" w:rsidRPr="00D74B0F" w:rsidRDefault="00545ABD" w:rsidP="00545ABD"/>
    <w:p w:rsidR="00545ABD" w:rsidRPr="00D74B0F" w:rsidRDefault="00545ABD" w:rsidP="00545ABD">
      <w:r w:rsidRPr="00D74B0F">
        <w:tab/>
        <w:t>A) C</w:t>
      </w:r>
      <w:r w:rsidRPr="00D74B0F">
        <w:rPr>
          <w:vertAlign w:val="subscript"/>
        </w:rPr>
        <w:t>4</w:t>
      </w:r>
      <w:r w:rsidRPr="00D74B0F">
        <w:t>H</w:t>
      </w:r>
      <w:r w:rsidRPr="00D74B0F">
        <w:rPr>
          <w:vertAlign w:val="subscript"/>
        </w:rPr>
        <w:t>8</w:t>
      </w:r>
    </w:p>
    <w:p w:rsidR="00545ABD" w:rsidRPr="00D74B0F" w:rsidRDefault="00545ABD" w:rsidP="00545ABD">
      <w:pPr>
        <w:rPr>
          <w:vertAlign w:val="superscript"/>
        </w:rPr>
      </w:pPr>
      <w:r w:rsidRPr="00D74B0F">
        <w:tab/>
        <w:t>B) ICl</w:t>
      </w:r>
      <w:r w:rsidRPr="00D74B0F">
        <w:rPr>
          <w:vertAlign w:val="subscript"/>
        </w:rPr>
        <w:t>4</w:t>
      </w:r>
      <w:r w:rsidRPr="00D74B0F">
        <w:rPr>
          <w:sz w:val="32"/>
          <w:vertAlign w:val="superscript"/>
        </w:rPr>
        <w:t>-</w:t>
      </w:r>
    </w:p>
    <w:p w:rsidR="00545ABD" w:rsidRPr="00D74B0F" w:rsidRDefault="00545ABD" w:rsidP="00545ABD">
      <w:r w:rsidRPr="00D74B0F">
        <w:tab/>
        <w:t>C) PCl</w:t>
      </w:r>
      <w:r w:rsidRPr="00D74B0F">
        <w:rPr>
          <w:vertAlign w:val="subscript"/>
        </w:rPr>
        <w:t>2</w:t>
      </w:r>
      <w:r w:rsidRPr="00D74B0F">
        <w:t>Br</w:t>
      </w:r>
      <w:r w:rsidRPr="00D74B0F">
        <w:rPr>
          <w:vertAlign w:val="subscript"/>
        </w:rPr>
        <w:t>3</w:t>
      </w:r>
    </w:p>
    <w:p w:rsidR="00545ABD" w:rsidRPr="00D74B0F" w:rsidRDefault="00545ABD" w:rsidP="00545ABD">
      <w:r w:rsidRPr="00D74B0F">
        <w:tab/>
        <w:t>D) GeF</w:t>
      </w:r>
      <w:r w:rsidRPr="00D74B0F">
        <w:rPr>
          <w:vertAlign w:val="subscript"/>
        </w:rPr>
        <w:t>2</w:t>
      </w:r>
      <w:r w:rsidRPr="00D74B0F">
        <w:t>Cl</w:t>
      </w:r>
      <w:r w:rsidRPr="00D74B0F">
        <w:rPr>
          <w:vertAlign w:val="subscript"/>
        </w:rPr>
        <w:t>2</w:t>
      </w:r>
    </w:p>
    <w:p w:rsidR="00545ABD" w:rsidRPr="00D74B0F" w:rsidRDefault="00545ABD" w:rsidP="00545ABD">
      <w:r w:rsidRPr="00D74B0F">
        <w:tab/>
        <w:t>E) I</w:t>
      </w:r>
      <w:r w:rsidRPr="00D74B0F">
        <w:rPr>
          <w:vertAlign w:val="subscript"/>
        </w:rPr>
        <w:t>3</w:t>
      </w:r>
      <w:r w:rsidRPr="00D74B0F">
        <w:rPr>
          <w:sz w:val="30"/>
          <w:vertAlign w:val="superscript"/>
        </w:rPr>
        <w:t>-</w:t>
      </w:r>
    </w:p>
    <w:p w:rsidR="00545ABD" w:rsidRPr="00D74B0F" w:rsidRDefault="00545ABD" w:rsidP="00545ABD"/>
    <w:p w:rsidR="00545ABD" w:rsidRPr="00D74B0F" w:rsidRDefault="00B87017" w:rsidP="00545ABD">
      <w:r w:rsidRPr="00D74B0F">
        <w:t>29</w:t>
      </w:r>
      <w:r w:rsidR="00545ABD" w:rsidRPr="00D74B0F">
        <w:t>.  What is the value of x in the formula O</w:t>
      </w:r>
      <w:r w:rsidR="00545ABD" w:rsidRPr="00D74B0F">
        <w:rPr>
          <w:vertAlign w:val="subscript"/>
        </w:rPr>
        <w:t>2</w:t>
      </w:r>
      <w:r w:rsidR="00545ABD" w:rsidRPr="00D74B0F">
        <w:rPr>
          <w:sz w:val="28"/>
          <w:vertAlign w:val="superscript"/>
        </w:rPr>
        <w:t>x</w:t>
      </w:r>
      <w:r w:rsidR="00545ABD" w:rsidRPr="00D74B0F">
        <w:t xml:space="preserve"> if its ground state molecular orbital configuration is (</w:t>
      </w:r>
      <w:r w:rsidR="00545ABD" w:rsidRPr="00D74B0F">
        <w:rPr>
          <w:rFonts w:ascii="Symbol" w:hAnsi="Symbol"/>
        </w:rPr>
        <w:t></w:t>
      </w:r>
      <w:r w:rsidR="00545ABD" w:rsidRPr="00D74B0F">
        <w:rPr>
          <w:vertAlign w:val="subscript"/>
        </w:rPr>
        <w:t>2s</w:t>
      </w:r>
      <w:r w:rsidR="00545ABD" w:rsidRPr="00D74B0F">
        <w:t>)</w:t>
      </w:r>
      <w:r w:rsidR="00545ABD" w:rsidRPr="00D74B0F">
        <w:rPr>
          <w:vertAlign w:val="superscript"/>
        </w:rPr>
        <w:t>2</w:t>
      </w:r>
      <w:r w:rsidR="00545ABD" w:rsidRPr="00D74B0F">
        <w:t>(</w:t>
      </w:r>
      <w:r w:rsidR="00545ABD" w:rsidRPr="00D74B0F">
        <w:rPr>
          <w:rFonts w:ascii="Symbol" w:hAnsi="Symbol"/>
        </w:rPr>
        <w:t></w:t>
      </w:r>
      <w:r w:rsidR="00545ABD" w:rsidRPr="00D74B0F">
        <w:rPr>
          <w:rFonts w:ascii="Symbol" w:hAnsi="Symbol"/>
          <w:vertAlign w:val="superscript"/>
        </w:rPr>
        <w:t></w:t>
      </w:r>
      <w:r w:rsidR="00545ABD" w:rsidRPr="00D74B0F">
        <w:rPr>
          <w:vertAlign w:val="subscript"/>
        </w:rPr>
        <w:t>2s</w:t>
      </w:r>
      <w:r w:rsidR="00545ABD" w:rsidRPr="00D74B0F">
        <w:t>)</w:t>
      </w:r>
      <w:r w:rsidR="00545ABD" w:rsidRPr="00D74B0F">
        <w:rPr>
          <w:vertAlign w:val="superscript"/>
        </w:rPr>
        <w:t>2</w:t>
      </w:r>
      <w:r w:rsidR="00545ABD" w:rsidRPr="00D74B0F">
        <w:t>(</w:t>
      </w:r>
      <w:r w:rsidR="00545ABD" w:rsidRPr="00D74B0F">
        <w:rPr>
          <w:rFonts w:ascii="Symbol" w:hAnsi="Symbol"/>
        </w:rPr>
        <w:t></w:t>
      </w:r>
      <w:r w:rsidR="00545ABD" w:rsidRPr="00D74B0F">
        <w:rPr>
          <w:vertAlign w:val="subscript"/>
        </w:rPr>
        <w:t>2p</w:t>
      </w:r>
      <w:r w:rsidR="00545ABD" w:rsidRPr="00D74B0F">
        <w:t>)</w:t>
      </w:r>
      <w:r w:rsidR="00545ABD" w:rsidRPr="00D74B0F">
        <w:rPr>
          <w:vertAlign w:val="superscript"/>
        </w:rPr>
        <w:t>2</w:t>
      </w:r>
      <w:r w:rsidR="00545ABD" w:rsidRPr="00D74B0F">
        <w:t>(</w:t>
      </w:r>
      <w:r w:rsidR="00545ABD" w:rsidRPr="00D74B0F">
        <w:rPr>
          <w:rFonts w:ascii="Symbol" w:hAnsi="Symbol"/>
        </w:rPr>
        <w:t></w:t>
      </w:r>
      <w:r w:rsidR="00545ABD" w:rsidRPr="00D74B0F">
        <w:rPr>
          <w:vertAlign w:val="subscript"/>
        </w:rPr>
        <w:t>2p</w:t>
      </w:r>
      <w:r w:rsidR="00545ABD" w:rsidRPr="00D74B0F">
        <w:t>)</w:t>
      </w:r>
      <w:r w:rsidR="00545ABD" w:rsidRPr="00D74B0F">
        <w:rPr>
          <w:vertAlign w:val="superscript"/>
        </w:rPr>
        <w:t>4</w:t>
      </w:r>
      <w:r w:rsidR="00545ABD" w:rsidRPr="00D74B0F">
        <w:t>?</w:t>
      </w:r>
    </w:p>
    <w:p w:rsidR="00545ABD" w:rsidRPr="00D74B0F" w:rsidRDefault="00545ABD" w:rsidP="00545ABD"/>
    <w:p w:rsidR="00545ABD" w:rsidRPr="00D74B0F" w:rsidRDefault="00545ABD" w:rsidP="00545ABD">
      <w:r w:rsidRPr="00D74B0F">
        <w:tab/>
        <w:t>A) 1-</w:t>
      </w:r>
    </w:p>
    <w:p w:rsidR="00545ABD" w:rsidRPr="00D74B0F" w:rsidRDefault="00545ABD" w:rsidP="00545ABD">
      <w:r w:rsidRPr="00D74B0F">
        <w:tab/>
        <w:t>B) 1+</w:t>
      </w:r>
    </w:p>
    <w:p w:rsidR="00545ABD" w:rsidRPr="00D74B0F" w:rsidRDefault="00545ABD" w:rsidP="00545ABD">
      <w:r w:rsidRPr="00D74B0F">
        <w:tab/>
        <w:t>C) 2-</w:t>
      </w:r>
    </w:p>
    <w:p w:rsidR="00545ABD" w:rsidRPr="00D74B0F" w:rsidRDefault="00545ABD" w:rsidP="00545ABD">
      <w:r w:rsidRPr="00D74B0F">
        <w:tab/>
        <w:t>D) 2+</w:t>
      </w:r>
    </w:p>
    <w:p w:rsidR="00545ABD" w:rsidRPr="00D74B0F" w:rsidRDefault="00545ABD" w:rsidP="00545ABD">
      <w:r w:rsidRPr="00D74B0F">
        <w:tab/>
        <w:t>E) There is not enough information to answer this question.</w:t>
      </w:r>
    </w:p>
    <w:p w:rsidR="00545ABD" w:rsidRPr="00D74B0F" w:rsidRDefault="00545ABD" w:rsidP="00545ABD"/>
    <w:p w:rsidR="00262256" w:rsidRPr="00D74B0F" w:rsidRDefault="00262256" w:rsidP="00545ABD"/>
    <w:p w:rsidR="00545ABD" w:rsidRPr="00D74B0F" w:rsidRDefault="00B87017" w:rsidP="00545ABD">
      <w:r w:rsidRPr="00D74B0F">
        <w:t>30</w:t>
      </w:r>
      <w:r w:rsidR="00545ABD" w:rsidRPr="00D74B0F">
        <w:t>.  According to molecular orbital theory, what is the bond order for N</w:t>
      </w:r>
      <w:r w:rsidR="00545ABD" w:rsidRPr="00D74B0F">
        <w:rPr>
          <w:vertAlign w:val="subscript"/>
        </w:rPr>
        <w:t>2</w:t>
      </w:r>
      <w:r w:rsidR="00545ABD" w:rsidRPr="00D74B0F">
        <w:rPr>
          <w:sz w:val="28"/>
          <w:vertAlign w:val="superscript"/>
        </w:rPr>
        <w:t>-</w:t>
      </w:r>
      <w:r w:rsidR="00545ABD" w:rsidRPr="00D74B0F">
        <w:rPr>
          <w:vertAlign w:val="superscript"/>
        </w:rPr>
        <w:t xml:space="preserve"> </w:t>
      </w:r>
      <w:r w:rsidR="00545ABD" w:rsidRPr="00D74B0F">
        <w:t>?</w:t>
      </w:r>
    </w:p>
    <w:p w:rsidR="00545ABD" w:rsidRPr="00D74B0F" w:rsidRDefault="00545ABD" w:rsidP="00545ABD"/>
    <w:p w:rsidR="00545ABD" w:rsidRPr="00D74B0F" w:rsidRDefault="00545ABD" w:rsidP="00545ABD">
      <w:r w:rsidRPr="00D74B0F">
        <w:tab/>
        <w:t>A) 1</w:t>
      </w:r>
    </w:p>
    <w:p w:rsidR="00545ABD" w:rsidRPr="00D74B0F" w:rsidRDefault="00545ABD" w:rsidP="00545ABD">
      <w:r w:rsidRPr="00D74B0F">
        <w:tab/>
        <w:t>B) 2</w:t>
      </w:r>
    </w:p>
    <w:p w:rsidR="00545ABD" w:rsidRPr="00D74B0F" w:rsidRDefault="00545ABD" w:rsidP="00545ABD">
      <w:r w:rsidRPr="00D74B0F">
        <w:tab/>
        <w:t>C) 2.5</w:t>
      </w:r>
    </w:p>
    <w:p w:rsidR="00545ABD" w:rsidRPr="00D74B0F" w:rsidRDefault="00545ABD" w:rsidP="00545ABD">
      <w:r w:rsidRPr="00D74B0F">
        <w:tab/>
        <w:t>D) 3</w:t>
      </w:r>
    </w:p>
    <w:p w:rsidR="00545ABD" w:rsidRPr="00D74B0F" w:rsidRDefault="00545ABD" w:rsidP="00545ABD">
      <w:r w:rsidRPr="00D74B0F">
        <w:tab/>
        <w:t>E) 3.5</w:t>
      </w:r>
    </w:p>
    <w:p w:rsidR="00545ABD" w:rsidRPr="00D74B0F" w:rsidRDefault="00545ABD" w:rsidP="00545ABD"/>
    <w:p w:rsidR="00545ABD" w:rsidRPr="00D74B0F" w:rsidRDefault="00B87017" w:rsidP="00545ABD">
      <w:r w:rsidRPr="00D74B0F">
        <w:t>31</w:t>
      </w:r>
      <w:r w:rsidR="00545ABD" w:rsidRPr="00D74B0F">
        <w:t xml:space="preserve">.  Which of the following </w:t>
      </w:r>
      <w:r w:rsidR="00545ABD" w:rsidRPr="00D74B0F">
        <w:rPr>
          <w:i/>
        </w:rPr>
        <w:t>best</w:t>
      </w:r>
      <w:r w:rsidR="00545ABD" w:rsidRPr="00D74B0F">
        <w:t xml:space="preserve"> and uniquely characterizes pi bonds?</w:t>
      </w:r>
    </w:p>
    <w:p w:rsidR="00545ABD" w:rsidRPr="00D74B0F" w:rsidRDefault="00545ABD" w:rsidP="00545ABD"/>
    <w:p w:rsidR="00545ABD" w:rsidRPr="00D74B0F" w:rsidRDefault="00545ABD" w:rsidP="00545ABD">
      <w:r w:rsidRPr="00D74B0F">
        <w:tab/>
        <w:t>A) p orbitals</w:t>
      </w:r>
    </w:p>
    <w:p w:rsidR="00545ABD" w:rsidRPr="00D74B0F" w:rsidRDefault="00545ABD" w:rsidP="00545ABD">
      <w:r w:rsidRPr="00D74B0F">
        <w:tab/>
        <w:t>B) s orbitals</w:t>
      </w:r>
    </w:p>
    <w:p w:rsidR="00545ABD" w:rsidRPr="00D74B0F" w:rsidRDefault="00545ABD" w:rsidP="00545ABD">
      <w:r w:rsidRPr="00D74B0F">
        <w:tab/>
        <w:t>C) head on overlap</w:t>
      </w:r>
    </w:p>
    <w:p w:rsidR="00545ABD" w:rsidRPr="00D74B0F" w:rsidRDefault="00545ABD" w:rsidP="00545ABD">
      <w:r w:rsidRPr="00D74B0F">
        <w:tab/>
        <w:t>D) overlap without any nodes</w:t>
      </w:r>
    </w:p>
    <w:p w:rsidR="00545ABD" w:rsidRPr="00D74B0F" w:rsidRDefault="00545ABD" w:rsidP="00545ABD">
      <w:r w:rsidRPr="00D74B0F">
        <w:tab/>
        <w:t>E) overlap above and below the internuclear axis</w:t>
      </w:r>
    </w:p>
    <w:p w:rsidR="00EE148B" w:rsidRPr="00D74B0F" w:rsidRDefault="00EE148B" w:rsidP="00EE148B"/>
    <w:p w:rsidR="00545ABD" w:rsidRPr="00D74B0F" w:rsidRDefault="00B87017" w:rsidP="00545ABD">
      <w:r w:rsidRPr="00D74B0F">
        <w:t>32</w:t>
      </w:r>
      <w:r w:rsidR="00545ABD" w:rsidRPr="00D74B0F">
        <w:t xml:space="preserve">.  Which statement is </w:t>
      </w:r>
      <w:r w:rsidR="00545ABD" w:rsidRPr="00D74B0F">
        <w:rPr>
          <w:i/>
        </w:rPr>
        <w:t>true</w:t>
      </w:r>
      <w:r w:rsidR="00545ABD" w:rsidRPr="00D74B0F">
        <w:t>?</w:t>
      </w:r>
    </w:p>
    <w:p w:rsidR="00545ABD" w:rsidRPr="00D74B0F" w:rsidRDefault="00545ABD" w:rsidP="00545ABD"/>
    <w:p w:rsidR="00545ABD" w:rsidRPr="00D74B0F" w:rsidRDefault="00545ABD" w:rsidP="00545ABD">
      <w:r w:rsidRPr="00D74B0F">
        <w:tab/>
        <w:t xml:space="preserve">A) Anti-bonding molecular orbitals are lower in energy than the atomic </w:t>
      </w:r>
      <w:r w:rsidRPr="00D74B0F">
        <w:tab/>
      </w:r>
      <w:r w:rsidRPr="00D74B0F">
        <w:tab/>
        <w:t xml:space="preserve">      orbitals of which they are composed.</w:t>
      </w:r>
    </w:p>
    <w:p w:rsidR="00545ABD" w:rsidRPr="00D74B0F" w:rsidRDefault="00545ABD" w:rsidP="00545ABD">
      <w:r w:rsidRPr="00D74B0F">
        <w:tab/>
        <w:t xml:space="preserve">B) Anti-bonding molecular orbitals are created from constructive </w:t>
      </w:r>
      <w:r w:rsidRPr="00D74B0F">
        <w:tab/>
      </w:r>
      <w:r w:rsidRPr="00D74B0F">
        <w:tab/>
        <w:t xml:space="preserve">  </w:t>
      </w:r>
      <w:r w:rsidRPr="00D74B0F">
        <w:tab/>
        <w:t xml:space="preserve">      interference of atomic orbitals.</w:t>
      </w:r>
    </w:p>
    <w:p w:rsidR="00545ABD" w:rsidRPr="00D74B0F" w:rsidRDefault="00545ABD" w:rsidP="00545ABD">
      <w:r w:rsidRPr="00D74B0F">
        <w:tab/>
        <w:t>C) Electrons are never found in anti-bonding orbitals.</w:t>
      </w:r>
    </w:p>
    <w:p w:rsidR="00545ABD" w:rsidRPr="00D74B0F" w:rsidRDefault="00545ABD" w:rsidP="00545ABD">
      <w:r w:rsidRPr="00D74B0F">
        <w:tab/>
        <w:t xml:space="preserve">D) Bonding molecular orbitals have electron density primarily inside the </w:t>
      </w:r>
      <w:r w:rsidRPr="00D74B0F">
        <w:tab/>
      </w:r>
    </w:p>
    <w:p w:rsidR="00545ABD" w:rsidRPr="00D74B0F" w:rsidRDefault="00545ABD" w:rsidP="00545ABD">
      <w:r w:rsidRPr="00D74B0F">
        <w:tab/>
        <w:t xml:space="preserve">      space between the two nuclei.</w:t>
      </w:r>
    </w:p>
    <w:p w:rsidR="00545ABD" w:rsidRPr="00D74B0F" w:rsidRDefault="00545ABD" w:rsidP="00545ABD">
      <w:r w:rsidRPr="00D74B0F">
        <w:tab/>
        <w:t xml:space="preserve">E) In the molecular orbital diagram for a heteronuclear diatomic molecule, </w:t>
      </w:r>
      <w:r w:rsidRPr="00D74B0F">
        <w:tab/>
      </w:r>
      <w:r w:rsidRPr="00D74B0F">
        <w:tab/>
        <w:t xml:space="preserve">     the bonding orbitals are more similar to the atomic orbitals of the less </w:t>
      </w:r>
      <w:r w:rsidRPr="00D74B0F">
        <w:tab/>
        <w:t xml:space="preserve"> </w:t>
      </w:r>
      <w:r w:rsidRPr="00D74B0F">
        <w:tab/>
        <w:t xml:space="preserve">     electronegative atom.</w:t>
      </w:r>
    </w:p>
    <w:p w:rsidR="00545ABD" w:rsidRPr="00D74B0F" w:rsidRDefault="00545ABD" w:rsidP="00545ABD"/>
    <w:p w:rsidR="00545ABD" w:rsidRPr="00D74B0F" w:rsidRDefault="00B87017" w:rsidP="00545ABD">
      <w:r w:rsidRPr="00D74B0F">
        <w:t>33</w:t>
      </w:r>
      <w:r w:rsidR="00545ABD" w:rsidRPr="00D74B0F">
        <w:t>.  How many sigma and pi bonds are in the following structure?</w:t>
      </w:r>
    </w:p>
    <w:p w:rsidR="00545ABD" w:rsidRPr="00D74B0F" w:rsidRDefault="00545ABD" w:rsidP="00545ABD">
      <w:pPr>
        <w:jc w:val="center"/>
      </w:pPr>
      <w:r w:rsidRPr="00D74B0F">
        <w:rPr>
          <w:noProof/>
        </w:rPr>
        <w:drawing>
          <wp:inline distT="0" distB="0" distL="0" distR="0">
            <wp:extent cx="2235200" cy="1588168"/>
            <wp:effectExtent l="2540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235200" cy="1588168"/>
                    </a:xfrm>
                    <a:prstGeom prst="rect">
                      <a:avLst/>
                    </a:prstGeom>
                    <a:noFill/>
                    <a:ln w="9525">
                      <a:noFill/>
                      <a:miter lim="800000"/>
                      <a:headEnd/>
                      <a:tailEnd/>
                    </a:ln>
                  </pic:spPr>
                </pic:pic>
              </a:graphicData>
            </a:graphic>
          </wp:inline>
        </w:drawing>
      </w:r>
    </w:p>
    <w:p w:rsidR="00545ABD" w:rsidRPr="00D74B0F" w:rsidRDefault="00545ABD" w:rsidP="00545ABD">
      <w:pPr>
        <w:jc w:val="center"/>
      </w:pPr>
    </w:p>
    <w:p w:rsidR="00545ABD" w:rsidRPr="00D74B0F" w:rsidRDefault="00545ABD" w:rsidP="00545ABD">
      <w:r w:rsidRPr="00D74B0F">
        <w:tab/>
        <w:t>A) 15 sigma, 4 pi</w:t>
      </w:r>
    </w:p>
    <w:p w:rsidR="00545ABD" w:rsidRPr="00D74B0F" w:rsidRDefault="00545ABD" w:rsidP="00545ABD">
      <w:r w:rsidRPr="00D74B0F">
        <w:tab/>
        <w:t>B) 11 sigma, 4 pi</w:t>
      </w:r>
    </w:p>
    <w:p w:rsidR="00545ABD" w:rsidRPr="00D74B0F" w:rsidRDefault="00545ABD" w:rsidP="00545ABD">
      <w:r w:rsidRPr="00D74B0F">
        <w:tab/>
        <w:t>C) 11 sigma, 8 pi</w:t>
      </w:r>
    </w:p>
    <w:p w:rsidR="00545ABD" w:rsidRPr="00D74B0F" w:rsidRDefault="00545ABD" w:rsidP="00545ABD">
      <w:r w:rsidRPr="00D74B0F">
        <w:tab/>
        <w:t>D) 19 sigma, 4 pi</w:t>
      </w:r>
    </w:p>
    <w:p w:rsidR="00545ABD" w:rsidRPr="00D74B0F" w:rsidRDefault="00545ABD" w:rsidP="00545ABD">
      <w:r w:rsidRPr="00D74B0F">
        <w:tab/>
        <w:t>E) 15 sigma, 8 pi</w:t>
      </w:r>
    </w:p>
    <w:p w:rsidR="00D23583" w:rsidRPr="00D74B0F" w:rsidRDefault="00D23583" w:rsidP="00F8265E">
      <w:pPr>
        <w:rPr>
          <w:b/>
          <w:u w:val="single"/>
        </w:rPr>
      </w:pPr>
    </w:p>
    <w:p w:rsidR="003C5A80" w:rsidRPr="00D74B0F" w:rsidRDefault="00B87017" w:rsidP="00F8265E">
      <w:pPr>
        <w:rPr>
          <w:b/>
          <w:u w:val="single"/>
        </w:rPr>
      </w:pPr>
      <w:r w:rsidRPr="00D74B0F">
        <w:rPr>
          <w:b/>
          <w:u w:val="single"/>
        </w:rPr>
        <w:br w:type="page"/>
      </w:r>
      <w:r w:rsidR="003C5A80" w:rsidRPr="00D74B0F">
        <w:rPr>
          <w:b/>
          <w:u w:val="single"/>
        </w:rPr>
        <w:t>Chapter 4</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6570"/>
        <w:gridCol w:w="2070"/>
      </w:tblGrid>
      <w:tr w:rsidR="003C5A80" w:rsidRPr="00D74B0F">
        <w:tc>
          <w:tcPr>
            <w:tcW w:w="720" w:type="dxa"/>
            <w:tcBorders>
              <w:top w:val="nil"/>
              <w:left w:val="nil"/>
              <w:bottom w:val="nil"/>
              <w:right w:val="nil"/>
            </w:tcBorders>
          </w:tcPr>
          <w:p w:rsidR="003C5A80" w:rsidRPr="00D74B0F" w:rsidRDefault="00EC2346">
            <w:pPr>
              <w:keepNext/>
              <w:keepLines/>
              <w:widowControl w:val="0"/>
              <w:autoSpaceDE w:val="0"/>
              <w:autoSpaceDN w:val="0"/>
              <w:adjustRightInd w:val="0"/>
              <w:jc w:val="right"/>
            </w:pPr>
            <w:r w:rsidRPr="00D74B0F">
              <w:t>1</w:t>
            </w:r>
            <w:r w:rsidR="003C5A80" w:rsidRPr="00D74B0F">
              <w:t>.</w:t>
            </w:r>
          </w:p>
        </w:tc>
        <w:tc>
          <w:tcPr>
            <w:tcW w:w="8640" w:type="dxa"/>
            <w:gridSpan w:val="2"/>
            <w:tcBorders>
              <w:top w:val="nil"/>
              <w:left w:val="nil"/>
              <w:bottom w:val="nil"/>
              <w:right w:val="nil"/>
            </w:tcBorders>
          </w:tcPr>
          <w:p w:rsidR="003C5A80" w:rsidRPr="00D74B0F" w:rsidRDefault="003C5A80">
            <w:pPr>
              <w:keepNext/>
              <w:keepLines/>
              <w:widowControl w:val="0"/>
              <w:autoSpaceDE w:val="0"/>
              <w:autoSpaceDN w:val="0"/>
              <w:adjustRightInd w:val="0"/>
            </w:pPr>
            <w:r w:rsidRPr="00D74B0F">
              <w:t xml:space="preserve">If 250.0 mL of a gas at STP weighs 2.00 g, what is the molar mass of the gas? </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A) 55.8 g/mol</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B) 179 g/mol</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C) 32.8 g/ mol</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D) 8.00 g/mol</w:t>
            </w:r>
          </w:p>
        </w:tc>
      </w:tr>
      <w:tr w:rsidR="003C5A80" w:rsidRPr="00D74B0F">
        <w:trPr>
          <w:gridBefore w:val="1"/>
          <w:gridAfter w:val="1"/>
          <w:wBefore w:w="720" w:type="dxa"/>
          <w:wAfter w:w="2070" w:type="dxa"/>
        </w:trPr>
        <w:tc>
          <w:tcPr>
            <w:tcW w:w="6570" w:type="dxa"/>
            <w:tcBorders>
              <w:top w:val="nil"/>
              <w:left w:val="nil"/>
              <w:bottom w:val="nil"/>
              <w:right w:val="nil"/>
            </w:tcBorders>
          </w:tcPr>
          <w:p w:rsidR="003C5A80" w:rsidRPr="00D74B0F" w:rsidRDefault="003C5A80">
            <w:pPr>
              <w:keepNext/>
              <w:keepLines/>
              <w:widowControl w:val="0"/>
              <w:autoSpaceDE w:val="0"/>
              <w:autoSpaceDN w:val="0"/>
              <w:adjustRightInd w:val="0"/>
            </w:pPr>
            <w:r w:rsidRPr="00D74B0F">
              <w:t>E) There is not enough information to answer this question.</w:t>
            </w:r>
          </w:p>
        </w:tc>
      </w:tr>
    </w:tbl>
    <w:p w:rsidR="003C5A80" w:rsidRPr="00D74B0F" w:rsidRDefault="003C5A80"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3C5A80" w:rsidRPr="00D74B0F">
        <w:tc>
          <w:tcPr>
            <w:tcW w:w="720" w:type="dxa"/>
            <w:tcBorders>
              <w:top w:val="nil"/>
              <w:left w:val="nil"/>
              <w:bottom w:val="nil"/>
              <w:right w:val="nil"/>
            </w:tcBorders>
          </w:tcPr>
          <w:p w:rsidR="003C5A80" w:rsidRPr="00D74B0F" w:rsidRDefault="00EC2346">
            <w:pPr>
              <w:keepNext/>
              <w:keepLines/>
              <w:widowControl w:val="0"/>
              <w:autoSpaceDE w:val="0"/>
              <w:autoSpaceDN w:val="0"/>
              <w:adjustRightInd w:val="0"/>
              <w:jc w:val="right"/>
            </w:pPr>
            <w:r w:rsidRPr="00D74B0F">
              <w:t>2</w:t>
            </w:r>
            <w:r w:rsidR="003C5A80" w:rsidRPr="00D74B0F">
              <w:t>.</w:t>
            </w:r>
          </w:p>
        </w:tc>
        <w:tc>
          <w:tcPr>
            <w:tcW w:w="8640" w:type="dxa"/>
            <w:tcBorders>
              <w:top w:val="nil"/>
              <w:left w:val="nil"/>
              <w:bottom w:val="nil"/>
              <w:right w:val="nil"/>
            </w:tcBorders>
          </w:tcPr>
          <w:p w:rsidR="003C5A80" w:rsidRPr="00D74B0F" w:rsidRDefault="003C5A80" w:rsidP="003C5A80">
            <w:pPr>
              <w:keepNext/>
              <w:keepLines/>
              <w:widowControl w:val="0"/>
              <w:autoSpaceDE w:val="0"/>
              <w:autoSpaceDN w:val="0"/>
              <w:adjustRightInd w:val="0"/>
            </w:pPr>
            <w:r w:rsidRPr="00D74B0F">
              <w:t>A cylinder containing a gas of volume 30.0 L, at a pressure of 110. kPa and a temperature of 420. K. Find the temperature of the gas that has a volume 40.0 L at a pressure of 120. kPa.</w:t>
            </w:r>
          </w:p>
        </w:tc>
      </w:tr>
      <w:tr w:rsidR="003C5A80" w:rsidRPr="00D74B0F">
        <w:tc>
          <w:tcPr>
            <w:tcW w:w="720" w:type="dxa"/>
            <w:tcBorders>
              <w:top w:val="nil"/>
              <w:left w:val="nil"/>
              <w:bottom w:val="nil"/>
              <w:right w:val="nil"/>
            </w:tcBorders>
          </w:tcPr>
          <w:p w:rsidR="003C5A80" w:rsidRPr="00D74B0F" w:rsidRDefault="003C5A80">
            <w:pPr>
              <w:keepNext/>
              <w:keepLines/>
              <w:widowControl w:val="0"/>
              <w:autoSpaceDE w:val="0"/>
              <w:autoSpaceDN w:val="0"/>
              <w:adjustRightInd w:val="0"/>
              <w:jc w:val="right"/>
              <w:rPr>
                <w:lang w:val="pt-BR"/>
              </w:rPr>
            </w:pPr>
          </w:p>
        </w:tc>
        <w:tc>
          <w:tcPr>
            <w:tcW w:w="8640" w:type="dxa"/>
            <w:tcBorders>
              <w:top w:val="nil"/>
              <w:left w:val="nil"/>
              <w:bottom w:val="nil"/>
              <w:right w:val="nil"/>
            </w:tcBorders>
          </w:tcPr>
          <w:p w:rsidR="003C5A80" w:rsidRPr="00D74B0F" w:rsidRDefault="003C5A80">
            <w:pPr>
              <w:keepNext/>
              <w:keepLines/>
              <w:widowControl w:val="0"/>
              <w:autoSpaceDE w:val="0"/>
              <w:autoSpaceDN w:val="0"/>
              <w:adjustRightInd w:val="0"/>
              <w:rPr>
                <w:lang w:val="pt-BR"/>
              </w:rPr>
            </w:pPr>
            <w:r w:rsidRPr="00D74B0F">
              <w:rPr>
                <w:lang w:val="pt-BR"/>
              </w:rPr>
              <w:t>A) 312 K</w:t>
            </w:r>
          </w:p>
          <w:p w:rsidR="003C5A80" w:rsidRPr="00D74B0F" w:rsidRDefault="003C5A80">
            <w:pPr>
              <w:keepNext/>
              <w:keepLines/>
              <w:widowControl w:val="0"/>
              <w:autoSpaceDE w:val="0"/>
              <w:autoSpaceDN w:val="0"/>
              <w:adjustRightInd w:val="0"/>
              <w:rPr>
                <w:lang w:val="pt-BR"/>
              </w:rPr>
            </w:pPr>
            <w:r w:rsidRPr="00D74B0F">
              <w:rPr>
                <w:lang w:val="pt-BR"/>
              </w:rPr>
              <w:t>B) 41.2 K</w:t>
            </w:r>
          </w:p>
          <w:p w:rsidR="003C5A80" w:rsidRPr="00D74B0F" w:rsidRDefault="003C5A80">
            <w:pPr>
              <w:keepNext/>
              <w:keepLines/>
              <w:widowControl w:val="0"/>
              <w:autoSpaceDE w:val="0"/>
              <w:autoSpaceDN w:val="0"/>
              <w:adjustRightInd w:val="0"/>
              <w:rPr>
                <w:lang w:val="pt-BR"/>
              </w:rPr>
            </w:pPr>
            <w:r w:rsidRPr="00D74B0F">
              <w:rPr>
                <w:lang w:val="pt-BR"/>
              </w:rPr>
              <w:t>C) 344 K</w:t>
            </w:r>
          </w:p>
          <w:p w:rsidR="003C5A80" w:rsidRPr="00D74B0F" w:rsidRDefault="003C5A80">
            <w:pPr>
              <w:keepNext/>
              <w:keepLines/>
              <w:widowControl w:val="0"/>
              <w:autoSpaceDE w:val="0"/>
              <w:autoSpaceDN w:val="0"/>
              <w:adjustRightInd w:val="0"/>
              <w:rPr>
                <w:lang w:val="pt-BR"/>
              </w:rPr>
            </w:pPr>
            <w:r w:rsidRPr="00D74B0F">
              <w:rPr>
                <w:lang w:val="pt-BR"/>
              </w:rPr>
              <w:t>D) 164 K</w:t>
            </w:r>
          </w:p>
          <w:p w:rsidR="003C5A80" w:rsidRPr="00D74B0F" w:rsidRDefault="003C5A80" w:rsidP="003C5A80">
            <w:pPr>
              <w:keepNext/>
              <w:keepLines/>
              <w:widowControl w:val="0"/>
              <w:autoSpaceDE w:val="0"/>
              <w:autoSpaceDN w:val="0"/>
              <w:adjustRightInd w:val="0"/>
              <w:rPr>
                <w:lang w:val="pt-BR"/>
              </w:rPr>
            </w:pPr>
            <w:r w:rsidRPr="00D74B0F">
              <w:rPr>
                <w:lang w:val="pt-BR"/>
              </w:rPr>
              <w:t>E) 611 K</w:t>
            </w:r>
          </w:p>
        </w:tc>
      </w:tr>
    </w:tbl>
    <w:p w:rsidR="00EC2346" w:rsidRPr="00D74B0F" w:rsidRDefault="00EC2346"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2E2AAF" w:rsidP="002E2AAF">
            <w:pPr>
              <w:keepNext/>
              <w:keepLines/>
              <w:widowControl w:val="0"/>
              <w:tabs>
                <w:tab w:val="left" w:pos="120"/>
              </w:tabs>
              <w:autoSpaceDE w:val="0"/>
              <w:autoSpaceDN w:val="0"/>
              <w:adjustRightInd w:val="0"/>
              <w:jc w:val="right"/>
            </w:pPr>
            <w:r w:rsidRPr="00D74B0F">
              <w:t>3</w:t>
            </w:r>
            <w:r w:rsidR="00EC2346" w:rsidRPr="00D74B0F">
              <w:t>.</w:t>
            </w: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gas mixture contains CO, Ar, and H</w:t>
            </w:r>
            <w:r w:rsidRPr="00D74B0F">
              <w:rPr>
                <w:vertAlign w:val="subscript"/>
              </w:rPr>
              <w:t>2</w:t>
            </w:r>
            <w:r w:rsidRPr="00D74B0F">
              <w:t>.  What is the total pressure of the mixture if the mole fraction of H</w:t>
            </w:r>
            <w:r w:rsidRPr="00D74B0F">
              <w:rPr>
                <w:vertAlign w:val="subscript"/>
              </w:rPr>
              <w:t>2</w:t>
            </w:r>
            <w:r w:rsidRPr="00D74B0F">
              <w:t xml:space="preserve"> is 0.35 and the partial pressure of H</w:t>
            </w:r>
            <w:r w:rsidRPr="00D74B0F">
              <w:rPr>
                <w:vertAlign w:val="subscript"/>
              </w:rPr>
              <w:t>2</w:t>
            </w:r>
            <w:r w:rsidRPr="00D74B0F">
              <w:t xml:space="preserve"> is 0.58 atm?</w:t>
            </w:r>
          </w:p>
          <w:p w:rsidR="00EC2346" w:rsidRPr="00D74B0F" w:rsidRDefault="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0.603 atm</w:t>
            </w:r>
          </w:p>
          <w:p w:rsidR="00EC2346" w:rsidRPr="00D74B0F" w:rsidRDefault="00EC2346">
            <w:pPr>
              <w:keepNext/>
              <w:keepLines/>
              <w:widowControl w:val="0"/>
              <w:autoSpaceDE w:val="0"/>
              <w:autoSpaceDN w:val="0"/>
              <w:adjustRightInd w:val="0"/>
            </w:pPr>
            <w:r w:rsidRPr="00D74B0F">
              <w:t>B) 0.203 atm</w:t>
            </w:r>
          </w:p>
          <w:p w:rsidR="00EC2346" w:rsidRPr="00D74B0F" w:rsidRDefault="00EC2346">
            <w:pPr>
              <w:keepNext/>
              <w:keepLines/>
              <w:widowControl w:val="0"/>
              <w:autoSpaceDE w:val="0"/>
              <w:autoSpaceDN w:val="0"/>
              <w:adjustRightInd w:val="0"/>
            </w:pPr>
            <w:r w:rsidRPr="00D74B0F">
              <w:t>C) 1.66 atm</w:t>
            </w:r>
          </w:p>
          <w:p w:rsidR="00EC2346" w:rsidRPr="00D74B0F" w:rsidRDefault="00EC2346">
            <w:pPr>
              <w:keepNext/>
              <w:keepLines/>
              <w:widowControl w:val="0"/>
              <w:autoSpaceDE w:val="0"/>
              <w:autoSpaceDN w:val="0"/>
              <w:adjustRightInd w:val="0"/>
            </w:pPr>
            <w:r w:rsidRPr="00D74B0F">
              <w:t>D) 0.0552 atm</w:t>
            </w:r>
          </w:p>
          <w:p w:rsidR="00EC2346" w:rsidRPr="00D74B0F" w:rsidRDefault="00EC2346" w:rsidP="00EC2346">
            <w:pPr>
              <w:keepNext/>
              <w:keepLines/>
              <w:widowControl w:val="0"/>
              <w:autoSpaceDE w:val="0"/>
              <w:autoSpaceDN w:val="0"/>
              <w:adjustRightInd w:val="0"/>
            </w:pPr>
            <w:r w:rsidRPr="00D74B0F">
              <w:t>E) There is not enough information to answer this question.</w:t>
            </w:r>
          </w:p>
        </w:tc>
      </w:tr>
    </w:tbl>
    <w:p w:rsidR="00EC2346" w:rsidRPr="00D74B0F" w:rsidRDefault="00EC2346" w:rsidP="003C5A80"/>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r w:rsidRPr="00D74B0F">
              <w:t>4.</w:t>
            </w:r>
          </w:p>
        </w:tc>
        <w:tc>
          <w:tcPr>
            <w:tcW w:w="8640" w:type="dxa"/>
            <w:tcBorders>
              <w:top w:val="nil"/>
              <w:left w:val="nil"/>
              <w:bottom w:val="nil"/>
              <w:right w:val="nil"/>
            </w:tcBorders>
          </w:tcPr>
          <w:tbl>
            <w:tblPr>
              <w:tblW w:w="8640" w:type="dxa"/>
              <w:tblLayout w:type="fixed"/>
              <w:tblCellMar>
                <w:left w:w="0" w:type="dxa"/>
                <w:right w:w="0" w:type="dxa"/>
              </w:tblCellMar>
              <w:tblLook w:val="0000" w:firstRow="0" w:lastRow="0" w:firstColumn="0" w:lastColumn="0" w:noHBand="0" w:noVBand="0"/>
            </w:tblPr>
            <w:tblGrid>
              <w:gridCol w:w="8640"/>
            </w:tblGrid>
            <w:tr w:rsidR="00EC2346" w:rsidRPr="00D74B0F">
              <w:trPr>
                <w:cantSplit/>
              </w:trPr>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How many moles of NaO</w:t>
                  </w:r>
                  <w:r w:rsidRPr="00D74B0F">
                    <w:rPr>
                      <w:vertAlign w:val="subscript"/>
                    </w:rPr>
                    <w:t>2</w:t>
                  </w:r>
                  <w:r w:rsidRPr="00D74B0F">
                    <w:t xml:space="preserve"> are needed to react with 75.0 L of carbon dioxide at STP? </w:t>
                  </w:r>
                </w:p>
                <w:p w:rsidR="00EC2346" w:rsidRPr="00D74B0F" w:rsidRDefault="00EC2346">
                  <w:pPr>
                    <w:keepNext/>
                    <w:keepLines/>
                    <w:widowControl w:val="0"/>
                    <w:autoSpaceDE w:val="0"/>
                    <w:autoSpaceDN w:val="0"/>
                    <w:adjustRightInd w:val="0"/>
                  </w:pPr>
                </w:p>
                <w:p w:rsidR="00EC2346" w:rsidRPr="00D74B0F" w:rsidRDefault="00EC2346" w:rsidP="00EC2346">
                  <w:pPr>
                    <w:keepNext/>
                    <w:keepLines/>
                    <w:widowControl w:val="0"/>
                    <w:autoSpaceDE w:val="0"/>
                    <w:autoSpaceDN w:val="0"/>
                    <w:adjustRightInd w:val="0"/>
                    <w:jc w:val="center"/>
                    <w:rPr>
                      <w:lang w:val="pt-BR"/>
                    </w:rPr>
                  </w:pPr>
                  <w:r w:rsidRPr="00D74B0F">
                    <w:rPr>
                      <w:lang w:val="pt-BR"/>
                    </w:rPr>
                    <w:t>4NaO</w:t>
                  </w:r>
                  <w:r w:rsidRPr="00D74B0F">
                    <w:rPr>
                      <w:vertAlign w:val="subscript"/>
                      <w:lang w:val="pt-BR"/>
                    </w:rPr>
                    <w:t>2</w:t>
                  </w:r>
                  <w:r w:rsidRPr="00D74B0F">
                    <w:rPr>
                      <w:lang w:val="pt-BR"/>
                    </w:rPr>
                    <w:t>(s) + 2CO</w:t>
                  </w:r>
                  <w:r w:rsidRPr="00D74B0F">
                    <w:rPr>
                      <w:vertAlign w:val="subscript"/>
                      <w:lang w:val="pt-BR"/>
                    </w:rPr>
                    <w:t>2</w:t>
                  </w:r>
                  <w:r w:rsidRPr="00D74B0F">
                    <w:rPr>
                      <w:lang w:val="pt-BR"/>
                    </w:rPr>
                    <w:t xml:space="preserve">(g) </w:t>
                  </w:r>
                  <w:r w:rsidRPr="00D74B0F">
                    <w:rPr>
                      <w:rFonts w:ascii="Symbol" w:hAnsi="Symbol" w:cs="Symbol"/>
                    </w:rPr>
                    <w:t></w:t>
                  </w:r>
                  <w:r w:rsidRPr="00D74B0F">
                    <w:rPr>
                      <w:lang w:val="pt-BR"/>
                    </w:rPr>
                    <w:t xml:space="preserve"> 2Na</w:t>
                  </w:r>
                  <w:r w:rsidRPr="00D74B0F">
                    <w:rPr>
                      <w:vertAlign w:val="subscript"/>
                      <w:lang w:val="pt-BR"/>
                    </w:rPr>
                    <w:t>2</w:t>
                  </w:r>
                  <w:r w:rsidRPr="00D74B0F">
                    <w:rPr>
                      <w:lang w:val="pt-BR"/>
                    </w:rPr>
                    <w:t>CO</w:t>
                  </w:r>
                  <w:r w:rsidRPr="00D74B0F">
                    <w:rPr>
                      <w:vertAlign w:val="subscript"/>
                      <w:lang w:val="pt-BR"/>
                    </w:rPr>
                    <w:t>3</w:t>
                  </w:r>
                  <w:r w:rsidRPr="00D74B0F">
                    <w:rPr>
                      <w:lang w:val="pt-BR"/>
                    </w:rPr>
                    <w:t>(s) + 3O</w:t>
                  </w:r>
                  <w:r w:rsidRPr="00D74B0F">
                    <w:rPr>
                      <w:vertAlign w:val="subscript"/>
                      <w:lang w:val="pt-BR"/>
                    </w:rPr>
                    <w:t>2</w:t>
                  </w:r>
                  <w:r w:rsidRPr="00D74B0F">
                    <w:rPr>
                      <w:lang w:val="pt-BR"/>
                    </w:rPr>
                    <w:t>(g)</w:t>
                  </w:r>
                </w:p>
              </w:tc>
            </w:tr>
          </w:tbl>
          <w:p w:rsidR="00EC2346" w:rsidRPr="00D74B0F" w:rsidRDefault="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A) 0.15 moles    </w:t>
            </w:r>
          </w:p>
          <w:p w:rsidR="00EC2346" w:rsidRPr="00D74B0F" w:rsidRDefault="00EC2346">
            <w:pPr>
              <w:keepNext/>
              <w:keepLines/>
              <w:widowControl w:val="0"/>
              <w:autoSpaceDE w:val="0"/>
              <w:autoSpaceDN w:val="0"/>
              <w:adjustRightInd w:val="0"/>
            </w:pPr>
            <w:r w:rsidRPr="00D74B0F">
              <w:t>B) 1.67 moles</w:t>
            </w:r>
          </w:p>
          <w:p w:rsidR="00EC2346" w:rsidRPr="00D74B0F" w:rsidRDefault="00EC2346">
            <w:pPr>
              <w:keepNext/>
              <w:keepLines/>
              <w:widowControl w:val="0"/>
              <w:autoSpaceDE w:val="0"/>
              <w:autoSpaceDN w:val="0"/>
              <w:adjustRightInd w:val="0"/>
            </w:pPr>
            <w:r w:rsidRPr="00D74B0F">
              <w:t xml:space="preserve">C) 3.35 moles    </w:t>
            </w:r>
          </w:p>
          <w:p w:rsidR="00EC2346" w:rsidRPr="00D74B0F" w:rsidRDefault="00EC2346">
            <w:pPr>
              <w:keepNext/>
              <w:keepLines/>
              <w:widowControl w:val="0"/>
              <w:autoSpaceDE w:val="0"/>
              <w:autoSpaceDN w:val="0"/>
              <w:adjustRightInd w:val="0"/>
            </w:pPr>
            <w:r w:rsidRPr="00D74B0F">
              <w:t xml:space="preserve">D) 6.70 moles    </w:t>
            </w:r>
          </w:p>
          <w:p w:rsidR="00EC2346" w:rsidRPr="00D74B0F" w:rsidRDefault="00EC2346">
            <w:pPr>
              <w:keepNext/>
              <w:keepLines/>
              <w:widowControl w:val="0"/>
              <w:autoSpaceDE w:val="0"/>
              <w:autoSpaceDN w:val="0"/>
              <w:adjustRightInd w:val="0"/>
            </w:pPr>
            <w:r w:rsidRPr="00D74B0F">
              <w:t>E) 13.4 moles</w:t>
            </w:r>
          </w:p>
        </w:tc>
      </w:tr>
    </w:tbl>
    <w:p w:rsidR="00EC2346" w:rsidRPr="00D74B0F" w:rsidRDefault="00EC2346" w:rsidP="00EC2346"/>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EC2346" w:rsidP="00EC2346">
            <w:pPr>
              <w:keepNext/>
              <w:keepLines/>
              <w:widowControl w:val="0"/>
              <w:tabs>
                <w:tab w:val="left" w:pos="390"/>
              </w:tabs>
              <w:autoSpaceDE w:val="0"/>
              <w:autoSpaceDN w:val="0"/>
              <w:adjustRightInd w:val="0"/>
              <w:jc w:val="right"/>
            </w:pPr>
            <w:r w:rsidRPr="00D74B0F">
              <w:t>6.</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The graph below represents the gases He, Ar, N</w:t>
            </w:r>
            <w:r w:rsidRPr="00D74B0F">
              <w:rPr>
                <w:vertAlign w:val="subscript"/>
              </w:rPr>
              <w:t>2</w:t>
            </w:r>
            <w:r w:rsidRPr="00D74B0F">
              <w:t>, and CH</w:t>
            </w:r>
            <w:r w:rsidRPr="00D74B0F">
              <w:rPr>
                <w:vertAlign w:val="subscript"/>
              </w:rPr>
              <w:t>4</w:t>
            </w:r>
            <w:r w:rsidRPr="00D74B0F">
              <w:t xml:space="preserve"> all at the same temperature.  Which statement regarding this graph is </w:t>
            </w:r>
            <w:r w:rsidRPr="00D74B0F">
              <w:rPr>
                <w:i/>
              </w:rPr>
              <w:t>true</w:t>
            </w:r>
            <w:r w:rsidRPr="00D74B0F">
              <w:t>?</w:t>
            </w:r>
          </w:p>
          <w:p w:rsidR="00EC2346" w:rsidRPr="00D74B0F" w:rsidRDefault="00EC2346" w:rsidP="00EC2346">
            <w:pPr>
              <w:keepNext/>
              <w:keepLines/>
              <w:widowControl w:val="0"/>
              <w:autoSpaceDE w:val="0"/>
              <w:autoSpaceDN w:val="0"/>
              <w:adjustRightInd w:val="0"/>
              <w:jc w:val="center"/>
            </w:pPr>
            <w:r w:rsidRPr="00D74B0F">
              <w:rPr>
                <w:noProof/>
              </w:rPr>
              <w:drawing>
                <wp:inline distT="0" distB="0" distL="0" distR="0">
                  <wp:extent cx="3048000" cy="1921933"/>
                  <wp:effectExtent l="25400" t="0" r="0" b="0"/>
                  <wp:docPr id="3" name="O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400972" cy="3845828"/>
                            <a:chOff x="2940049" y="745222"/>
                            <a:chExt cx="5400972" cy="3845828"/>
                          </a:xfrm>
                        </a:grpSpPr>
                        <a:grpSp>
                          <a:nvGrpSpPr>
                            <a:cNvPr id="9" name="Group 8"/>
                            <a:cNvGrpSpPr/>
                          </a:nvGrpSpPr>
                          <a:grpSpPr>
                            <a:xfrm>
                              <a:off x="2940049" y="745222"/>
                              <a:ext cx="5400972" cy="3845828"/>
                              <a:chOff x="2940049" y="745222"/>
                              <a:chExt cx="5400972" cy="3845828"/>
                            </a:xfrm>
                          </a:grpSpPr>
                          <a:pic>
                            <a:nvPicPr>
                              <a:cNvPr id="0" name="Object 2"/>
                              <a:cNvPicPr>
                                <a:picLocks noChangeAspect="1" noChangeArrowheads="1"/>
                              </a:cNvPicPr>
                            </a:nvPicPr>
                            <a:blipFill>
                              <a:blip r:embed="rId27"/>
                              <a:srcRect/>
                              <a:stretch>
                                <a:fillRect/>
                              </a:stretch>
                            </a:blipFill>
                            <a:spPr bwMode="auto">
                              <a:xfrm>
                                <a:off x="2940050" y="744538"/>
                                <a:ext cx="5400675" cy="3846512"/>
                              </a:xfrm>
                              <a:prstGeom prst="rect">
                                <a:avLst/>
                              </a:prstGeom>
                              <a:noFill/>
                              <a:ln w="9525">
                                <a:noFill/>
                                <a:miter lim="800000"/>
                                <a:headEnd/>
                                <a:tailEnd/>
                              </a:ln>
                              <a:effectLst/>
                            </a:spPr>
                          </a:pic>
                          <a:sp>
                            <a:nvSpPr>
                              <a:cNvPr id="5" name="TextBox 4"/>
                              <a:cNvSpPr txBox="1"/>
                            </a:nvSpPr>
                            <a:spPr>
                              <a:xfrm>
                                <a:off x="4368836" y="1070883"/>
                                <a:ext cx="327659" cy="430887"/>
                              </a:xfrm>
                              <a:prstGeom prst="rect">
                                <a:avLst/>
                              </a:prstGeom>
                              <a:solidFill>
                                <a:schemeClr val="bg1"/>
                              </a:solid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1</a:t>
                                  </a:r>
                                  <a:endParaRPr lang="en-US" sz="2200" b="1" dirty="0"/>
                                </a:p>
                              </a:txBody>
                              <a:useSpRect/>
                            </a:txSp>
                          </a:sp>
                          <a:sp>
                            <a:nvSpPr>
                              <a:cNvPr id="6" name="TextBox 5"/>
                              <a:cNvSpPr txBox="1"/>
                            </a:nvSpPr>
                            <a:spPr>
                              <a:xfrm>
                                <a:off x="4521236" y="1596843"/>
                                <a:ext cx="327659" cy="430887"/>
                              </a:xfrm>
                              <a:prstGeom prst="rect">
                                <a:avLst/>
                              </a:prstGeom>
                              <a:solidFill>
                                <a:schemeClr val="bg1"/>
                              </a:solid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a:t>2</a:t>
                                  </a:r>
                                  <a:endParaRPr lang="en-US" sz="2200" b="1" dirty="0"/>
                                </a:p>
                              </a:txBody>
                              <a:useSpRect/>
                            </a:txSp>
                          </a:sp>
                          <a:sp>
                            <a:nvSpPr>
                              <a:cNvPr id="7" name="TextBox 6"/>
                              <a:cNvSpPr txBox="1"/>
                            </a:nvSpPr>
                            <a:spPr>
                              <a:xfrm>
                                <a:off x="4773232" y="2147707"/>
                                <a:ext cx="327659" cy="430887"/>
                              </a:xfrm>
                              <a:prstGeom prst="rect">
                                <a:avLst/>
                              </a:prstGeom>
                              <a:solidFill>
                                <a:schemeClr val="bg1"/>
                              </a:solid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smtClean="0"/>
                                    <a:t>3</a:t>
                                  </a:r>
                                  <a:endParaRPr lang="en-US" sz="2200" b="1" dirty="0"/>
                                </a:p>
                              </a:txBody>
                              <a:useSpRect/>
                            </a:txSp>
                          </a:sp>
                          <a:sp>
                            <a:nvSpPr>
                              <a:cNvPr id="8" name="TextBox 7"/>
                              <a:cNvSpPr txBox="1"/>
                            </a:nvSpPr>
                            <a:spPr>
                              <a:xfrm>
                                <a:off x="5725694" y="2349915"/>
                                <a:ext cx="327659" cy="430887"/>
                              </a:xfrm>
                              <a:prstGeom prst="rect">
                                <a:avLst/>
                              </a:prstGeom>
                              <a:solidFill>
                                <a:schemeClr val="bg1"/>
                              </a:solid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200" b="1" dirty="0"/>
                                    <a:t>4</a:t>
                                  </a:r>
                                  <a:endParaRPr lang="en-US" sz="2200" b="1" dirty="0"/>
                                </a:p>
                              </a:txBody>
                              <a:useSpRect/>
                            </a:txSp>
                          </a:sp>
                        </a:grpSp>
                      </lc:lockedCanvas>
                    </a:graphicData>
                  </a:graphic>
                </wp:inline>
              </w:drawing>
            </w: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Curve 3 represents N</w:t>
            </w:r>
            <w:r w:rsidRPr="00D74B0F">
              <w:rPr>
                <w:vertAlign w:val="subscript"/>
              </w:rPr>
              <w:t>2</w:t>
            </w:r>
            <w:r w:rsidRPr="00D74B0F">
              <w:t>.</w:t>
            </w:r>
          </w:p>
          <w:p w:rsidR="00EC2346" w:rsidRPr="00D74B0F" w:rsidRDefault="00EC2346">
            <w:pPr>
              <w:keepNext/>
              <w:keepLines/>
              <w:widowControl w:val="0"/>
              <w:autoSpaceDE w:val="0"/>
              <w:autoSpaceDN w:val="0"/>
              <w:adjustRightInd w:val="0"/>
            </w:pPr>
            <w:r w:rsidRPr="00D74B0F">
              <w:t>B) Curve 1 represents N</w:t>
            </w:r>
            <w:r w:rsidRPr="00D74B0F">
              <w:rPr>
                <w:vertAlign w:val="subscript"/>
              </w:rPr>
              <w:t>2</w:t>
            </w:r>
          </w:p>
          <w:p w:rsidR="00EC2346" w:rsidRPr="00D74B0F" w:rsidRDefault="00EC2346">
            <w:pPr>
              <w:keepNext/>
              <w:keepLines/>
              <w:widowControl w:val="0"/>
              <w:autoSpaceDE w:val="0"/>
              <w:autoSpaceDN w:val="0"/>
              <w:adjustRightInd w:val="0"/>
            </w:pPr>
            <w:r w:rsidRPr="00D74B0F">
              <w:t>C) Curve 4 represents Ar.</w:t>
            </w:r>
          </w:p>
          <w:p w:rsidR="00EC2346" w:rsidRPr="00D74B0F" w:rsidRDefault="00EC2346">
            <w:pPr>
              <w:keepNext/>
              <w:keepLines/>
              <w:widowControl w:val="0"/>
              <w:autoSpaceDE w:val="0"/>
              <w:autoSpaceDN w:val="0"/>
              <w:adjustRightInd w:val="0"/>
            </w:pPr>
            <w:r w:rsidRPr="00D74B0F">
              <w:t>D) Curve 2 represents He.</w:t>
            </w:r>
          </w:p>
          <w:p w:rsidR="00EC2346" w:rsidRPr="00D74B0F" w:rsidRDefault="00EC2346" w:rsidP="00EC2346">
            <w:pPr>
              <w:keepNext/>
              <w:keepLines/>
              <w:widowControl w:val="0"/>
              <w:autoSpaceDE w:val="0"/>
              <w:autoSpaceDN w:val="0"/>
              <w:adjustRightInd w:val="0"/>
            </w:pPr>
            <w:r w:rsidRPr="00D74B0F">
              <w:t>E) Curve 3 represents CH</w:t>
            </w:r>
            <w:r w:rsidRPr="00D74B0F">
              <w:rPr>
                <w:vertAlign w:val="subscript"/>
              </w:rPr>
              <w:t>4</w:t>
            </w:r>
            <w:r w:rsidRPr="00D74B0F">
              <w:t>.</w:t>
            </w:r>
          </w:p>
        </w:tc>
      </w:tr>
    </w:tbl>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rPr>
                <w:sz w:val="20"/>
                <w:szCs w:val="20"/>
              </w:rPr>
            </w:pPr>
            <w:r w:rsidRPr="00D74B0F">
              <w:t>7.</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An ideal gas differs from a real gas in that the molecules of an ideal gas_________.</w:t>
            </w:r>
          </w:p>
          <w:p w:rsidR="00EC2346" w:rsidRPr="00D74B0F" w:rsidRDefault="00EC2346" w:rsidP="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have an average molecular mass.</w:t>
            </w:r>
          </w:p>
          <w:p w:rsidR="00EC2346" w:rsidRPr="00D74B0F" w:rsidRDefault="00EC2346" w:rsidP="00EC2346">
            <w:pPr>
              <w:keepNext/>
              <w:keepLines/>
              <w:widowControl w:val="0"/>
              <w:autoSpaceDE w:val="0"/>
              <w:autoSpaceDN w:val="0"/>
              <w:adjustRightInd w:val="0"/>
            </w:pPr>
            <w:r w:rsidRPr="00D74B0F">
              <w:t>B) have no kinetic energy.</w:t>
            </w:r>
          </w:p>
          <w:p w:rsidR="00EC2346" w:rsidRPr="00D74B0F" w:rsidRDefault="00EC2346" w:rsidP="00EC2346">
            <w:pPr>
              <w:keepNext/>
              <w:keepLines/>
              <w:widowControl w:val="0"/>
              <w:autoSpaceDE w:val="0"/>
              <w:autoSpaceDN w:val="0"/>
              <w:adjustRightInd w:val="0"/>
            </w:pPr>
            <w:r w:rsidRPr="00D74B0F">
              <w:t>C) have a molecular weight of zero.</w:t>
            </w:r>
          </w:p>
          <w:p w:rsidR="00EC2346" w:rsidRPr="00D74B0F" w:rsidRDefault="00EC2346" w:rsidP="00EC2346">
            <w:pPr>
              <w:keepNext/>
              <w:keepLines/>
              <w:widowControl w:val="0"/>
              <w:autoSpaceDE w:val="0"/>
              <w:autoSpaceDN w:val="0"/>
              <w:adjustRightInd w:val="0"/>
            </w:pPr>
            <w:r w:rsidRPr="00D74B0F">
              <w:t>D) have no attraction for one another.</w:t>
            </w:r>
          </w:p>
          <w:p w:rsidR="00EC2346" w:rsidRPr="00D74B0F" w:rsidRDefault="00EC2346" w:rsidP="00EC2346">
            <w:pPr>
              <w:keepNext/>
              <w:keepLines/>
              <w:widowControl w:val="0"/>
              <w:autoSpaceDE w:val="0"/>
              <w:autoSpaceDN w:val="0"/>
              <w:adjustRightInd w:val="0"/>
            </w:pPr>
            <w:r w:rsidRPr="00D74B0F">
              <w:t>E) take up a significant amount of volume in comparison to the volume of the sample.</w:t>
            </w:r>
          </w:p>
        </w:tc>
      </w:tr>
    </w:tbl>
    <w:p w:rsidR="00EC2346" w:rsidRPr="00D74B0F" w:rsidRDefault="00EC2346" w:rsidP="00EC2346">
      <w:pPr>
        <w:rPr>
          <w:noProof/>
        </w:rPr>
      </w:pPr>
    </w:p>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635710" w:rsidRPr="00D74B0F">
        <w:tc>
          <w:tcPr>
            <w:tcW w:w="720" w:type="dxa"/>
            <w:tcBorders>
              <w:top w:val="nil"/>
              <w:left w:val="nil"/>
              <w:bottom w:val="nil"/>
              <w:right w:val="nil"/>
            </w:tcBorders>
          </w:tcPr>
          <w:p w:rsidR="00635710" w:rsidRPr="00D74B0F" w:rsidRDefault="00CE710D" w:rsidP="00635710">
            <w:pPr>
              <w:keepNext/>
              <w:keepLines/>
              <w:widowControl w:val="0"/>
              <w:autoSpaceDE w:val="0"/>
              <w:autoSpaceDN w:val="0"/>
              <w:adjustRightInd w:val="0"/>
            </w:pPr>
            <w:r w:rsidRPr="00D74B0F">
              <w:t>9</w:t>
            </w:r>
            <w:r w:rsidR="00635710" w:rsidRPr="00D74B0F">
              <w:t>.</w:t>
            </w:r>
          </w:p>
        </w:tc>
        <w:tc>
          <w:tcPr>
            <w:tcW w:w="8640" w:type="dxa"/>
            <w:gridSpan w:val="2"/>
            <w:tcBorders>
              <w:top w:val="nil"/>
              <w:left w:val="nil"/>
              <w:bottom w:val="nil"/>
              <w:right w:val="nil"/>
            </w:tcBorders>
          </w:tcPr>
          <w:p w:rsidR="00635710" w:rsidRPr="00D74B0F" w:rsidRDefault="00635710">
            <w:pPr>
              <w:keepNext/>
              <w:keepLines/>
              <w:widowControl w:val="0"/>
              <w:autoSpaceDE w:val="0"/>
              <w:autoSpaceDN w:val="0"/>
              <w:adjustRightInd w:val="0"/>
            </w:pPr>
            <w:r w:rsidRPr="00D74B0F">
              <w:t xml:space="preserve">A plot of the Maxwell distribution against speed for different molecules shows that </w:t>
            </w:r>
          </w:p>
        </w:tc>
      </w:tr>
      <w:tr w:rsidR="00635710" w:rsidRPr="00D74B0F">
        <w:trPr>
          <w:gridBefore w:val="1"/>
          <w:wBefore w:w="720" w:type="dxa"/>
        </w:trPr>
        <w:tc>
          <w:tcPr>
            <w:tcW w:w="58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A)</w:t>
            </w:r>
          </w:p>
        </w:tc>
        <w:tc>
          <w:tcPr>
            <w:tcW w:w="805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 xml:space="preserve">heavy molecules have a higher average speed. </w:t>
            </w:r>
          </w:p>
        </w:tc>
      </w:tr>
      <w:tr w:rsidR="00635710" w:rsidRPr="00D74B0F">
        <w:trPr>
          <w:gridBefore w:val="1"/>
          <w:wBefore w:w="720" w:type="dxa"/>
        </w:trPr>
        <w:tc>
          <w:tcPr>
            <w:tcW w:w="58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B)</w:t>
            </w:r>
          </w:p>
        </w:tc>
        <w:tc>
          <w:tcPr>
            <w:tcW w:w="805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 xml:space="preserve">light molecules have a very narrow range of speeds. </w:t>
            </w:r>
          </w:p>
        </w:tc>
      </w:tr>
      <w:tr w:rsidR="00635710" w:rsidRPr="00D74B0F">
        <w:trPr>
          <w:gridBefore w:val="1"/>
          <w:wBefore w:w="720" w:type="dxa"/>
        </w:trPr>
        <w:tc>
          <w:tcPr>
            <w:tcW w:w="58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C)</w:t>
            </w:r>
          </w:p>
        </w:tc>
        <w:tc>
          <w:tcPr>
            <w:tcW w:w="805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 xml:space="preserve">molecules at low temperatures have a wide range of speeds. </w:t>
            </w:r>
          </w:p>
        </w:tc>
      </w:tr>
      <w:tr w:rsidR="00635710" w:rsidRPr="00D74B0F">
        <w:trPr>
          <w:gridBefore w:val="1"/>
          <w:wBefore w:w="720" w:type="dxa"/>
        </w:trPr>
        <w:tc>
          <w:tcPr>
            <w:tcW w:w="58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D)</w:t>
            </w:r>
          </w:p>
        </w:tc>
        <w:tc>
          <w:tcPr>
            <w:tcW w:w="8055" w:type="dxa"/>
            <w:tcBorders>
              <w:top w:val="nil"/>
              <w:left w:val="nil"/>
              <w:bottom w:val="nil"/>
              <w:right w:val="nil"/>
            </w:tcBorders>
          </w:tcPr>
          <w:p w:rsidR="00635710" w:rsidRPr="00D74B0F" w:rsidRDefault="00635710" w:rsidP="00635710">
            <w:pPr>
              <w:keepNext/>
              <w:keepLines/>
              <w:widowControl w:val="0"/>
              <w:autoSpaceDE w:val="0"/>
              <w:autoSpaceDN w:val="0"/>
              <w:adjustRightInd w:val="0"/>
            </w:pPr>
            <w:r w:rsidRPr="00D74B0F">
              <w:t xml:space="preserve">molecules at high temperatures have a lower average speed. </w:t>
            </w:r>
          </w:p>
        </w:tc>
      </w:tr>
      <w:tr w:rsidR="00635710" w:rsidRPr="00D74B0F">
        <w:trPr>
          <w:gridBefore w:val="1"/>
          <w:wBefore w:w="720" w:type="dxa"/>
        </w:trPr>
        <w:tc>
          <w:tcPr>
            <w:tcW w:w="58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E)</w:t>
            </w:r>
          </w:p>
        </w:tc>
        <w:tc>
          <w:tcPr>
            <w:tcW w:w="8055" w:type="dxa"/>
            <w:tcBorders>
              <w:top w:val="nil"/>
              <w:left w:val="nil"/>
              <w:bottom w:val="nil"/>
              <w:right w:val="nil"/>
            </w:tcBorders>
          </w:tcPr>
          <w:p w:rsidR="00635710" w:rsidRPr="00D74B0F" w:rsidRDefault="00635710">
            <w:pPr>
              <w:keepNext/>
              <w:keepLines/>
              <w:widowControl w:val="0"/>
              <w:autoSpaceDE w:val="0"/>
              <w:autoSpaceDN w:val="0"/>
              <w:adjustRightInd w:val="0"/>
            </w:pPr>
            <w:r w:rsidRPr="00D74B0F">
              <w:t xml:space="preserve">heavy molecules travel with speeds close to their average values. </w:t>
            </w:r>
          </w:p>
        </w:tc>
      </w:tr>
    </w:tbl>
    <w:p w:rsidR="00635710" w:rsidRPr="00D74B0F" w:rsidRDefault="00635710" w:rsidP="00635710"/>
    <w:p w:rsidR="00635710" w:rsidRPr="00D74B0F" w:rsidRDefault="00635710" w:rsidP="00635710"/>
    <w:p w:rsidR="00635710" w:rsidRPr="00D74B0F" w:rsidRDefault="00CE710D" w:rsidP="00635710">
      <w:r w:rsidRPr="00D74B0F">
        <w:t>10</w:t>
      </w:r>
      <w:r w:rsidR="00635710" w:rsidRPr="00D74B0F">
        <w:t>.  Which homonuclear diatomic molecule has a root mean square speed (</w:t>
      </w:r>
      <w:r w:rsidR="00635710" w:rsidRPr="00D74B0F">
        <w:rPr>
          <w:rFonts w:ascii="Symbol" w:hAnsi="Symbol"/>
        </w:rPr>
        <w:t></w:t>
      </w:r>
      <w:r w:rsidR="00635710" w:rsidRPr="00D74B0F">
        <w:rPr>
          <w:vertAlign w:val="subscript"/>
        </w:rPr>
        <w:t>rms</w:t>
      </w:r>
      <w:r w:rsidR="00635710" w:rsidRPr="00D74B0F">
        <w:t>) of 1920 m/s?</w:t>
      </w:r>
    </w:p>
    <w:p w:rsidR="00635710" w:rsidRPr="00D74B0F" w:rsidRDefault="00635710" w:rsidP="00635710"/>
    <w:p w:rsidR="00635710" w:rsidRPr="00D74B0F" w:rsidRDefault="00635710" w:rsidP="00635710">
      <w:r w:rsidRPr="00D74B0F">
        <w:tab/>
        <w:t>A) H</w:t>
      </w:r>
      <w:r w:rsidRPr="00D74B0F">
        <w:rPr>
          <w:vertAlign w:val="subscript"/>
        </w:rPr>
        <w:t>2</w:t>
      </w:r>
    </w:p>
    <w:p w:rsidR="00635710" w:rsidRPr="00D74B0F" w:rsidRDefault="00635710" w:rsidP="00635710">
      <w:r w:rsidRPr="00D74B0F">
        <w:tab/>
        <w:t>B) N</w:t>
      </w:r>
      <w:r w:rsidRPr="00D74B0F">
        <w:rPr>
          <w:vertAlign w:val="subscript"/>
        </w:rPr>
        <w:t>2</w:t>
      </w:r>
    </w:p>
    <w:p w:rsidR="00635710" w:rsidRPr="00D74B0F" w:rsidRDefault="00635710" w:rsidP="00635710">
      <w:pPr>
        <w:rPr>
          <w:vertAlign w:val="subscript"/>
        </w:rPr>
      </w:pPr>
      <w:r w:rsidRPr="00D74B0F">
        <w:tab/>
        <w:t>C) O</w:t>
      </w:r>
      <w:r w:rsidRPr="00D74B0F">
        <w:softHyphen/>
      </w:r>
      <w:r w:rsidRPr="00D74B0F">
        <w:rPr>
          <w:vertAlign w:val="subscript"/>
        </w:rPr>
        <w:t>2</w:t>
      </w:r>
    </w:p>
    <w:p w:rsidR="00635710" w:rsidRPr="00D74B0F" w:rsidRDefault="00635710" w:rsidP="00635710">
      <w:pPr>
        <w:rPr>
          <w:vertAlign w:val="subscript"/>
        </w:rPr>
      </w:pPr>
      <w:r w:rsidRPr="00D74B0F">
        <w:tab/>
        <w:t>D) F</w:t>
      </w:r>
      <w:r w:rsidRPr="00D74B0F">
        <w:rPr>
          <w:vertAlign w:val="subscript"/>
        </w:rPr>
        <w:t>2</w:t>
      </w:r>
    </w:p>
    <w:p w:rsidR="00635710" w:rsidRPr="00D74B0F" w:rsidRDefault="00635710" w:rsidP="00635710">
      <w:r w:rsidRPr="00D74B0F">
        <w:tab/>
        <w:t>E) There is not enough information to solve this problem.</w:t>
      </w:r>
    </w:p>
    <w:p w:rsidR="00635710" w:rsidRPr="00D74B0F" w:rsidRDefault="00635710" w:rsidP="003C5A80"/>
    <w:p w:rsidR="00635710" w:rsidRPr="00D74B0F" w:rsidRDefault="00635710" w:rsidP="00635710">
      <w:r w:rsidRPr="00D74B0F">
        <w:t>1</w:t>
      </w:r>
      <w:r w:rsidR="00CE710D" w:rsidRPr="00D74B0F">
        <w:t>1</w:t>
      </w:r>
      <w:r w:rsidRPr="00D74B0F">
        <w:t>.  Which visualization best represents the distribution of O</w:t>
      </w:r>
      <w:r w:rsidRPr="00D74B0F">
        <w:rPr>
          <w:vertAlign w:val="subscript"/>
        </w:rPr>
        <w:t>2</w:t>
      </w:r>
      <w:r w:rsidRPr="00D74B0F">
        <w:t xml:space="preserve"> and SO</w:t>
      </w:r>
      <w:r w:rsidRPr="00D74B0F">
        <w:rPr>
          <w:vertAlign w:val="subscript"/>
        </w:rPr>
        <w:t>2</w:t>
      </w:r>
      <w:r w:rsidRPr="00D74B0F">
        <w:t xml:space="preserve"> molecules near an orifice some time after effusion occurs in the direction indicated by the arrows? </w:t>
      </w:r>
    </w:p>
    <w:p w:rsidR="00635710" w:rsidRPr="00D74B0F" w:rsidRDefault="00635710" w:rsidP="00635710"/>
    <w:p w:rsidR="00635710" w:rsidRPr="00D74B0F" w:rsidRDefault="002913F9" w:rsidP="002913F9">
      <w:r w:rsidRPr="00D74B0F">
        <w:t>ANS: C</w:t>
      </w:r>
    </w:p>
    <w:p w:rsidR="00635710" w:rsidRPr="00D74B0F" w:rsidRDefault="00635710" w:rsidP="00635710">
      <w:pPr>
        <w:jc w:val="center"/>
      </w:pPr>
      <w:r w:rsidRPr="00D74B0F">
        <w:rPr>
          <w:noProof/>
        </w:rPr>
        <w:drawing>
          <wp:inline distT="0" distB="0" distL="0" distR="0">
            <wp:extent cx="5486400" cy="4660900"/>
            <wp:effectExtent l="0" t="0" r="0" b="0"/>
            <wp:docPr id="25"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91255" cy="6619432"/>
                      <a:chOff x="479698" y="190151"/>
                      <a:chExt cx="7791255" cy="6619432"/>
                    </a:xfrm>
                  </a:grpSpPr>
                  <a:grpSp>
                    <a:nvGrpSpPr>
                      <a:cNvPr id="194" name="Group 193"/>
                      <a:cNvGrpSpPr/>
                    </a:nvGrpSpPr>
                    <a:grpSpPr>
                      <a:xfrm>
                        <a:off x="479698" y="190151"/>
                        <a:ext cx="7791255" cy="6619432"/>
                        <a:chOff x="479698" y="190151"/>
                        <a:chExt cx="7791255" cy="6619432"/>
                      </a:xfrm>
                    </a:grpSpPr>
                    <a:grpSp>
                      <a:nvGrpSpPr>
                        <a:cNvPr id="3" name="Group 184"/>
                        <a:cNvGrpSpPr/>
                      </a:nvGrpSpPr>
                      <a:grpSpPr>
                        <a:xfrm>
                          <a:off x="479698" y="190151"/>
                          <a:ext cx="7716551" cy="6619432"/>
                          <a:chOff x="479698" y="190151"/>
                          <a:chExt cx="7716551" cy="6619432"/>
                        </a:xfrm>
                      </a:grpSpPr>
                      <a:grpSp>
                        <a:nvGrpSpPr>
                          <a:cNvPr id="5" name="Group 19"/>
                          <a:cNvGrpSpPr/>
                        </a:nvGrpSpPr>
                        <a:grpSpPr>
                          <a:xfrm>
                            <a:off x="2627865" y="5331331"/>
                            <a:ext cx="4580" cy="1478252"/>
                            <a:chOff x="989020" y="1942882"/>
                            <a:chExt cx="4580" cy="1478252"/>
                          </a:xfrm>
                        </a:grpSpPr>
                        <a:cxnSp>
                          <a:nvCxnSpPr>
                            <a:cNvPr id="21" name="Straight Connector 20"/>
                            <a:cNvCxnSpPr/>
                          </a:nvCxnSpPr>
                          <a:spPr>
                            <a:xfrm rot="5400000">
                              <a:off x="728379" y="2203523"/>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cxnSp>
                          <a:nvCxnSpPr>
                            <a:cNvPr id="22" name="Straight Connector 21"/>
                            <a:cNvCxnSpPr/>
                          </a:nvCxnSpPr>
                          <a:spPr>
                            <a:xfrm rot="5400000">
                              <a:off x="731371" y="3158905"/>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grpSp>
                      <a:grpSp>
                        <a:nvGrpSpPr>
                          <a:cNvPr id="6" name="Group 22"/>
                          <a:cNvGrpSpPr/>
                        </a:nvGrpSpPr>
                        <a:grpSpPr>
                          <a:xfrm>
                            <a:off x="6253912" y="5331331"/>
                            <a:ext cx="4580" cy="1478252"/>
                            <a:chOff x="989020" y="1942882"/>
                            <a:chExt cx="4580" cy="1478252"/>
                          </a:xfrm>
                        </a:grpSpPr>
                        <a:cxnSp>
                          <a:nvCxnSpPr>
                            <a:cNvPr id="24" name="Straight Connector 23"/>
                            <a:cNvCxnSpPr/>
                          </a:nvCxnSpPr>
                          <a:spPr>
                            <a:xfrm rot="5400000">
                              <a:off x="728379" y="2203523"/>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cxnSp>
                          <a:nvCxnSpPr>
                            <a:cNvPr id="25" name="Straight Connector 24"/>
                            <a:cNvCxnSpPr/>
                          </a:nvCxnSpPr>
                          <a:spPr>
                            <a:xfrm rot="5400000">
                              <a:off x="731371" y="3158905"/>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grpSp>
                      <a:grpSp>
                        <a:nvGrpSpPr>
                          <a:cNvPr id="7" name="Group 191"/>
                          <a:cNvGrpSpPr/>
                        </a:nvGrpSpPr>
                        <a:grpSpPr>
                          <a:xfrm>
                            <a:off x="479698" y="190151"/>
                            <a:ext cx="7716551" cy="6547448"/>
                            <a:chOff x="479698" y="190151"/>
                            <a:chExt cx="7716551" cy="6547448"/>
                          </a:xfrm>
                        </a:grpSpPr>
                        <a:grpSp>
                          <a:nvGrpSpPr>
                            <a:cNvPr id="8" name="Group 160"/>
                            <a:cNvGrpSpPr/>
                          </a:nvGrpSpPr>
                          <a:grpSpPr>
                            <a:xfrm>
                              <a:off x="2485448" y="779797"/>
                              <a:ext cx="684242" cy="721130"/>
                              <a:chOff x="709674" y="544550"/>
                              <a:chExt cx="684242" cy="721130"/>
                            </a:xfrm>
                          </a:grpSpPr>
                          <a:sp>
                            <a:nvSpPr>
                              <a:cNvPr id="4" name="Oval 5"/>
                              <a:cNvSpPr/>
                            </a:nvSpPr>
                            <a:spPr>
                              <a:xfrm>
                                <a:off x="709674" y="67226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Oval 6"/>
                              <a:cNvSpPr/>
                            </a:nvSpPr>
                            <a:spPr>
                              <a:xfrm>
                                <a:off x="709674" y="101140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 name="TextBox 7"/>
                              <a:cNvSpPr txBox="1"/>
                            </a:nvSpPr>
                            <a:spPr>
                              <a:xfrm>
                                <a:off x="863001" y="896348"/>
                                <a:ext cx="53091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SO</a:t>
                                  </a:r>
                                  <a:r>
                                    <a:rPr lang="en-US" b="1" baseline="-25000" dirty="0" smtClean="0"/>
                                    <a:t>2</a:t>
                                  </a:r>
                                  <a:endParaRPr lang="en-US" b="1" dirty="0"/>
                                </a:p>
                              </a:txBody>
                              <a:useSpRect/>
                            </a:txSp>
                          </a:sp>
                          <a:sp>
                            <a:nvSpPr>
                              <a:cNvPr id="14" name="TextBox 8"/>
                              <a:cNvSpPr txBox="1"/>
                            </a:nvSpPr>
                            <a:spPr>
                              <a:xfrm>
                                <a:off x="862060" y="544550"/>
                                <a:ext cx="418767"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a:t>
                                  </a:r>
                                  <a:r>
                                    <a:rPr lang="en-US" b="1" baseline="-25000" dirty="0" smtClean="0"/>
                                    <a:t>2</a:t>
                                  </a:r>
                                  <a:endParaRPr lang="en-US" b="1" dirty="0"/>
                                </a:p>
                              </a:txBody>
                              <a:useSpRect/>
                            </a:txSp>
                          </a:sp>
                        </a:grpSp>
                        <a:grpSp>
                          <a:nvGrpSpPr>
                            <a:cNvPr id="9" name="Group 12"/>
                            <a:cNvGrpSpPr/>
                          </a:nvGrpSpPr>
                          <a:grpSpPr>
                            <a:xfrm>
                              <a:off x="5987926" y="302169"/>
                              <a:ext cx="4580" cy="1478252"/>
                              <a:chOff x="989020" y="1942882"/>
                              <a:chExt cx="4580" cy="1478252"/>
                            </a:xfrm>
                          </a:grpSpPr>
                          <a:cxnSp>
                            <a:nvCxnSpPr>
                              <a:cNvPr id="11" name="Straight Connector 10"/>
                              <a:cNvCxnSpPr/>
                            </a:nvCxnSpPr>
                            <a:spPr>
                              <a:xfrm rot="5400000">
                                <a:off x="728379" y="2203523"/>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2" name="Straight Connector 11"/>
                              <a:cNvCxnSpPr/>
                            </a:nvCxnSpPr>
                            <a:spPr>
                              <a:xfrm rot="5400000">
                                <a:off x="731371" y="3158905"/>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grpSp>
                        <a:sp>
                          <a:nvSpPr>
                            <a:cNvPr id="27" name="Oval 26"/>
                            <a:cNvSpPr/>
                          </a:nvSpPr>
                          <a:spPr>
                            <a:xfrm>
                              <a:off x="5291981" y="666310"/>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8" name="Oval 27"/>
                            <a:cNvSpPr/>
                          </a:nvSpPr>
                          <a:spPr>
                            <a:xfrm>
                              <a:off x="5593789" y="1061472"/>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29" name="Oval 28"/>
                            <a:cNvSpPr/>
                          </a:nvSpPr>
                          <a:spPr>
                            <a:xfrm>
                              <a:off x="5204585" y="1213872"/>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0" name="Oval 29"/>
                            <a:cNvSpPr/>
                          </a:nvSpPr>
                          <a:spPr>
                            <a:xfrm>
                              <a:off x="5727513" y="1475308"/>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1" name="Oval 30"/>
                            <a:cNvSpPr/>
                          </a:nvSpPr>
                          <a:spPr>
                            <a:xfrm>
                              <a:off x="5727513" y="466912"/>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2" name="Oval 31"/>
                            <a:cNvSpPr/>
                          </a:nvSpPr>
                          <a:spPr>
                            <a:xfrm>
                              <a:off x="5417336" y="376076"/>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3" name="Oval 32"/>
                            <a:cNvSpPr/>
                          </a:nvSpPr>
                          <a:spPr>
                            <a:xfrm>
                              <a:off x="5569736" y="733890"/>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4" name="Oval 33"/>
                            <a:cNvSpPr/>
                          </a:nvSpPr>
                          <a:spPr>
                            <a:xfrm>
                              <a:off x="5326948" y="957978"/>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5" name="Oval 34"/>
                            <a:cNvSpPr/>
                          </a:nvSpPr>
                          <a:spPr>
                            <a:xfrm>
                              <a:off x="5775172" y="957978"/>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36" name="Oval 35"/>
                            <a:cNvSpPr/>
                          </a:nvSpPr>
                          <a:spPr>
                            <a:xfrm>
                              <a:off x="5401652" y="1443502"/>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0" name="Oval 39"/>
                            <a:cNvSpPr/>
                          </a:nvSpPr>
                          <a:spPr>
                            <a:xfrm>
                              <a:off x="4761400" y="50758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1" name="Oval 40"/>
                            <a:cNvSpPr/>
                          </a:nvSpPr>
                          <a:spPr>
                            <a:xfrm>
                              <a:off x="4801540" y="130645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2" name="Oval 41"/>
                            <a:cNvSpPr/>
                          </a:nvSpPr>
                          <a:spPr>
                            <a:xfrm>
                              <a:off x="4726090" y="1496990"/>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3" name="Oval 42"/>
                            <a:cNvSpPr/>
                          </a:nvSpPr>
                          <a:spPr>
                            <a:xfrm>
                              <a:off x="4596631" y="74877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4" name="Oval 43"/>
                            <a:cNvSpPr/>
                          </a:nvSpPr>
                          <a:spPr>
                            <a:xfrm>
                              <a:off x="4912300" y="79924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5" name="Oval 44"/>
                            <a:cNvSpPr/>
                          </a:nvSpPr>
                          <a:spPr>
                            <a:xfrm>
                              <a:off x="5063200" y="477122"/>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6" name="Oval 45"/>
                            <a:cNvSpPr/>
                          </a:nvSpPr>
                          <a:spPr>
                            <a:xfrm>
                              <a:off x="4983829" y="1055143"/>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7" name="Oval 46"/>
                            <a:cNvSpPr/>
                          </a:nvSpPr>
                          <a:spPr>
                            <a:xfrm>
                              <a:off x="4647465" y="975778"/>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8" name="Oval 47"/>
                            <a:cNvSpPr/>
                          </a:nvSpPr>
                          <a:spPr>
                            <a:xfrm>
                              <a:off x="5119559" y="1496990"/>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9" name="Oval 48"/>
                            <a:cNvSpPr/>
                          </a:nvSpPr>
                          <a:spPr>
                            <a:xfrm>
                              <a:off x="5716035" y="125755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37" name="Group 96"/>
                            <a:cNvGrpSpPr/>
                          </a:nvGrpSpPr>
                          <a:grpSpPr>
                            <a:xfrm>
                              <a:off x="3412567" y="2663685"/>
                              <a:ext cx="1706992" cy="1521616"/>
                              <a:chOff x="3357343" y="1945890"/>
                              <a:chExt cx="1706992" cy="1521616"/>
                            </a:xfrm>
                          </a:grpSpPr>
                          <a:grpSp>
                            <a:nvGrpSpPr>
                              <a:cNvPr id="135" name="Group 13"/>
                              <a:cNvGrpSpPr/>
                            </a:nvGrpSpPr>
                            <a:grpSpPr>
                              <a:xfrm>
                                <a:off x="4239342" y="1945890"/>
                                <a:ext cx="4580" cy="1478252"/>
                                <a:chOff x="989020" y="1942882"/>
                                <a:chExt cx="4580" cy="1478252"/>
                              </a:xfrm>
                            </a:grpSpPr>
                            <a:cxnSp>
                              <a:nvCxnSpPr>
                                <a:cNvPr id="15" name="Straight Connector 14"/>
                                <a:cNvCxnSpPr/>
                              </a:nvCxnSpPr>
                              <a:spPr>
                                <a:xfrm rot="5400000">
                                  <a:off x="728379" y="2203523"/>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6" name="Straight Connector 15"/>
                                <a:cNvCxnSpPr/>
                              </a:nvCxnSpPr>
                              <a:spPr>
                                <a:xfrm rot="5400000">
                                  <a:off x="731371" y="3158905"/>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grpSp>
                          <a:sp>
                            <a:nvSpPr>
                              <a:cNvPr id="2" name="Oval 53"/>
                              <a:cNvSpPr/>
                            </a:nvSpPr>
                            <a:spPr>
                              <a:xfrm>
                                <a:off x="3444739" y="231003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5" name="Oval 54"/>
                              <a:cNvSpPr/>
                            </a:nvSpPr>
                            <a:spPr>
                              <a:xfrm>
                                <a:off x="3746547" y="270519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6" name="Oval 55"/>
                              <a:cNvSpPr/>
                            </a:nvSpPr>
                            <a:spPr>
                              <a:xfrm>
                                <a:off x="3357343" y="285759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7" name="Oval 56"/>
                              <a:cNvSpPr/>
                            </a:nvSpPr>
                            <a:spPr>
                              <a:xfrm>
                                <a:off x="3880271" y="311902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8" name="Oval 57"/>
                              <a:cNvSpPr/>
                            </a:nvSpPr>
                            <a:spPr>
                              <a:xfrm>
                                <a:off x="3880271" y="211063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9" name="Oval 58"/>
                              <a:cNvSpPr/>
                            </a:nvSpPr>
                            <a:spPr>
                              <a:xfrm>
                                <a:off x="3570094" y="2019797"/>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0" name="Oval 59"/>
                              <a:cNvSpPr/>
                            </a:nvSpPr>
                            <a:spPr>
                              <a:xfrm>
                                <a:off x="3722494" y="237761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1" name="Oval 60"/>
                              <a:cNvSpPr/>
                            </a:nvSpPr>
                            <a:spPr>
                              <a:xfrm>
                                <a:off x="3479706" y="260169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3" name="Oval 62"/>
                              <a:cNvSpPr/>
                            </a:nvSpPr>
                            <a:spPr>
                              <a:xfrm>
                                <a:off x="3554410" y="3087223"/>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4" name="Oval 63"/>
                              <a:cNvSpPr/>
                            </a:nvSpPr>
                            <a:spPr>
                              <a:xfrm>
                                <a:off x="3640475" y="330877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5" name="Oval 64"/>
                              <a:cNvSpPr/>
                            </a:nvSpPr>
                            <a:spPr>
                              <a:xfrm>
                                <a:off x="3976643" y="237507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nvGrpSpPr>
                              <a:cNvPr id="147" name="Group 86"/>
                              <a:cNvGrpSpPr/>
                            </a:nvGrpSpPr>
                            <a:grpSpPr>
                              <a:xfrm>
                                <a:off x="4390507" y="2175205"/>
                                <a:ext cx="673828" cy="1257961"/>
                                <a:chOff x="4387515" y="2022805"/>
                                <a:chExt cx="673828" cy="1257961"/>
                              </a:xfrm>
                            </a:grpSpPr>
                            <a:sp>
                              <a:nvSpPr>
                                <a:cNvPr id="88" name="Oval 87"/>
                                <a:cNvSpPr/>
                              </a:nvSpPr>
                              <a:spPr>
                                <a:xfrm>
                                  <a:off x="4474911" y="231303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9" name="Oval 88"/>
                                <a:cNvSpPr/>
                              </a:nvSpPr>
                              <a:spPr>
                                <a:xfrm>
                                  <a:off x="4776719" y="270820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0" name="Oval 89"/>
                                <a:cNvSpPr/>
                              </a:nvSpPr>
                              <a:spPr>
                                <a:xfrm>
                                  <a:off x="4387515" y="286060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1" name="Oval 90"/>
                                <a:cNvSpPr/>
                              </a:nvSpPr>
                              <a:spPr>
                                <a:xfrm>
                                  <a:off x="4910443" y="3122037"/>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2" name="Oval 91"/>
                                <a:cNvSpPr/>
                              </a:nvSpPr>
                              <a:spPr>
                                <a:xfrm>
                                  <a:off x="4910443" y="2113641"/>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3" name="Oval 92"/>
                                <a:cNvSpPr/>
                              </a:nvSpPr>
                              <a:spPr>
                                <a:xfrm>
                                  <a:off x="4600266" y="2022805"/>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4" name="Oval 93"/>
                                <a:cNvSpPr/>
                              </a:nvSpPr>
                              <a:spPr>
                                <a:xfrm>
                                  <a:off x="4752666" y="238061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5" name="Oval 94"/>
                                <a:cNvSpPr/>
                              </a:nvSpPr>
                              <a:spPr>
                                <a:xfrm>
                                  <a:off x="4509878" y="2604707"/>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6" name="Oval 95"/>
                                <a:cNvSpPr/>
                              </a:nvSpPr>
                              <a:spPr>
                                <a:xfrm>
                                  <a:off x="4584582" y="309023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grpSp>
                          <a:nvGrpSpPr>
                            <a:cNvPr id="38" name="Group 100"/>
                            <a:cNvGrpSpPr/>
                          </a:nvGrpSpPr>
                          <a:grpSpPr>
                            <a:xfrm>
                              <a:off x="6379059" y="2659308"/>
                              <a:ext cx="1817190" cy="1478252"/>
                              <a:chOff x="6837063" y="1945890"/>
                              <a:chExt cx="1817190" cy="1478252"/>
                            </a:xfrm>
                          </a:grpSpPr>
                          <a:grpSp>
                            <a:nvGrpSpPr>
                              <a:cNvPr id="122" name="Group 16"/>
                              <a:cNvGrpSpPr/>
                            </a:nvGrpSpPr>
                            <a:grpSpPr>
                              <a:xfrm>
                                <a:off x="7671057" y="1945890"/>
                                <a:ext cx="4580" cy="1478252"/>
                                <a:chOff x="989020" y="1942882"/>
                                <a:chExt cx="4580" cy="1478252"/>
                              </a:xfrm>
                            </a:grpSpPr>
                            <a:cxnSp>
                              <a:nvCxnSpPr>
                                <a:cNvPr id="18" name="Straight Connector 17"/>
                                <a:cNvCxnSpPr/>
                              </a:nvCxnSpPr>
                              <a:spPr>
                                <a:xfrm rot="5400000">
                                  <a:off x="728379" y="2203523"/>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9" name="Straight Connector 18"/>
                                <a:cNvCxnSpPr/>
                              </a:nvCxnSpPr>
                              <a:spPr>
                                <a:xfrm rot="5400000">
                                  <a:off x="731371" y="3158905"/>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grpSp>
                          <a:sp>
                            <a:nvSpPr>
                              <a:cNvPr id="67" name="Oval 66"/>
                              <a:cNvSpPr/>
                            </a:nvSpPr>
                            <a:spPr>
                              <a:xfrm>
                                <a:off x="7990125" y="243363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8" name="Oval 67"/>
                              <a:cNvSpPr/>
                            </a:nvSpPr>
                            <a:spPr>
                              <a:xfrm>
                                <a:off x="8291933" y="282879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69" name="Oval 68"/>
                              <a:cNvSpPr/>
                            </a:nvSpPr>
                            <a:spPr>
                              <a:xfrm>
                                <a:off x="7902729" y="298119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0" name="Oval 69"/>
                              <a:cNvSpPr/>
                            </a:nvSpPr>
                            <a:spPr>
                              <a:xfrm>
                                <a:off x="8425657" y="324263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1" name="Oval 70"/>
                              <a:cNvSpPr/>
                            </a:nvSpPr>
                            <a:spPr>
                              <a:xfrm>
                                <a:off x="8425657" y="223423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2" name="Oval 71"/>
                              <a:cNvSpPr/>
                            </a:nvSpPr>
                            <a:spPr>
                              <a:xfrm>
                                <a:off x="8115480" y="214339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3" name="Oval 72"/>
                              <a:cNvSpPr/>
                            </a:nvSpPr>
                            <a:spPr>
                              <a:xfrm>
                                <a:off x="8267880" y="2501213"/>
                                <a:ext cx="158742" cy="158729"/>
                              </a:xfrm>
                              <a:prstGeom prst="ellipse">
                                <a:avLst/>
                              </a:prstGeom>
                              <a:no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4" name="Oval 73"/>
                              <a:cNvSpPr/>
                            </a:nvSpPr>
                            <a:spPr>
                              <a:xfrm>
                                <a:off x="8025092" y="272530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5" name="Oval 74"/>
                              <a:cNvSpPr/>
                            </a:nvSpPr>
                            <a:spPr>
                              <a:xfrm>
                                <a:off x="8099796" y="3210825"/>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7" name="Oval 76"/>
                              <a:cNvSpPr/>
                            </a:nvSpPr>
                            <a:spPr>
                              <a:xfrm>
                                <a:off x="6924459" y="235339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8" name="Oval 77"/>
                              <a:cNvSpPr/>
                            </a:nvSpPr>
                            <a:spPr>
                              <a:xfrm>
                                <a:off x="7226267" y="274855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9" name="Oval 78"/>
                              <a:cNvSpPr/>
                            </a:nvSpPr>
                            <a:spPr>
                              <a:xfrm>
                                <a:off x="6837063" y="290095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0" name="Oval 79"/>
                              <a:cNvSpPr/>
                            </a:nvSpPr>
                            <a:spPr>
                              <a:xfrm>
                                <a:off x="7359991" y="316239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1" name="Oval 80"/>
                              <a:cNvSpPr/>
                            </a:nvSpPr>
                            <a:spPr>
                              <a:xfrm>
                                <a:off x="7226267" y="2295712"/>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2" name="Oval 81"/>
                              <a:cNvSpPr/>
                            </a:nvSpPr>
                            <a:spPr>
                              <a:xfrm>
                                <a:off x="7049814" y="206316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4" name="Oval 83"/>
                              <a:cNvSpPr/>
                            </a:nvSpPr>
                            <a:spPr>
                              <a:xfrm>
                                <a:off x="6959426" y="2645063"/>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5" name="Oval 84"/>
                              <a:cNvSpPr/>
                            </a:nvSpPr>
                            <a:spPr>
                              <a:xfrm>
                                <a:off x="7034130" y="3130587"/>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8" name="Oval 97"/>
                              <a:cNvSpPr/>
                            </a:nvSpPr>
                            <a:spPr>
                              <a:xfrm>
                                <a:off x="8503353" y="2610723"/>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9" name="Oval 98"/>
                              <a:cNvSpPr/>
                            </a:nvSpPr>
                            <a:spPr>
                              <a:xfrm>
                                <a:off x="8193176" y="2519887"/>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0" name="Oval 99"/>
                              <a:cNvSpPr/>
                            </a:nvSpPr>
                            <a:spPr>
                              <a:xfrm>
                                <a:off x="8487669" y="2968537"/>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39" name="Group 146"/>
                            <a:cNvGrpSpPr/>
                          </a:nvGrpSpPr>
                          <a:grpSpPr>
                            <a:xfrm>
                              <a:off x="6313912" y="5573795"/>
                              <a:ext cx="692504" cy="1132785"/>
                              <a:chOff x="1745830" y="4789565"/>
                              <a:chExt cx="692504" cy="1132785"/>
                            </a:xfrm>
                          </a:grpSpPr>
                          <a:sp>
                            <a:nvSpPr>
                              <a:cNvPr id="102" name="Oval 101"/>
                              <a:cNvSpPr/>
                            </a:nvSpPr>
                            <a:spPr>
                              <a:xfrm>
                                <a:off x="2001310" y="499197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3" name="Oval 102"/>
                              <a:cNvSpPr/>
                            </a:nvSpPr>
                            <a:spPr>
                              <a:xfrm>
                                <a:off x="2247090" y="514437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4" name="Oval 103"/>
                              <a:cNvSpPr/>
                            </a:nvSpPr>
                            <a:spPr>
                              <a:xfrm>
                                <a:off x="2247090" y="478956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5" name="Oval 104"/>
                              <a:cNvSpPr/>
                            </a:nvSpPr>
                            <a:spPr>
                              <a:xfrm>
                                <a:off x="1836218" y="514437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6" name="Oval 105"/>
                              <a:cNvSpPr/>
                            </a:nvSpPr>
                            <a:spPr>
                              <a:xfrm>
                                <a:off x="2153710" y="540580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7" name="Oval 106"/>
                              <a:cNvSpPr/>
                            </a:nvSpPr>
                            <a:spPr>
                              <a:xfrm>
                                <a:off x="1929598" y="478956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8" name="Oval 107"/>
                              <a:cNvSpPr/>
                            </a:nvSpPr>
                            <a:spPr>
                              <a:xfrm>
                                <a:off x="1892246" y="546182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9" name="Oval 108"/>
                              <a:cNvSpPr/>
                            </a:nvSpPr>
                            <a:spPr>
                              <a:xfrm>
                                <a:off x="2287434" y="565157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0" name="Oval 109"/>
                              <a:cNvSpPr/>
                            </a:nvSpPr>
                            <a:spPr>
                              <a:xfrm>
                                <a:off x="2007294" y="576362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1" name="Oval 110"/>
                              <a:cNvSpPr/>
                            </a:nvSpPr>
                            <a:spPr>
                              <a:xfrm>
                                <a:off x="1745830" y="568892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50" name="Group 134"/>
                            <a:cNvGrpSpPr/>
                          </a:nvGrpSpPr>
                          <a:grpSpPr>
                            <a:xfrm>
                              <a:off x="2737846" y="5458430"/>
                              <a:ext cx="617800" cy="1279169"/>
                              <a:chOff x="2682622" y="4814255"/>
                              <a:chExt cx="617800" cy="1279169"/>
                            </a:xfrm>
                          </a:grpSpPr>
                          <a:sp>
                            <a:nvSpPr>
                              <a:cNvPr id="112" name="Oval 111"/>
                              <a:cNvSpPr/>
                            </a:nvSpPr>
                            <a:spPr>
                              <a:xfrm>
                                <a:off x="2716982" y="494196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3" name="Oval 112"/>
                              <a:cNvSpPr/>
                            </a:nvSpPr>
                            <a:spPr>
                              <a:xfrm>
                                <a:off x="2944086" y="509436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4" name="Oval 113"/>
                              <a:cNvSpPr/>
                            </a:nvSpPr>
                            <a:spPr>
                              <a:xfrm>
                                <a:off x="2757326" y="5206409"/>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5" name="Oval 114"/>
                              <a:cNvSpPr/>
                            </a:nvSpPr>
                            <a:spPr>
                              <a:xfrm>
                                <a:off x="3018790" y="5355801"/>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6" name="Oval 115"/>
                              <a:cNvSpPr/>
                            </a:nvSpPr>
                            <a:spPr>
                              <a:xfrm>
                                <a:off x="2850706" y="556121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7" name="Oval 116"/>
                              <a:cNvSpPr/>
                            </a:nvSpPr>
                            <a:spPr>
                              <a:xfrm>
                                <a:off x="3149522" y="509436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8" name="Oval 117"/>
                              <a:cNvSpPr/>
                            </a:nvSpPr>
                            <a:spPr>
                              <a:xfrm>
                                <a:off x="2682622" y="574795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9" name="Oval 118"/>
                              <a:cNvSpPr/>
                            </a:nvSpPr>
                            <a:spPr>
                              <a:xfrm>
                                <a:off x="3037466" y="5710607"/>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0" name="Oval 119"/>
                              <a:cNvSpPr/>
                            </a:nvSpPr>
                            <a:spPr>
                              <a:xfrm>
                                <a:off x="2962762" y="481425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1" name="Oval 120"/>
                              <a:cNvSpPr/>
                            </a:nvSpPr>
                            <a:spPr>
                              <a:xfrm>
                                <a:off x="2869382" y="593469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51" name="Group 135"/>
                            <a:cNvGrpSpPr/>
                          </a:nvGrpSpPr>
                          <a:grpSpPr>
                            <a:xfrm>
                              <a:off x="5542732" y="5415066"/>
                              <a:ext cx="617800" cy="1279169"/>
                              <a:chOff x="2682622" y="4814255"/>
                              <a:chExt cx="617800" cy="1279169"/>
                            </a:xfrm>
                          </a:grpSpPr>
                          <a:sp>
                            <a:nvSpPr>
                              <a:cNvPr id="137" name="Oval 136"/>
                              <a:cNvSpPr/>
                            </a:nvSpPr>
                            <a:spPr>
                              <a:xfrm>
                                <a:off x="2716982" y="494196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8" name="Oval 137"/>
                              <a:cNvSpPr/>
                            </a:nvSpPr>
                            <a:spPr>
                              <a:xfrm>
                                <a:off x="2944086" y="509436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9" name="Oval 138"/>
                              <a:cNvSpPr/>
                            </a:nvSpPr>
                            <a:spPr>
                              <a:xfrm>
                                <a:off x="2757326" y="5206409"/>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0" name="Oval 139"/>
                              <a:cNvSpPr/>
                            </a:nvSpPr>
                            <a:spPr>
                              <a:xfrm>
                                <a:off x="3018790" y="5355801"/>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1" name="Oval 140"/>
                              <a:cNvSpPr/>
                            </a:nvSpPr>
                            <a:spPr>
                              <a:xfrm>
                                <a:off x="2850706" y="556121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2" name="Oval 141"/>
                              <a:cNvSpPr/>
                            </a:nvSpPr>
                            <a:spPr>
                              <a:xfrm>
                                <a:off x="3149522" y="509436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3" name="Oval 142"/>
                              <a:cNvSpPr/>
                            </a:nvSpPr>
                            <a:spPr>
                              <a:xfrm>
                                <a:off x="2682622" y="574795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4" name="Oval 143"/>
                              <a:cNvSpPr/>
                            </a:nvSpPr>
                            <a:spPr>
                              <a:xfrm>
                                <a:off x="3037466" y="5710607"/>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5" name="Oval 144"/>
                              <a:cNvSpPr/>
                            </a:nvSpPr>
                            <a:spPr>
                              <a:xfrm>
                                <a:off x="2962762" y="481425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6" name="Oval 145"/>
                              <a:cNvSpPr/>
                            </a:nvSpPr>
                            <a:spPr>
                              <a:xfrm>
                                <a:off x="2869382" y="5934695"/>
                                <a:ext cx="150900" cy="158729"/>
                              </a:xfrm>
                              <a:prstGeom prst="ellipse">
                                <a:avLst/>
                              </a:prstGeom>
                              <a:solidFill>
                                <a:schemeClr val="tx1"/>
                              </a:solid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grpSp>
                          <a:nvGrpSpPr>
                            <a:cNvPr id="52" name="Group 147"/>
                            <a:cNvGrpSpPr/>
                          </a:nvGrpSpPr>
                          <a:grpSpPr>
                            <a:xfrm>
                              <a:off x="1953454" y="5586140"/>
                              <a:ext cx="692504" cy="1132785"/>
                              <a:chOff x="1745830" y="4789565"/>
                              <a:chExt cx="692504" cy="1132785"/>
                            </a:xfrm>
                          </a:grpSpPr>
                          <a:sp>
                            <a:nvSpPr>
                              <a:cNvPr id="149" name="Oval 148"/>
                              <a:cNvSpPr/>
                            </a:nvSpPr>
                            <a:spPr>
                              <a:xfrm>
                                <a:off x="2001310" y="499197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0" name="Oval 149"/>
                              <a:cNvSpPr/>
                            </a:nvSpPr>
                            <a:spPr>
                              <a:xfrm>
                                <a:off x="2247090" y="514437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1" name="Oval 150"/>
                              <a:cNvSpPr/>
                            </a:nvSpPr>
                            <a:spPr>
                              <a:xfrm>
                                <a:off x="2247090" y="478956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2" name="Oval 151"/>
                              <a:cNvSpPr/>
                            </a:nvSpPr>
                            <a:spPr>
                              <a:xfrm>
                                <a:off x="1836218" y="514437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3" name="Oval 152"/>
                              <a:cNvSpPr/>
                            </a:nvSpPr>
                            <a:spPr>
                              <a:xfrm>
                                <a:off x="2153710" y="540580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4" name="Oval 153"/>
                              <a:cNvSpPr/>
                            </a:nvSpPr>
                            <a:spPr>
                              <a:xfrm>
                                <a:off x="1929598" y="478956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5" name="Oval 154"/>
                              <a:cNvSpPr/>
                            </a:nvSpPr>
                            <a:spPr>
                              <a:xfrm>
                                <a:off x="1892246" y="546182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6" name="Oval 155"/>
                              <a:cNvSpPr/>
                            </a:nvSpPr>
                            <a:spPr>
                              <a:xfrm>
                                <a:off x="2287434" y="5651577"/>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7" name="Oval 156"/>
                              <a:cNvSpPr/>
                            </a:nvSpPr>
                            <a:spPr>
                              <a:xfrm>
                                <a:off x="2007294" y="576362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8" name="Oval 157"/>
                              <a:cNvSpPr/>
                            </a:nvSpPr>
                            <a:spPr>
                              <a:xfrm>
                                <a:off x="1745830" y="568892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30" name="TextBox 129"/>
                            <a:cNvSpPr txBox="1"/>
                          </a:nvSpPr>
                          <a:spPr>
                            <a:xfrm>
                              <a:off x="479698" y="2608777"/>
                              <a:ext cx="396450"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A)</a:t>
                                </a:r>
                                <a:endParaRPr lang="en-US" b="1" dirty="0"/>
                              </a:p>
                            </a:txBody>
                            <a:useSpRect/>
                          </a:txSp>
                        </a:sp>
                        <a:sp>
                          <a:nvSpPr>
                            <a:cNvPr id="131" name="TextBox 130"/>
                            <a:cNvSpPr txBox="1"/>
                          </a:nvSpPr>
                          <a:spPr>
                            <a:xfrm flipH="1">
                              <a:off x="3108218" y="2598521"/>
                              <a:ext cx="737539"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B)</a:t>
                                </a:r>
                                <a:endParaRPr lang="en-US" b="1" dirty="0"/>
                              </a:p>
                            </a:txBody>
                            <a:useSpRect/>
                          </a:txSp>
                        </a:sp>
                        <a:sp>
                          <a:nvSpPr>
                            <a:cNvPr id="132" name="TextBox 131"/>
                            <a:cNvSpPr txBox="1"/>
                          </a:nvSpPr>
                          <a:spPr>
                            <a:xfrm flipH="1">
                              <a:off x="6118505" y="2575958"/>
                              <a:ext cx="737539"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sp>
                          <a:nvSpPr>
                            <a:cNvPr id="133" name="TextBox 132"/>
                            <a:cNvSpPr txBox="1"/>
                          </a:nvSpPr>
                          <a:spPr>
                            <a:xfrm flipH="1">
                              <a:off x="1581268" y="5516839"/>
                              <a:ext cx="737539"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D)</a:t>
                                </a:r>
                                <a:endParaRPr lang="en-US" b="1" dirty="0"/>
                              </a:p>
                            </a:txBody>
                            <a:useSpRect/>
                          </a:txSp>
                        </a:sp>
                        <a:sp>
                          <a:nvSpPr>
                            <a:cNvPr id="134" name="TextBox 133"/>
                            <a:cNvSpPr txBox="1"/>
                          </a:nvSpPr>
                          <a:spPr>
                            <a:xfrm flipH="1">
                              <a:off x="5063200" y="5481252"/>
                              <a:ext cx="737539" cy="369332"/>
                            </a:xfrm>
                            <a:prstGeom prst="rect">
                              <a:avLst/>
                            </a:prstGeom>
                            <a:noFill/>
                          </a:spPr>
                          <a:txSp>
                            <a:txBody>
                              <a:bodyPr wrap="squar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E)</a:t>
                                </a:r>
                                <a:endParaRPr lang="en-US" b="1" dirty="0"/>
                              </a:p>
                            </a:txBody>
                            <a:useSpRect/>
                          </a:txSp>
                        </a:sp>
                        <a:grpSp>
                          <a:nvGrpSpPr>
                            <a:cNvPr id="53" name="Group 158"/>
                            <a:cNvGrpSpPr/>
                          </a:nvGrpSpPr>
                          <a:grpSpPr>
                            <a:xfrm>
                              <a:off x="950327" y="2742465"/>
                              <a:ext cx="1610093" cy="1478252"/>
                              <a:chOff x="201099" y="1945890"/>
                              <a:chExt cx="1610093" cy="1478252"/>
                            </a:xfrm>
                          </a:grpSpPr>
                          <a:grpSp>
                            <a:nvGrpSpPr>
                              <a:cNvPr id="54" name="Group 12"/>
                              <a:cNvGrpSpPr/>
                            </a:nvGrpSpPr>
                            <a:grpSpPr>
                              <a:xfrm>
                                <a:off x="984440" y="1945890"/>
                                <a:ext cx="4580" cy="1478252"/>
                                <a:chOff x="989020" y="1942882"/>
                                <a:chExt cx="4580" cy="1478252"/>
                              </a:xfrm>
                            </a:grpSpPr>
                            <a:cxnSp>
                              <a:nvCxnSpPr>
                                <a:cNvPr id="182" name="Straight Connector 181"/>
                                <a:cNvCxnSpPr/>
                              </a:nvCxnSpPr>
                              <a:spPr>
                                <a:xfrm rot="5400000">
                                  <a:off x="728379" y="2203523"/>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cxnSp>
                              <a:nvCxnSpPr>
                                <a:cNvPr id="183" name="Straight Connector 182"/>
                                <a:cNvCxnSpPr/>
                              </a:nvCxnSpPr>
                              <a:spPr>
                                <a:xfrm rot="5400000">
                                  <a:off x="731371" y="3158905"/>
                                  <a:ext cx="522870" cy="1588"/>
                                </a:xfrm>
                                <a:prstGeom prst="line">
                                  <a:avLst/>
                                </a:prstGeom>
                                <a:ln w="31750">
                                  <a:solidFill>
                                    <a:schemeClr val="tx1"/>
                                  </a:solidFill>
                                </a:ln>
                              </a:spPr>
                              <a:style>
                                <a:lnRef idx="2">
                                  <a:schemeClr val="accent1"/>
                                </a:lnRef>
                                <a:fillRef idx="0">
                                  <a:schemeClr val="accent1"/>
                                </a:fillRef>
                                <a:effectRef idx="1">
                                  <a:schemeClr val="accent1"/>
                                </a:effectRef>
                                <a:fontRef idx="minor">
                                  <a:schemeClr val="tx1"/>
                                </a:fontRef>
                              </a:style>
                            </a:cxnSp>
                          </a:grpSp>
                          <a:sp>
                            <a:nvSpPr>
                              <a:cNvPr id="162" name="Oval 161"/>
                              <a:cNvSpPr/>
                            </a:nvSpPr>
                            <a:spPr>
                              <a:xfrm>
                                <a:off x="288495" y="231003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3" name="Oval 162"/>
                              <a:cNvSpPr/>
                            </a:nvSpPr>
                            <a:spPr>
                              <a:xfrm>
                                <a:off x="590303" y="270519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4" name="Oval 163"/>
                              <a:cNvSpPr/>
                            </a:nvSpPr>
                            <a:spPr>
                              <a:xfrm>
                                <a:off x="201099" y="285759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5" name="Oval 164"/>
                              <a:cNvSpPr/>
                            </a:nvSpPr>
                            <a:spPr>
                              <a:xfrm>
                                <a:off x="724027" y="3119029"/>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6" name="Oval 165"/>
                              <a:cNvSpPr/>
                            </a:nvSpPr>
                            <a:spPr>
                              <a:xfrm>
                                <a:off x="724027" y="211063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7" name="Oval 166"/>
                              <a:cNvSpPr/>
                            </a:nvSpPr>
                            <a:spPr>
                              <a:xfrm>
                                <a:off x="413850" y="2019797"/>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8" name="Oval 167"/>
                              <a:cNvSpPr/>
                            </a:nvSpPr>
                            <a:spPr>
                              <a:xfrm>
                                <a:off x="566250" y="237761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9" name="Oval 168"/>
                              <a:cNvSpPr/>
                            </a:nvSpPr>
                            <a:spPr>
                              <a:xfrm>
                                <a:off x="323462" y="260169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0" name="Oval 169"/>
                              <a:cNvSpPr/>
                            </a:nvSpPr>
                            <a:spPr>
                              <a:xfrm>
                                <a:off x="771686" y="260169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1" name="Oval 170"/>
                              <a:cNvSpPr/>
                            </a:nvSpPr>
                            <a:spPr>
                              <a:xfrm>
                                <a:off x="398166" y="3087223"/>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2" name="Oval 171"/>
                              <a:cNvSpPr/>
                            </a:nvSpPr>
                            <a:spPr>
                              <a:xfrm>
                                <a:off x="1169259" y="2331713"/>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3" name="Oval 172"/>
                              <a:cNvSpPr/>
                            </a:nvSpPr>
                            <a:spPr>
                              <a:xfrm>
                                <a:off x="1471067" y="272687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4" name="Oval 173"/>
                              <a:cNvSpPr/>
                            </a:nvSpPr>
                            <a:spPr>
                              <a:xfrm>
                                <a:off x="1081863" y="287927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5" name="Oval 174"/>
                              <a:cNvSpPr/>
                            </a:nvSpPr>
                            <a:spPr>
                              <a:xfrm>
                                <a:off x="1604791" y="3140711"/>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6" name="Oval 175"/>
                              <a:cNvSpPr/>
                            </a:nvSpPr>
                            <a:spPr>
                              <a:xfrm>
                                <a:off x="1604791" y="2132315"/>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7" name="Oval 176"/>
                              <a:cNvSpPr/>
                            </a:nvSpPr>
                            <a:spPr>
                              <a:xfrm>
                                <a:off x="1294614" y="204147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8" name="Oval 177"/>
                              <a:cNvSpPr/>
                            </a:nvSpPr>
                            <a:spPr>
                              <a:xfrm>
                                <a:off x="1447014" y="2399293"/>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9" name="Oval 178"/>
                              <a:cNvSpPr/>
                            </a:nvSpPr>
                            <a:spPr>
                              <a:xfrm>
                                <a:off x="1204226" y="262338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0" name="Oval 179"/>
                              <a:cNvSpPr/>
                            </a:nvSpPr>
                            <a:spPr>
                              <a:xfrm>
                                <a:off x="1652450" y="2623381"/>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1" name="Oval 180"/>
                              <a:cNvSpPr/>
                            </a:nvSpPr>
                            <a:spPr>
                              <a:xfrm>
                                <a:off x="1278930" y="3108905"/>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a:sp>
                          <a:nvSpPr>
                            <a:cNvPr id="184" name="TextBox 183"/>
                            <a:cNvSpPr txBox="1"/>
                          </a:nvSpPr>
                          <a:spPr>
                            <a:xfrm>
                              <a:off x="5170012" y="1762016"/>
                              <a:ext cx="169183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pPr algn="ctr"/>
                                <a:r>
                                  <a:rPr lang="en-US" b="1" dirty="0" smtClean="0"/>
                                  <a:t>Initial condition</a:t>
                                </a:r>
                                <a:endParaRPr lang="en-US" b="1" dirty="0"/>
                              </a:p>
                            </a:txBody>
                            <a:useSpRect/>
                          </a:txSp>
                        </a:sp>
                        <a:cxnSp>
                          <a:nvCxnSpPr>
                            <a:cNvPr id="186" name="Straight Arrow Connector 185"/>
                            <a:cNvCxnSpPr/>
                          </a:nvCxnSpPr>
                          <a:spPr>
                            <a:xfrm>
                              <a:off x="1230083" y="2493663"/>
                              <a:ext cx="121758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187" name="Straight Arrow Connector 186"/>
                            <a:cNvCxnSpPr/>
                          </a:nvCxnSpPr>
                          <a:spPr>
                            <a:xfrm>
                              <a:off x="3793931" y="2498823"/>
                              <a:ext cx="121758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188" name="Straight Arrow Connector 187"/>
                            <a:cNvCxnSpPr/>
                          </a:nvCxnSpPr>
                          <a:spPr>
                            <a:xfrm>
                              <a:off x="6633899" y="2503983"/>
                              <a:ext cx="121758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189" name="Straight Arrow Connector 188"/>
                            <a:cNvCxnSpPr/>
                          </a:nvCxnSpPr>
                          <a:spPr>
                            <a:xfrm>
                              <a:off x="2045171" y="5185953"/>
                              <a:ext cx="121758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190" name="Straight Arrow Connector 189"/>
                            <a:cNvCxnSpPr/>
                          </a:nvCxnSpPr>
                          <a:spPr>
                            <a:xfrm>
                              <a:off x="5695091" y="5191113"/>
                              <a:ext cx="121758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cxnSp>
                          <a:nvCxnSpPr>
                            <a:cNvPr id="191" name="Straight Arrow Connector 190"/>
                            <a:cNvCxnSpPr/>
                          </a:nvCxnSpPr>
                          <a:spPr>
                            <a:xfrm>
                              <a:off x="5364982" y="190151"/>
                              <a:ext cx="1217580" cy="1588"/>
                            </a:xfrm>
                            <a:prstGeom prst="straightConnector1">
                              <a:avLst/>
                            </a:prstGeom>
                            <a:ln>
                              <a:solidFill>
                                <a:schemeClr val="tx1"/>
                              </a:solidFill>
                              <a:tailEnd type="arrow"/>
                            </a:ln>
                          </a:spPr>
                          <a:style>
                            <a:lnRef idx="2">
                              <a:schemeClr val="accent1"/>
                            </a:lnRef>
                            <a:fillRef idx="0">
                              <a:schemeClr val="accent1"/>
                            </a:fillRef>
                            <a:effectRef idx="1">
                              <a:schemeClr val="accent1"/>
                            </a:effectRef>
                            <a:fontRef idx="minor">
                              <a:schemeClr val="tx1"/>
                            </a:fontRef>
                          </a:style>
                        </a:cxnSp>
                      </a:grpSp>
                    </a:grpSp>
                    <a:sp>
                      <a:nvSpPr>
                        <a:cNvPr id="193" name="Oval 192"/>
                        <a:cNvSpPr/>
                      </a:nvSpPr>
                      <a:spPr>
                        <a:xfrm>
                          <a:off x="8120053" y="3114014"/>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635710" w:rsidRPr="00D74B0F" w:rsidRDefault="00635710" w:rsidP="00635710">
      <w:pPr>
        <w:jc w:val="center"/>
      </w:pPr>
    </w:p>
    <w:p w:rsidR="00635710" w:rsidRPr="00D74B0F" w:rsidRDefault="00635710" w:rsidP="00635710">
      <w:pPr>
        <w:jc w:val="center"/>
      </w:pPr>
    </w:p>
    <w:p w:rsidR="00635710" w:rsidRPr="00D74B0F" w:rsidRDefault="00635710" w:rsidP="003C5A80"/>
    <w:p w:rsidR="00635710" w:rsidRPr="00D74B0F" w:rsidRDefault="00635710" w:rsidP="003C5A80"/>
    <w:p w:rsidR="00635710" w:rsidRPr="00D74B0F" w:rsidRDefault="002913F9" w:rsidP="00635710">
      <w:r w:rsidRPr="00D74B0F">
        <w:br w:type="page"/>
      </w:r>
      <w:r w:rsidR="00635710" w:rsidRPr="00D74B0F">
        <w:t>1</w:t>
      </w:r>
      <w:r w:rsidR="00CE710D" w:rsidRPr="00D74B0F">
        <w:t>4</w:t>
      </w:r>
      <w:r w:rsidR="00635710" w:rsidRPr="00D74B0F">
        <w:t>.  What is the partial pressure of HCl if the total pressure inside the container shown below is 0.70 atm?</w:t>
      </w:r>
    </w:p>
    <w:p w:rsidR="00635710" w:rsidRPr="00D74B0F" w:rsidRDefault="00635710" w:rsidP="00635710"/>
    <w:p w:rsidR="00635710" w:rsidRPr="00D74B0F" w:rsidRDefault="00635710" w:rsidP="00635710">
      <w:pPr>
        <w:jc w:val="center"/>
      </w:pPr>
      <w:r w:rsidRPr="00D74B0F">
        <w:rPr>
          <w:noProof/>
        </w:rPr>
        <w:drawing>
          <wp:inline distT="0" distB="0" distL="0" distR="0">
            <wp:extent cx="2141220" cy="1993900"/>
            <wp:effectExtent l="25400" t="0" r="0" b="0"/>
            <wp:docPr id="26"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432790" cy="2454158"/>
                      <a:chOff x="290711" y="743437"/>
                      <a:chExt cx="2432790" cy="2454158"/>
                    </a:xfrm>
                  </a:grpSpPr>
                  <a:grpSp>
                    <a:nvGrpSpPr>
                      <a:cNvPr id="20" name="Group 19"/>
                      <a:cNvGrpSpPr/>
                    </a:nvGrpSpPr>
                    <a:grpSpPr>
                      <a:xfrm>
                        <a:off x="290711" y="743437"/>
                        <a:ext cx="2432790" cy="2454158"/>
                        <a:chOff x="290711" y="743437"/>
                        <a:chExt cx="2432790" cy="2454158"/>
                      </a:xfrm>
                    </a:grpSpPr>
                    <a:sp>
                      <a:nvSpPr>
                        <a:cNvPr id="3" name="Oval 2"/>
                        <a:cNvSpPr/>
                      </a:nvSpPr>
                      <a:spPr>
                        <a:xfrm>
                          <a:off x="908587" y="871148"/>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4" name="Oval 3"/>
                        <a:cNvSpPr/>
                      </a:nvSpPr>
                      <a:spPr>
                        <a:xfrm>
                          <a:off x="908587" y="1210288"/>
                          <a:ext cx="150900"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5" name="TextBox 4"/>
                        <a:cNvSpPr txBox="1"/>
                      </a:nvSpPr>
                      <a:spPr>
                        <a:xfrm>
                          <a:off x="1061914" y="1095235"/>
                          <a:ext cx="1099091"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1 mol </a:t>
                            </a:r>
                            <a:r>
                              <a:rPr lang="en-US" b="1" dirty="0" err="1" smtClean="0"/>
                              <a:t>HCl</a:t>
                            </a:r>
                            <a:endParaRPr lang="en-US" b="1" dirty="0"/>
                          </a:p>
                        </a:txBody>
                        <a:useSpRect/>
                      </a:txSp>
                    </a:sp>
                    <a:sp>
                      <a:nvSpPr>
                        <a:cNvPr id="6" name="TextBox 5"/>
                        <a:cNvSpPr txBox="1"/>
                      </a:nvSpPr>
                      <a:spPr>
                        <a:xfrm>
                          <a:off x="1060973" y="743437"/>
                          <a:ext cx="99821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1 mol H</a:t>
                            </a:r>
                            <a:r>
                              <a:rPr lang="en-US" b="1" baseline="-25000" dirty="0" smtClean="0"/>
                              <a:t>2</a:t>
                            </a:r>
                            <a:endParaRPr lang="en-US" b="1" dirty="0"/>
                          </a:p>
                        </a:txBody>
                        <a:useSpRect/>
                      </a:txSp>
                    </a:sp>
                    <a:sp>
                      <a:nvSpPr>
                        <a:cNvPr id="7" name="Rounded Rectangle 6"/>
                        <a:cNvSpPr/>
                      </a:nvSpPr>
                      <a:spPr>
                        <a:xfrm>
                          <a:off x="290711" y="1591148"/>
                          <a:ext cx="2432790" cy="1606447"/>
                        </a:xfrm>
                        <a:prstGeom prst="roundRect">
                          <a:avLst/>
                        </a:prstGeom>
                        <a:noFill/>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 name="Oval 7"/>
                        <a:cNvSpPr/>
                      </a:nvSpPr>
                      <a:spPr>
                        <a:xfrm>
                          <a:off x="617258" y="1849694"/>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9" name="Oval 8"/>
                        <a:cNvSpPr/>
                      </a:nvSpPr>
                      <a:spPr>
                        <a:xfrm>
                          <a:off x="907367" y="2583456"/>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0" name="Oval 9"/>
                        <a:cNvSpPr/>
                      </a:nvSpPr>
                      <a:spPr>
                        <a:xfrm>
                          <a:off x="1412300" y="2063290"/>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1" name="Oval 10"/>
                        <a:cNvSpPr/>
                      </a:nvSpPr>
                      <a:spPr>
                        <a:xfrm>
                          <a:off x="2345051" y="2644062"/>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2" name="Oval 11"/>
                        <a:cNvSpPr/>
                      </a:nvSpPr>
                      <a:spPr>
                        <a:xfrm>
                          <a:off x="1870110" y="2796462"/>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3" name="Oval 12"/>
                        <a:cNvSpPr/>
                      </a:nvSpPr>
                      <a:spPr>
                        <a:xfrm>
                          <a:off x="2022510" y="2382799"/>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4" name="Oval 13"/>
                        <a:cNvSpPr/>
                      </a:nvSpPr>
                      <a:spPr>
                        <a:xfrm>
                          <a:off x="769658" y="2109187"/>
                          <a:ext cx="158742"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5" name="Oval 14"/>
                        <a:cNvSpPr/>
                      </a:nvSpPr>
                      <a:spPr>
                        <a:xfrm>
                          <a:off x="1350486" y="2429876"/>
                          <a:ext cx="158742"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6" name="Oval 15"/>
                        <a:cNvSpPr/>
                      </a:nvSpPr>
                      <a:spPr>
                        <a:xfrm>
                          <a:off x="1502886" y="2872957"/>
                          <a:ext cx="158742"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7" name="Oval 16"/>
                        <a:cNvSpPr/>
                      </a:nvSpPr>
                      <a:spPr>
                        <a:xfrm>
                          <a:off x="1090369" y="1695524"/>
                          <a:ext cx="158742"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8" name="Oval 17"/>
                        <a:cNvSpPr/>
                      </a:nvSpPr>
                      <a:spPr>
                        <a:xfrm>
                          <a:off x="2130837" y="1925009"/>
                          <a:ext cx="158742" cy="158729"/>
                        </a:xfrm>
                        <a:prstGeom prst="ellipse">
                          <a:avLst/>
                        </a:prstGeom>
                        <a:noFill/>
                        <a:ln>
                          <a:solidFill>
                            <a:schemeClr val="tx1"/>
                          </a:solid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19" name="Oval 18"/>
                        <a:cNvSpPr/>
                      </a:nvSpPr>
                      <a:spPr>
                        <a:xfrm>
                          <a:off x="600737" y="2858248"/>
                          <a:ext cx="158742" cy="158729"/>
                        </a:xfrm>
                        <a:prstGeom prst="ellipse">
                          <a:avLst/>
                        </a:prstGeom>
                        <a:solidFill>
                          <a:schemeClr val="tx1"/>
                        </a:solidFill>
                        <a:ln>
                          <a:noFill/>
                        </a:ln>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635710" w:rsidRPr="00D74B0F" w:rsidRDefault="00635710" w:rsidP="00635710">
      <w:r w:rsidRPr="00D74B0F">
        <w:tab/>
        <w:t>A) 0.41 atm</w:t>
      </w:r>
    </w:p>
    <w:p w:rsidR="00635710" w:rsidRPr="00D74B0F" w:rsidRDefault="00635710" w:rsidP="00635710">
      <w:r w:rsidRPr="00D74B0F">
        <w:tab/>
        <w:t>B) 0.70 atm</w:t>
      </w:r>
    </w:p>
    <w:p w:rsidR="00635710" w:rsidRPr="00D74B0F" w:rsidRDefault="00635710" w:rsidP="00635710">
      <w:r w:rsidRPr="00D74B0F">
        <w:tab/>
        <w:t>C) 0.29 atm</w:t>
      </w:r>
    </w:p>
    <w:p w:rsidR="00635710" w:rsidRPr="00D74B0F" w:rsidRDefault="00635710" w:rsidP="00635710">
      <w:r w:rsidRPr="00D74B0F">
        <w:tab/>
        <w:t>D) 3.5 atm</w:t>
      </w:r>
    </w:p>
    <w:p w:rsidR="00635710" w:rsidRPr="00D74B0F" w:rsidRDefault="00635710" w:rsidP="00635710">
      <w:r w:rsidRPr="00D74B0F">
        <w:tab/>
        <w:t>E) 0.14 atm</w:t>
      </w:r>
    </w:p>
    <w:p w:rsidR="00635710" w:rsidRPr="00D74B0F" w:rsidRDefault="00635710" w:rsidP="00635710"/>
    <w:p w:rsidR="00EE148B" w:rsidRPr="00D74B0F" w:rsidRDefault="00EE148B" w:rsidP="00EE148B">
      <w:r w:rsidRPr="00D74B0F">
        <w:t>15.  The volume of a sample of ideal gas is 24.8 mL at 1.12 atm.  If the pressure of the sample is increased, at constant temperature, to 2.64 atm, then what is the new volume of the sample in liters?</w:t>
      </w:r>
    </w:p>
    <w:p w:rsidR="00EE148B" w:rsidRPr="00D74B0F" w:rsidRDefault="00EE148B" w:rsidP="00EE148B"/>
    <w:p w:rsidR="00EE148B" w:rsidRPr="00D74B0F" w:rsidRDefault="00EE148B" w:rsidP="00EE148B">
      <w:r w:rsidRPr="00D74B0F">
        <w:tab/>
        <w:t>A) 10.5 L</w:t>
      </w:r>
    </w:p>
    <w:p w:rsidR="00EE148B" w:rsidRPr="00D74B0F" w:rsidRDefault="00EE148B" w:rsidP="00EE148B">
      <w:r w:rsidRPr="00D74B0F">
        <w:tab/>
        <w:t>B) 0.119 L</w:t>
      </w:r>
    </w:p>
    <w:p w:rsidR="00EE148B" w:rsidRPr="00D74B0F" w:rsidRDefault="00EE148B" w:rsidP="00EE148B">
      <w:r w:rsidRPr="00D74B0F">
        <w:tab/>
        <w:t>C) 0.0566 L</w:t>
      </w:r>
    </w:p>
    <w:p w:rsidR="00EE148B" w:rsidRPr="00D74B0F" w:rsidRDefault="00EE148B" w:rsidP="00EE148B">
      <w:r w:rsidRPr="00D74B0F">
        <w:tab/>
        <w:t>D) 0.0105 L</w:t>
      </w:r>
    </w:p>
    <w:p w:rsidR="00EE148B" w:rsidRPr="00D74B0F" w:rsidRDefault="00EE148B" w:rsidP="00EE148B">
      <w:r w:rsidRPr="00D74B0F">
        <w:tab/>
        <w:t>E) 0.00660 L</w:t>
      </w:r>
    </w:p>
    <w:p w:rsidR="00EE148B" w:rsidRPr="00D74B0F" w:rsidRDefault="00EE148B" w:rsidP="00EE148B"/>
    <w:p w:rsidR="00EE148B" w:rsidRPr="00D74B0F" w:rsidRDefault="00EE148B" w:rsidP="00EE148B">
      <w:r w:rsidRPr="00D74B0F">
        <w:t>16.  If it takes 1.25 min for 0.010 mol of He to effuse, how long will it take for the same amount of C</w:t>
      </w:r>
      <w:r w:rsidRPr="00D74B0F">
        <w:rPr>
          <w:vertAlign w:val="subscript"/>
        </w:rPr>
        <w:t>2</w:t>
      </w:r>
      <w:r w:rsidRPr="00D74B0F">
        <w:t>H</w:t>
      </w:r>
      <w:r w:rsidRPr="00D74B0F">
        <w:rPr>
          <w:vertAlign w:val="subscript"/>
        </w:rPr>
        <w:t>6</w:t>
      </w:r>
      <w:r w:rsidRPr="00D74B0F">
        <w:t xml:space="preserve"> to effuse under the same conditions?</w:t>
      </w:r>
    </w:p>
    <w:p w:rsidR="00EE148B" w:rsidRPr="00D74B0F" w:rsidRDefault="00EE148B" w:rsidP="00EE148B"/>
    <w:p w:rsidR="00EE148B" w:rsidRPr="00D74B0F" w:rsidRDefault="00EE148B" w:rsidP="00EE148B">
      <w:r w:rsidRPr="00D74B0F">
        <w:tab/>
        <w:t>A) 3.43 min</w:t>
      </w:r>
    </w:p>
    <w:p w:rsidR="00EE148B" w:rsidRPr="00D74B0F" w:rsidRDefault="00EE148B" w:rsidP="00EE148B">
      <w:r w:rsidRPr="00D74B0F">
        <w:tab/>
        <w:t>B) 2.19 min</w:t>
      </w:r>
    </w:p>
    <w:p w:rsidR="00EE148B" w:rsidRPr="00D74B0F" w:rsidRDefault="00EE148B" w:rsidP="00EE148B">
      <w:r w:rsidRPr="00D74B0F">
        <w:tab/>
        <w:t>C) 0.456min</w:t>
      </w:r>
    </w:p>
    <w:p w:rsidR="00EE148B" w:rsidRPr="00D74B0F" w:rsidRDefault="00EE148B" w:rsidP="00EE148B">
      <w:r w:rsidRPr="00D74B0F">
        <w:tab/>
        <w:t>D) 2.74 min</w:t>
      </w:r>
    </w:p>
    <w:p w:rsidR="00EE148B" w:rsidRPr="00D74B0F" w:rsidDel="00B5798A" w:rsidRDefault="00EE148B" w:rsidP="00EE148B">
      <w:pPr>
        <w:rPr>
          <w:del w:id="245" w:author="Chem Annex 042 Cox" w:date="2011-05-05T16:17:00Z"/>
        </w:rPr>
      </w:pPr>
      <w:r w:rsidRPr="00D74B0F">
        <w:tab/>
        <w:t>E) 0.0228 min</w:t>
      </w:r>
      <w:r w:rsidRPr="00D74B0F">
        <w:br/>
      </w:r>
    </w:p>
    <w:p w:rsidR="00EE148B" w:rsidRPr="00D74B0F" w:rsidDel="00B5798A" w:rsidRDefault="00EE148B" w:rsidP="00EE148B">
      <w:pPr>
        <w:rPr>
          <w:del w:id="246" w:author="Chem Annex 042 Cox" w:date="2011-05-05T16:17:00Z"/>
        </w:rPr>
      </w:pPr>
    </w:p>
    <w:p w:rsidR="00EE148B" w:rsidRPr="00D74B0F" w:rsidRDefault="00EE148B" w:rsidP="00EE148B"/>
    <w:p w:rsidR="002913F9" w:rsidRPr="00D74B0F" w:rsidRDefault="002913F9" w:rsidP="00EE148B"/>
    <w:p w:rsidR="002913F9" w:rsidRPr="00D74B0F" w:rsidRDefault="002913F9" w:rsidP="00EE148B"/>
    <w:p w:rsidR="002913F9" w:rsidRPr="00D74B0F" w:rsidRDefault="002913F9" w:rsidP="00EE148B"/>
    <w:p w:rsidR="002913F9" w:rsidRPr="00D74B0F" w:rsidRDefault="002913F9" w:rsidP="00EE148B"/>
    <w:p w:rsidR="002913F9" w:rsidRPr="00D74B0F" w:rsidRDefault="002913F9" w:rsidP="00EE148B"/>
    <w:p w:rsidR="002913F9" w:rsidRPr="00D74B0F" w:rsidRDefault="002913F9" w:rsidP="00EE148B"/>
    <w:p w:rsidR="002913F9" w:rsidRPr="00D74B0F" w:rsidRDefault="002913F9" w:rsidP="00EE148B"/>
    <w:p w:rsidR="00EE148B" w:rsidRPr="00D74B0F" w:rsidRDefault="00EE148B" w:rsidP="00EE148B">
      <w:r w:rsidRPr="00D74B0F">
        <w:t>17.  What mass of potassium chloride forms when 5.25 L of chlorine gas at 0.950 atm and 293 K reacts with 17.0 g of potassium?</w:t>
      </w:r>
    </w:p>
    <w:p w:rsidR="00EE148B" w:rsidRPr="00D74B0F" w:rsidRDefault="00EE148B" w:rsidP="00EE148B"/>
    <w:p w:rsidR="00EE148B" w:rsidRPr="00D74B0F" w:rsidRDefault="00EE148B" w:rsidP="00EE148B">
      <w:r w:rsidRPr="00D74B0F">
        <w:tab/>
        <w:t>A) 30.9 g KCl</w:t>
      </w:r>
    </w:p>
    <w:p w:rsidR="00EE148B" w:rsidRPr="00D74B0F" w:rsidRDefault="00EE148B" w:rsidP="00EE148B">
      <w:r w:rsidRPr="00D74B0F">
        <w:tab/>
        <w:t>B) 32.4 g KCl</w:t>
      </w:r>
    </w:p>
    <w:p w:rsidR="00EE148B" w:rsidRPr="00D74B0F" w:rsidRDefault="00EE148B" w:rsidP="00EE148B">
      <w:r w:rsidRPr="00D74B0F">
        <w:tab/>
        <w:t>C) 681 g KCl</w:t>
      </w:r>
    </w:p>
    <w:p w:rsidR="00EE148B" w:rsidRPr="00D74B0F" w:rsidRDefault="00EE148B" w:rsidP="00EE148B">
      <w:r w:rsidRPr="00D74B0F">
        <w:tab/>
        <w:t>D) 15.4 g KCl</w:t>
      </w:r>
    </w:p>
    <w:p w:rsidR="00B87017" w:rsidRPr="00D74B0F" w:rsidRDefault="00EE148B" w:rsidP="00EE148B">
      <w:r w:rsidRPr="00D74B0F">
        <w:tab/>
        <w:t>E) 341 g KCl</w:t>
      </w:r>
      <w:r w:rsidRPr="00D74B0F">
        <w:br/>
      </w:r>
    </w:p>
    <w:p w:rsidR="00B87017" w:rsidRPr="00D74B0F" w:rsidRDefault="00B87017" w:rsidP="00B87017">
      <w:pPr>
        <w:numPr>
          <w:ins w:id="247" w:author="Carrie Shepler" w:date="2012-01-29T13:18:00Z"/>
        </w:numPr>
        <w:rPr>
          <w:ins w:id="248" w:author="Carrie Shepler" w:date="2012-02-06T09:58:00Z"/>
        </w:rPr>
      </w:pPr>
      <w:ins w:id="249" w:author="Carrie Shepler" w:date="2012-01-29T13:18:00Z">
        <w:r w:rsidRPr="00D74B0F">
          <w:t>1</w:t>
        </w:r>
      </w:ins>
      <w:r w:rsidRPr="00D74B0F">
        <w:t>8</w:t>
      </w:r>
      <w:ins w:id="250" w:author="Carrie Shepler" w:date="2012-01-29T13:18:00Z">
        <w:r w:rsidRPr="00D74B0F">
          <w:t>.  A sample of SO</w:t>
        </w:r>
      </w:ins>
      <w:ins w:id="251" w:author="Carrie Shepler" w:date="2012-02-06T09:57:00Z">
        <w:r w:rsidRPr="00D74B0F">
          <w:rPr>
            <w:vertAlign w:val="subscript"/>
          </w:rPr>
          <w:t>2</w:t>
        </w:r>
        <w:r w:rsidRPr="00D74B0F">
          <w:t xml:space="preserve"> gas has a volume of </w:t>
        </w:r>
      </w:ins>
      <w:ins w:id="252" w:author="Carrie Shepler" w:date="2012-02-06T09:58:00Z">
        <w:r w:rsidRPr="00D74B0F">
          <w:t>575 mL at 22.0</w:t>
        </w:r>
        <w:r w:rsidRPr="00D74B0F">
          <w:rPr>
            <w:vertAlign w:val="superscript"/>
          </w:rPr>
          <w:t>o</w:t>
        </w:r>
        <w:r w:rsidRPr="00D74B0F">
          <w:t xml:space="preserve">C and 0.989 atm.  </w:t>
        </w:r>
      </w:ins>
      <w:r w:rsidRPr="00D74B0F">
        <w:t>How many moles of SO</w:t>
      </w:r>
      <w:r w:rsidRPr="00D74B0F">
        <w:rPr>
          <w:vertAlign w:val="subscript"/>
        </w:rPr>
        <w:t>2</w:t>
      </w:r>
      <w:r w:rsidRPr="00D74B0F">
        <w:t xml:space="preserve"> are in the sample?</w:t>
      </w:r>
    </w:p>
    <w:p w:rsidR="00B87017" w:rsidRPr="00D74B0F" w:rsidRDefault="00B87017" w:rsidP="00B87017">
      <w:pPr>
        <w:numPr>
          <w:ins w:id="253" w:author="Carrie Shepler" w:date="2012-02-06T09:59:00Z"/>
        </w:numPr>
        <w:rPr>
          <w:ins w:id="254" w:author="Carrie Shepler" w:date="2012-02-06T09:59:00Z"/>
        </w:rPr>
      </w:pPr>
    </w:p>
    <w:p w:rsidR="00B87017" w:rsidRPr="00D74B0F" w:rsidRDefault="00B87017" w:rsidP="00B87017">
      <w:pPr>
        <w:numPr>
          <w:ins w:id="255" w:author="Carrie Shepler" w:date="2012-02-06T09:59:00Z"/>
        </w:numPr>
        <w:rPr>
          <w:ins w:id="256" w:author="Carrie Shepler" w:date="2012-02-06T10:01:00Z"/>
        </w:rPr>
      </w:pPr>
      <w:ins w:id="257" w:author="Carrie Shepler" w:date="2012-02-06T09:59:00Z">
        <w:r w:rsidRPr="00D74B0F">
          <w:tab/>
          <w:t>A)</w:t>
        </w:r>
      </w:ins>
      <w:ins w:id="258" w:author="Carrie Shepler" w:date="2012-02-06T10:01:00Z">
        <w:r w:rsidRPr="00D74B0F">
          <w:t xml:space="preserve"> 0.0235 </w:t>
        </w:r>
      </w:ins>
      <w:r w:rsidRPr="00D74B0F">
        <w:t>moles</w:t>
      </w:r>
    </w:p>
    <w:p w:rsidR="00B87017" w:rsidRPr="00D74B0F" w:rsidRDefault="00B87017" w:rsidP="00B87017">
      <w:pPr>
        <w:numPr>
          <w:ins w:id="259" w:author="Carrie Shepler" w:date="2012-02-06T10:01:00Z"/>
        </w:numPr>
        <w:rPr>
          <w:ins w:id="260" w:author="Carrie Shepler" w:date="2012-02-06T10:01:00Z"/>
        </w:rPr>
      </w:pPr>
      <w:ins w:id="261" w:author="Carrie Shepler" w:date="2012-02-06T10:01:00Z">
        <w:r w:rsidRPr="00D74B0F">
          <w:tab/>
          <w:t xml:space="preserve">B) </w:t>
        </w:r>
      </w:ins>
      <w:r w:rsidRPr="00D74B0F">
        <w:t>42.6 moles</w:t>
      </w:r>
    </w:p>
    <w:p w:rsidR="00B87017" w:rsidRPr="00D74B0F" w:rsidRDefault="00B87017" w:rsidP="00B87017">
      <w:pPr>
        <w:numPr>
          <w:ins w:id="262" w:author="Carrie Shepler" w:date="2012-02-06T10:01:00Z"/>
        </w:numPr>
        <w:rPr>
          <w:ins w:id="263" w:author="Carrie Shepler" w:date="2012-02-06T10:01:00Z"/>
        </w:rPr>
      </w:pPr>
      <w:ins w:id="264" w:author="Carrie Shepler" w:date="2012-02-06T10:01:00Z">
        <w:r w:rsidRPr="00D74B0F">
          <w:tab/>
          <w:t xml:space="preserve">C) </w:t>
        </w:r>
      </w:ins>
      <w:r w:rsidRPr="00D74B0F">
        <w:t>0.315 moles</w:t>
      </w:r>
    </w:p>
    <w:p w:rsidR="00B87017" w:rsidRPr="00D74B0F" w:rsidRDefault="00B87017" w:rsidP="00B87017">
      <w:pPr>
        <w:numPr>
          <w:ins w:id="265" w:author="Carrie Shepler" w:date="2012-02-06T10:01:00Z"/>
        </w:numPr>
        <w:rPr>
          <w:ins w:id="266" w:author="Carrie Shepler" w:date="2012-02-06T10:01:00Z"/>
        </w:rPr>
      </w:pPr>
      <w:ins w:id="267" w:author="Carrie Shepler" w:date="2012-02-06T10:01:00Z">
        <w:r w:rsidRPr="00D74B0F">
          <w:tab/>
          <w:t xml:space="preserve">D) </w:t>
        </w:r>
      </w:ins>
      <w:r w:rsidRPr="00D74B0F">
        <w:t>1.03 moles</w:t>
      </w:r>
    </w:p>
    <w:p w:rsidR="00B87017" w:rsidRPr="00D74B0F" w:rsidRDefault="00B87017" w:rsidP="00B87017">
      <w:pPr>
        <w:numPr>
          <w:ins w:id="268" w:author="Carrie Shepler" w:date="2012-02-06T10:01:00Z"/>
        </w:numPr>
        <w:rPr>
          <w:ins w:id="269" w:author="Carrie Shepler" w:date="2012-01-29T13:18:00Z"/>
        </w:rPr>
      </w:pPr>
      <w:ins w:id="270" w:author="Carrie Shepler" w:date="2012-02-06T10:01:00Z">
        <w:r w:rsidRPr="00D74B0F">
          <w:tab/>
          <w:t xml:space="preserve">E) </w:t>
        </w:r>
      </w:ins>
      <w:r w:rsidRPr="00D74B0F">
        <w:t>3. 17 moles</w:t>
      </w:r>
    </w:p>
    <w:p w:rsidR="00B87017" w:rsidRPr="00D74B0F" w:rsidRDefault="00B87017" w:rsidP="00B87017"/>
    <w:p w:rsidR="00B87017" w:rsidRPr="00D74B0F" w:rsidRDefault="00B87017" w:rsidP="00B87017">
      <w:r w:rsidRPr="00D74B0F">
        <w:t>19.  A sample of CO</w:t>
      </w:r>
      <w:r w:rsidRPr="00D74B0F">
        <w:rPr>
          <w:vertAlign w:val="subscript"/>
        </w:rPr>
        <w:t>2</w:t>
      </w:r>
      <w:r w:rsidRPr="00D74B0F">
        <w:t xml:space="preserve"> gas has a pressure of 75.4 torr in a 125 mL flask</w:t>
      </w:r>
      <w:ins w:id="271" w:author="Carrie Shepler" w:date="2012-01-22T13:44:00Z">
        <w:r w:rsidRPr="00D74B0F">
          <w:t xml:space="preserve"> at a given temperature.</w:t>
        </w:r>
      </w:ins>
      <w:r w:rsidRPr="00D74B0F">
        <w:t xml:space="preserve">  The sample is transferred to a new flask, and the pressure is measured at 62.3 torr</w:t>
      </w:r>
      <w:ins w:id="272" w:author="Carrie Shepler" w:date="2012-01-22T13:44:00Z">
        <w:r w:rsidRPr="00D74B0F">
          <w:t xml:space="preserve"> at the same temperature</w:t>
        </w:r>
      </w:ins>
      <w:ins w:id="273" w:author=" " w:date="2012-01-23T16:16:00Z">
        <w:r w:rsidRPr="00D74B0F">
          <w:t>.</w:t>
        </w:r>
      </w:ins>
      <w:r w:rsidRPr="00D74B0F">
        <w:t xml:space="preserve"> </w:t>
      </w:r>
      <w:ins w:id="274" w:author="Carrie Shepler" w:date="2012-01-22T13:43:00Z">
        <w:r w:rsidRPr="00D74B0F">
          <w:t>Which statement is true?</w:t>
        </w:r>
      </w:ins>
    </w:p>
    <w:p w:rsidR="00B87017" w:rsidRPr="00D74B0F" w:rsidRDefault="00B87017" w:rsidP="00B87017"/>
    <w:p w:rsidR="00B87017" w:rsidRPr="00D74B0F" w:rsidRDefault="00B87017" w:rsidP="00B87017">
      <w:r w:rsidRPr="00D74B0F">
        <w:tab/>
        <w:t xml:space="preserve">A) </w:t>
      </w:r>
      <w:ins w:id="275" w:author="Carrie Shepler" w:date="2012-01-22T13:43:00Z">
        <w:r w:rsidRPr="00D74B0F">
          <w:t>The volume of the gas decreases.</w:t>
        </w:r>
      </w:ins>
    </w:p>
    <w:p w:rsidR="00B87017" w:rsidRPr="00D74B0F" w:rsidRDefault="00B87017" w:rsidP="00B87017">
      <w:r w:rsidRPr="00D74B0F">
        <w:tab/>
        <w:t xml:space="preserve">B) </w:t>
      </w:r>
      <w:ins w:id="276" w:author="Carrie Shepler" w:date="2012-01-22T13:44:00Z">
        <w:r w:rsidRPr="00D74B0F">
          <w:t>The volume of the gas stays the same.</w:t>
        </w:r>
      </w:ins>
    </w:p>
    <w:p w:rsidR="00B87017" w:rsidRPr="00D74B0F" w:rsidRDefault="00B87017" w:rsidP="00B87017">
      <w:r w:rsidRPr="00D74B0F">
        <w:tab/>
        <w:t xml:space="preserve">C) </w:t>
      </w:r>
      <w:ins w:id="277" w:author="Carrie Shepler" w:date="2012-01-22T13:43:00Z">
        <w:r w:rsidRPr="00D74B0F">
          <w:t>The volume of the gas increases.</w:t>
        </w:r>
      </w:ins>
    </w:p>
    <w:p w:rsidR="00B87017" w:rsidRPr="00D74B0F" w:rsidRDefault="00B87017" w:rsidP="00B87017">
      <w:r w:rsidRPr="00D74B0F">
        <w:tab/>
        <w:t xml:space="preserve">D) </w:t>
      </w:r>
      <w:ins w:id="278" w:author=" " w:date="2012-01-23T16:16:00Z">
        <w:r w:rsidRPr="00D74B0F">
          <w:t xml:space="preserve">The number of moles of gas </w:t>
        </w:r>
      </w:ins>
      <w:ins w:id="279" w:author="Robert Dickson" w:date="2012-01-29T13:45:00Z">
        <w:r w:rsidRPr="00D74B0F">
          <w:t>increases</w:t>
        </w:r>
      </w:ins>
      <w:ins w:id="280" w:author=" " w:date="2012-01-23T16:16:00Z">
        <w:r w:rsidRPr="00D74B0F">
          <w:t>.</w:t>
        </w:r>
      </w:ins>
    </w:p>
    <w:p w:rsidR="00B87017" w:rsidRPr="00D74B0F" w:rsidRDefault="00B87017" w:rsidP="00B87017">
      <w:r w:rsidRPr="00D74B0F">
        <w:tab/>
        <w:t xml:space="preserve">E) </w:t>
      </w:r>
      <w:ins w:id="281" w:author="Carrie Shepler" w:date="2012-02-07T14:45:00Z">
        <w:r w:rsidRPr="00D74B0F">
          <w:t>None of these statements are true.</w:t>
        </w:r>
      </w:ins>
    </w:p>
    <w:p w:rsidR="004F58CC" w:rsidRPr="00D74B0F" w:rsidRDefault="004F58CC" w:rsidP="00B87017"/>
    <w:p w:rsidR="00B87017" w:rsidRPr="00D74B0F" w:rsidRDefault="00B87017" w:rsidP="00B87017">
      <w:r w:rsidRPr="00D74B0F">
        <w:t xml:space="preserve">20.  </w:t>
      </w:r>
      <w:ins w:id="282" w:author="Carrie Shepler" w:date="2012-01-29T12:56:00Z">
        <w:r w:rsidRPr="00D74B0F">
          <w:t>A</w:t>
        </w:r>
      </w:ins>
      <w:r w:rsidRPr="00D74B0F">
        <w:t xml:space="preserve"> newly discovered </w:t>
      </w:r>
      <w:ins w:id="283" w:author="Robert Whetten" w:date="2012-01-25T09:32:00Z">
        <w:r w:rsidRPr="00D74B0F">
          <w:t>substance</w:t>
        </w:r>
      </w:ins>
      <w:ins w:id="284" w:author="Carrie Shepler" w:date="2012-01-29T12:56:00Z">
        <w:r w:rsidRPr="00D74B0F">
          <w:t xml:space="preserve"> in the gas phase has </w:t>
        </w:r>
      </w:ins>
      <w:r w:rsidRPr="00D74B0F">
        <w:t>density of 2.39 g/L at 25.0</w:t>
      </w:r>
      <w:r w:rsidRPr="00D74B0F">
        <w:rPr>
          <w:vertAlign w:val="superscript"/>
        </w:rPr>
        <w:t>o</w:t>
      </w:r>
      <w:r w:rsidRPr="00D74B0F">
        <w:t xml:space="preserve">C and 0.941 atm.  What is the molar mass of the </w:t>
      </w:r>
      <w:ins w:id="285" w:author="Robert Whetten" w:date="2012-01-25T09:32:00Z">
        <w:r w:rsidRPr="00D74B0F">
          <w:t>substance</w:t>
        </w:r>
      </w:ins>
      <w:r w:rsidRPr="00D74B0F">
        <w:t>?</w:t>
      </w:r>
    </w:p>
    <w:p w:rsidR="00B87017" w:rsidRPr="00D74B0F" w:rsidRDefault="00B87017" w:rsidP="00B87017"/>
    <w:p w:rsidR="00B87017" w:rsidRPr="00D74B0F" w:rsidRDefault="00B87017" w:rsidP="00B87017">
      <w:r w:rsidRPr="00D74B0F">
        <w:tab/>
        <w:t>A) 16.1 g/mol</w:t>
      </w:r>
    </w:p>
    <w:p w:rsidR="00B87017" w:rsidRPr="00D74B0F" w:rsidRDefault="00B87017" w:rsidP="00B87017">
      <w:r w:rsidRPr="00D74B0F">
        <w:tab/>
        <w:t>B) 62.1 g/mol</w:t>
      </w:r>
    </w:p>
    <w:p w:rsidR="00B87017" w:rsidRPr="00D74B0F" w:rsidRDefault="00B87017" w:rsidP="00B87017">
      <w:r w:rsidRPr="00D74B0F">
        <w:tab/>
        <w:t>C) 5.21 g/mol</w:t>
      </w:r>
    </w:p>
    <w:p w:rsidR="00B87017" w:rsidRPr="00D74B0F" w:rsidRDefault="00B87017" w:rsidP="00B87017">
      <w:r w:rsidRPr="00D74B0F">
        <w:tab/>
        <w:t>D) 0.0919 g/mol</w:t>
      </w:r>
    </w:p>
    <w:p w:rsidR="00B87017" w:rsidRPr="00D74B0F" w:rsidRDefault="00B87017" w:rsidP="00B87017">
      <w:r w:rsidRPr="00D74B0F">
        <w:tab/>
        <w:t>E) This problem cannot be solved without the volume of sample.</w:t>
      </w:r>
    </w:p>
    <w:p w:rsidR="00B87017" w:rsidRPr="00D74B0F" w:rsidRDefault="00B87017" w:rsidP="00B87017"/>
    <w:p w:rsidR="004F58CC" w:rsidRPr="00D74B0F" w:rsidRDefault="004F58CC" w:rsidP="00B87017"/>
    <w:p w:rsidR="004F58CC" w:rsidRPr="00D74B0F" w:rsidRDefault="004F58CC" w:rsidP="00B87017"/>
    <w:p w:rsidR="004F58CC" w:rsidRPr="00D74B0F" w:rsidRDefault="004F58CC" w:rsidP="00B87017"/>
    <w:p w:rsidR="004F58CC" w:rsidRPr="00D74B0F" w:rsidRDefault="004F58CC" w:rsidP="00B87017"/>
    <w:p w:rsidR="004F58CC" w:rsidRPr="00D74B0F" w:rsidRDefault="004F58CC" w:rsidP="00B87017"/>
    <w:p w:rsidR="004F58CC" w:rsidRPr="00D74B0F" w:rsidRDefault="004F58CC" w:rsidP="00B87017"/>
    <w:p w:rsidR="004F58CC" w:rsidRPr="00D74B0F" w:rsidRDefault="004F58CC" w:rsidP="00B87017"/>
    <w:p w:rsidR="004F58CC" w:rsidRPr="00D74B0F" w:rsidRDefault="004F58CC" w:rsidP="00B87017"/>
    <w:p w:rsidR="00B87017" w:rsidRPr="00D74B0F" w:rsidRDefault="00B87017" w:rsidP="00B87017">
      <w:pPr>
        <w:rPr>
          <w:ins w:id="286" w:author="Carrie Shepler" w:date="2012-01-22T13:57:00Z"/>
        </w:rPr>
      </w:pPr>
      <w:r w:rsidRPr="00D74B0F">
        <w:t>21</w:t>
      </w:r>
      <w:ins w:id="287" w:author="Carrie Shepler" w:date="2012-01-22T13:51:00Z">
        <w:r w:rsidRPr="00D74B0F">
          <w:t xml:space="preserve">.  </w:t>
        </w:r>
      </w:ins>
      <w:ins w:id="288" w:author="Carrie Shepler" w:date="2012-01-22T13:57:00Z">
        <w:r w:rsidRPr="00D74B0F">
          <w:t xml:space="preserve"> </w:t>
        </w:r>
      </w:ins>
      <w:ins w:id="289" w:author=" " w:date="2012-01-23T16:20:00Z">
        <w:r w:rsidRPr="00D74B0F">
          <w:t xml:space="preserve">Which statement is </w:t>
        </w:r>
        <w:r w:rsidRPr="00D74B0F">
          <w:rPr>
            <w:i/>
          </w:rPr>
          <w:t>true</w:t>
        </w:r>
        <w:r w:rsidRPr="00D74B0F">
          <w:t>?</w:t>
        </w:r>
      </w:ins>
    </w:p>
    <w:p w:rsidR="00B87017" w:rsidRPr="00D74B0F" w:rsidRDefault="00B87017" w:rsidP="00B87017">
      <w:pPr>
        <w:numPr>
          <w:ins w:id="290" w:author="Carrie Shepler" w:date="2012-01-22T13:57:00Z"/>
        </w:numPr>
        <w:rPr>
          <w:ins w:id="291" w:author="Carrie Shepler" w:date="2012-01-22T13:57:00Z"/>
        </w:rPr>
      </w:pPr>
    </w:p>
    <w:p w:rsidR="00B87017" w:rsidRPr="00D74B0F" w:rsidRDefault="00B87017" w:rsidP="00B87017">
      <w:pPr>
        <w:numPr>
          <w:ins w:id="292" w:author="Carrie Shepler" w:date="2012-01-29T12:59:00Z"/>
        </w:numPr>
        <w:rPr>
          <w:ins w:id="293" w:author="Carrie Shepler" w:date="2012-01-29T12:59:00Z"/>
        </w:rPr>
      </w:pPr>
      <w:ins w:id="294" w:author="Carrie Shepler" w:date="2012-01-22T13:57:00Z">
        <w:r w:rsidRPr="00D74B0F">
          <w:tab/>
        </w:r>
      </w:ins>
      <w:ins w:id="295" w:author="Carrie Shepler" w:date="2012-01-29T12:59:00Z">
        <w:r w:rsidRPr="00D74B0F">
          <w:t xml:space="preserve">A) Partial pressures of gases can be added to find the total pressure of a </w:t>
        </w:r>
        <w:r w:rsidRPr="00D74B0F">
          <w:tab/>
        </w:r>
        <w:r w:rsidRPr="00D74B0F">
          <w:tab/>
          <w:t xml:space="preserve">      system for all non-reactive ideal gases.</w:t>
        </w:r>
      </w:ins>
    </w:p>
    <w:p w:rsidR="00B87017" w:rsidRPr="00D74B0F" w:rsidRDefault="00B87017" w:rsidP="00B87017">
      <w:pPr>
        <w:numPr>
          <w:ins w:id="296" w:author="Carrie Shepler" w:date="2012-01-29T12:59:00Z"/>
        </w:numPr>
        <w:rPr>
          <w:ins w:id="297" w:author="Carrie Shepler" w:date="2012-01-29T12:59:00Z"/>
        </w:rPr>
      </w:pPr>
      <w:ins w:id="298" w:author="Carrie Shepler" w:date="2012-01-29T12:59:00Z">
        <w:r w:rsidRPr="00D74B0F">
          <w:tab/>
          <w:t xml:space="preserve">B) Partial pressures of gases can be added to find the total pressure of a </w:t>
        </w:r>
        <w:r w:rsidRPr="00D74B0F">
          <w:tab/>
          <w:t xml:space="preserve"> </w:t>
        </w:r>
        <w:r w:rsidRPr="00D74B0F">
          <w:tab/>
          <w:t xml:space="preserve">     system only when the gases are Noble gases.</w:t>
        </w:r>
      </w:ins>
    </w:p>
    <w:p w:rsidR="00B87017" w:rsidRPr="00D74B0F" w:rsidRDefault="00B87017" w:rsidP="00B87017">
      <w:pPr>
        <w:numPr>
          <w:ins w:id="299" w:author="Carrie Shepler" w:date="2012-01-29T12:59:00Z"/>
        </w:numPr>
        <w:rPr>
          <w:ins w:id="300" w:author="Carrie Shepler" w:date="2012-01-29T12:59:00Z"/>
        </w:rPr>
      </w:pPr>
      <w:ins w:id="301" w:author="Carrie Shepler" w:date="2012-01-29T12:59:00Z">
        <w:r w:rsidRPr="00D74B0F">
          <w:tab/>
          <w:t xml:space="preserve">C) Partial pressures of gases cannot be added to find the total pressure of a </w:t>
        </w:r>
        <w:r w:rsidRPr="00D74B0F">
          <w:tab/>
        </w:r>
        <w:r w:rsidRPr="00D74B0F">
          <w:tab/>
          <w:t xml:space="preserve">      system because pressure increases exponentially with the addition of </w:t>
        </w:r>
        <w:r w:rsidRPr="00D74B0F">
          <w:tab/>
          <w:t xml:space="preserve">  </w:t>
        </w:r>
        <w:r w:rsidRPr="00D74B0F">
          <w:tab/>
          <w:t xml:space="preserve">      gases.</w:t>
        </w:r>
      </w:ins>
    </w:p>
    <w:p w:rsidR="00B87017" w:rsidRPr="00D74B0F" w:rsidRDefault="00B87017" w:rsidP="00B87017">
      <w:pPr>
        <w:numPr>
          <w:ins w:id="302" w:author="Robert Whetten" w:date="2012-01-25T09:38:00Z"/>
        </w:numPr>
        <w:rPr>
          <w:ins w:id="303" w:author="Carrie Shepler" w:date="2012-01-22T13:57:00Z"/>
        </w:rPr>
      </w:pPr>
      <w:ins w:id="304" w:author="Carrie Shepler" w:date="2012-01-22T13:57:00Z">
        <w:r w:rsidRPr="00D74B0F">
          <w:tab/>
          <w:t>D)</w:t>
        </w:r>
      </w:ins>
      <w:ins w:id="305" w:author=" " w:date="2012-01-23T16:19:00Z">
        <w:r w:rsidRPr="00D74B0F">
          <w:t xml:space="preserve"> </w:t>
        </w:r>
      </w:ins>
      <w:ins w:id="306" w:author="Robert Whetten" w:date="2012-01-25T09:38:00Z">
        <w:r w:rsidRPr="00D74B0F">
          <w:t xml:space="preserve">The total pressure of a gas mixture is the average of the partial pressures </w:t>
        </w:r>
      </w:ins>
      <w:ins w:id="307" w:author="Carrie Shepler" w:date="2012-01-29T12:59:00Z">
        <w:r w:rsidRPr="00D74B0F">
          <w:tab/>
          <w:t xml:space="preserve"> </w:t>
        </w:r>
        <w:r w:rsidRPr="00D74B0F">
          <w:tab/>
          <w:t xml:space="preserve">       </w:t>
        </w:r>
      </w:ins>
      <w:ins w:id="308" w:author="Robert Whetten" w:date="2012-01-25T09:38:00Z">
        <w:r w:rsidRPr="00D74B0F">
          <w:t>of the gases in the mixture.</w:t>
        </w:r>
      </w:ins>
    </w:p>
    <w:p w:rsidR="00B87017" w:rsidRPr="00D74B0F" w:rsidRDefault="00B87017" w:rsidP="00B87017">
      <w:pPr>
        <w:numPr>
          <w:ins w:id="309" w:author="Carrie Shepler" w:date="2012-01-22T13:57:00Z"/>
        </w:numPr>
        <w:rPr>
          <w:ins w:id="310" w:author="Robert Whetten" w:date="2012-02-06T14:29:00Z"/>
        </w:rPr>
      </w:pPr>
      <w:ins w:id="311" w:author="Carrie Shepler" w:date="2012-01-22T13:57:00Z">
        <w:r w:rsidRPr="00D74B0F">
          <w:tab/>
          <w:t>E)</w:t>
        </w:r>
      </w:ins>
      <w:ins w:id="312" w:author=" " w:date="2012-01-23T16:20:00Z">
        <w:r w:rsidRPr="00D74B0F">
          <w:t xml:space="preserve"> None of these statements are true.</w:t>
        </w:r>
      </w:ins>
    </w:p>
    <w:p w:rsidR="00B87017" w:rsidRPr="00D74B0F" w:rsidRDefault="00B87017" w:rsidP="00B87017"/>
    <w:p w:rsidR="00B87017" w:rsidRPr="00D74B0F" w:rsidRDefault="00B87017" w:rsidP="00B87017">
      <w:r w:rsidRPr="00D74B0F">
        <w:t>22. An 11.2 L sample of C</w:t>
      </w:r>
      <w:r w:rsidRPr="00D74B0F">
        <w:rPr>
          <w:vertAlign w:val="subscript"/>
        </w:rPr>
        <w:t>2</w:t>
      </w:r>
      <w:r w:rsidRPr="00D74B0F">
        <w:t>H</w:t>
      </w:r>
      <w:r w:rsidRPr="00D74B0F">
        <w:rPr>
          <w:vertAlign w:val="subscript"/>
        </w:rPr>
        <w:t>6</w:t>
      </w:r>
      <w:r w:rsidRPr="00D74B0F">
        <w:t xml:space="preserve"> reacts with 44.8 L of O</w:t>
      </w:r>
      <w:r w:rsidRPr="00D74B0F">
        <w:rPr>
          <w:vertAlign w:val="subscript"/>
        </w:rPr>
        <w:t>2</w:t>
      </w:r>
      <w:r w:rsidRPr="00D74B0F">
        <w:t xml:space="preserve"> at STP.  By the end of the reaction, the temperature has increased to 318.5 K and the pressure increased to 1.10 atm.  How many liters of water forms?</w:t>
      </w:r>
    </w:p>
    <w:p w:rsidR="00B87017" w:rsidRPr="00D74B0F" w:rsidRDefault="00B87017" w:rsidP="00B87017"/>
    <w:p w:rsidR="00B87017" w:rsidRPr="00D74B0F" w:rsidRDefault="00B87017" w:rsidP="00B87017">
      <w:pPr>
        <w:jc w:val="center"/>
      </w:pPr>
      <w:r w:rsidRPr="00D74B0F">
        <w:t>2 C</w:t>
      </w:r>
      <w:r w:rsidRPr="00D74B0F">
        <w:rPr>
          <w:vertAlign w:val="subscript"/>
        </w:rPr>
        <w:t>2</w:t>
      </w:r>
      <w:r w:rsidRPr="00D74B0F">
        <w:t>H</w:t>
      </w:r>
      <w:r w:rsidRPr="00D74B0F">
        <w:rPr>
          <w:vertAlign w:val="subscript"/>
        </w:rPr>
        <w:t>6</w:t>
      </w:r>
      <w:r w:rsidRPr="00D74B0F">
        <w:t>(g) + 7 O</w:t>
      </w:r>
      <w:r w:rsidRPr="00D74B0F">
        <w:rPr>
          <w:vertAlign w:val="subscript"/>
        </w:rPr>
        <w:t>2</w:t>
      </w:r>
      <w:r w:rsidRPr="00D74B0F">
        <w:t xml:space="preserve">(g) </w:t>
      </w:r>
      <w:r w:rsidRPr="00D74B0F">
        <w:sym w:font="Wingdings" w:char="F0E0"/>
      </w:r>
      <w:r w:rsidRPr="00D74B0F">
        <w:t xml:space="preserve">  4 CO</w:t>
      </w:r>
      <w:r w:rsidRPr="00D74B0F">
        <w:rPr>
          <w:vertAlign w:val="subscript"/>
        </w:rPr>
        <w:t>2</w:t>
      </w:r>
      <w:r w:rsidRPr="00D74B0F">
        <w:t>(g) + 6 H</w:t>
      </w:r>
      <w:r w:rsidRPr="00D74B0F">
        <w:rPr>
          <w:vertAlign w:val="subscript"/>
        </w:rPr>
        <w:t>2</w:t>
      </w:r>
      <w:r w:rsidRPr="00D74B0F">
        <w:t>O(g)</w:t>
      </w:r>
    </w:p>
    <w:p w:rsidR="00B87017" w:rsidRPr="00D74B0F" w:rsidRDefault="00B87017" w:rsidP="00B87017"/>
    <w:p w:rsidR="00B87017" w:rsidRPr="00D74B0F" w:rsidRDefault="00B87017" w:rsidP="00B87017">
      <w:r w:rsidRPr="00D74B0F">
        <w:tab/>
        <w:t>A) 33.8 L</w:t>
      </w:r>
    </w:p>
    <w:p w:rsidR="00B87017" w:rsidRPr="00D74B0F" w:rsidRDefault="00B87017" w:rsidP="00B87017">
      <w:r w:rsidRPr="00D74B0F">
        <w:tab/>
        <w:t>B) 67.2 L</w:t>
      </w:r>
    </w:p>
    <w:p w:rsidR="00B87017" w:rsidRPr="00D74B0F" w:rsidRDefault="00B87017" w:rsidP="00B87017">
      <w:r w:rsidRPr="00D74B0F">
        <w:tab/>
        <w:t>C) 71.9 L</w:t>
      </w:r>
    </w:p>
    <w:p w:rsidR="00B87017" w:rsidRPr="00D74B0F" w:rsidRDefault="00B87017" w:rsidP="00B87017">
      <w:r w:rsidRPr="00D74B0F">
        <w:tab/>
        <w:t>D) 35.6 L</w:t>
      </w:r>
    </w:p>
    <w:p w:rsidR="00B87017" w:rsidRPr="00D74B0F" w:rsidRDefault="00B87017" w:rsidP="00B87017">
      <w:r w:rsidRPr="00D74B0F">
        <w:tab/>
        <w:t>E) 38.3 L</w:t>
      </w:r>
    </w:p>
    <w:p w:rsidR="00B87017" w:rsidRPr="00D74B0F" w:rsidRDefault="00B87017" w:rsidP="00B87017"/>
    <w:p w:rsidR="00B87017" w:rsidRPr="00D74B0F" w:rsidRDefault="00B87017" w:rsidP="00B87017"/>
    <w:p w:rsidR="00B87017" w:rsidRPr="00D74B0F" w:rsidRDefault="00B87017" w:rsidP="00B87017">
      <w:r w:rsidRPr="00D74B0F">
        <w:t xml:space="preserve">24. The graph below represents the gases </w:t>
      </w:r>
      <w:ins w:id="313" w:author="Carrie Shepler" w:date="2012-04-10T22:26:00Z">
        <w:r w:rsidRPr="00D74B0F">
          <w:t>Cl</w:t>
        </w:r>
      </w:ins>
      <w:ins w:id="314" w:author="Carrie Shepler" w:date="2012-04-10T22:27:00Z">
        <w:r w:rsidRPr="00D74B0F">
          <w:rPr>
            <w:vertAlign w:val="subscript"/>
          </w:rPr>
          <w:t>2</w:t>
        </w:r>
      </w:ins>
      <w:r w:rsidRPr="00D74B0F">
        <w:t xml:space="preserve">, </w:t>
      </w:r>
      <w:ins w:id="315" w:author="Carrie Shepler" w:date="2012-04-10T22:26:00Z">
        <w:r w:rsidRPr="00D74B0F">
          <w:t>Ne</w:t>
        </w:r>
      </w:ins>
      <w:r w:rsidRPr="00D74B0F">
        <w:t xml:space="preserve">, </w:t>
      </w:r>
      <w:ins w:id="316" w:author="Carrie Shepler" w:date="2012-04-10T22:26:00Z">
        <w:r w:rsidRPr="00D74B0F">
          <w:t>O</w:t>
        </w:r>
      </w:ins>
      <w:r w:rsidRPr="00D74B0F">
        <w:rPr>
          <w:vertAlign w:val="subscript"/>
        </w:rPr>
        <w:t>2</w:t>
      </w:r>
      <w:r w:rsidRPr="00D74B0F">
        <w:t>, and CH</w:t>
      </w:r>
      <w:r w:rsidRPr="00D74B0F">
        <w:rPr>
          <w:vertAlign w:val="subscript"/>
        </w:rPr>
        <w:t>4</w:t>
      </w:r>
      <w:r w:rsidRPr="00D74B0F">
        <w:t xml:space="preserve"> all at the same temperature.  </w:t>
      </w:r>
      <w:ins w:id="317" w:author="Carrie Shepler" w:date="2012-04-10T22:27:00Z">
        <w:r w:rsidRPr="00D74B0F">
          <w:t>Which curve represents O</w:t>
        </w:r>
        <w:r w:rsidRPr="00D74B0F">
          <w:rPr>
            <w:vertAlign w:val="subscript"/>
          </w:rPr>
          <w:t>2</w:t>
        </w:r>
        <w:r w:rsidRPr="00D74B0F">
          <w:t>?</w:t>
        </w:r>
      </w:ins>
    </w:p>
    <w:p w:rsidR="00B87017" w:rsidRPr="00D74B0F" w:rsidRDefault="002007AE" w:rsidP="00B87017">
      <w:pPr>
        <w:jc w:val="center"/>
      </w:pPr>
      <w:r>
        <w:rPr>
          <w:noProof/>
        </w:rPr>
      </w:r>
      <w:r>
        <w:rPr>
          <w:noProof/>
        </w:rPr>
        <w:pict>
          <v:group id="Group 8" o:spid="_x0000_s1034" style="width:392.65pt;height:248.8pt;mso-position-horizontal-relative:char;mso-position-vertical-relative:line" coordorigin="29400,7445" coordsize="54007,38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s1035" type="#_x0000_t75" style="position:absolute;left:29400;top:7445;width:54007;height:38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kLjPDAAAA2gAAAA8AAABkcnMvZG93bnJldi54bWxEj0GLwjAUhO+C/yE8wZumCi7SNYqKgrK4&#10;uu6C10fzbIvNS2mirf56Iyx4HGbmG2Yya0whblS53LKCQT8CQZxYnXOq4O933RuDcB5ZY2GZFNzJ&#10;wWzabk0w1rbmH7odfSoChF2MCjLvy1hKl2Rk0PVtSRy8s60M+iCrVOoK6wA3hRxG0Yc0mHNYyLCk&#10;ZUbJ5Xg1Cr720cnsFvJ7fK8fh9Nws13N7UipbqeZf4Lw1Ph3+L+90QpG8LoSboCcP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GQuM8MAAADaAAAADwAAAAAAAAAAAAAAAACf&#10;AgAAZHJzL2Rvd25yZXYueG1sUEsFBgAAAAAEAAQA9wAAAI8DAAAAAA==&#10;">
              <v:imagedata r:id="rId28" o:title=""/>
            </v:shape>
            <v:shapetype id="_x0000_t202" coordsize="21600,21600" o:spt="202" path="m0,0l0,21600,21600,21600,21600,0xe">
              <v:stroke joinstyle="miter"/>
              <v:path gradientshapeok="t" o:connecttype="rect"/>
            </v:shapetype>
            <v:shape id="Text Box 6" o:spid="_x0000_s1036" type="#_x0000_t202" style="position:absolute;left:43684;top:10699;width:3775;height:51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PusIA&#10;AADaAAAADwAAAGRycy9kb3ducmV2LnhtbESPwWrDMBBE74X8g9hAb42cQEPiRA4hENpLoXUL8XGx&#10;1raItTKWGrl/XxUKOQ4z84bZHybbixuN3jhWsFxkIIhrpw23Cr4+z08bED4ga+wdk4If8nAoZg97&#10;zLWL/EG3MrQiQdjnqKALYcil9HVHFv3CDcTJa9xoMSQ5tlKPGBPc9nKVZWtp0XBa6HCgU0f1tfy2&#10;CuL79s00L5WJpbUreXl2HGKl1ON8Ou5ABJrCPfzfftUK1vB3Jd0A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ek+6wgAAANoAAAAPAAAAAAAAAAAAAAAAAJgCAABkcnMvZG93&#10;bnJldi54bWxQSwUGAAAAAAQABAD1AAAAhwMAAAAA&#10;" fillcolor="white [3212]" stroked="f">
              <v:textbox style="mso-fit-shape-to-text:t">
                <w:txbxContent>
                  <w:p w:rsidR="00003245" w:rsidRDefault="00003245" w:rsidP="00B87017">
                    <w:pPr>
                      <w:pStyle w:val="NormalWeb"/>
                      <w:spacing w:before="0" w:beforeAutospacing="0" w:after="0" w:afterAutospacing="0"/>
                    </w:pPr>
                    <w:r>
                      <w:rPr>
                        <w:rFonts w:asciiTheme="minorHAnsi" w:hAnsi="Cambria" w:cstheme="minorBidi"/>
                        <w:b/>
                        <w:bCs/>
                        <w:color w:val="000000" w:themeColor="text1"/>
                        <w:kern w:val="24"/>
                        <w:sz w:val="44"/>
                        <w:szCs w:val="44"/>
                      </w:rPr>
                      <w:t>1</w:t>
                    </w:r>
                  </w:p>
                </w:txbxContent>
              </v:textbox>
            </v:shape>
            <v:shape id="Text Box 7" o:spid="_x0000_s1037" type="#_x0000_t202" style="position:absolute;left:45211;top:15964;width:3775;height:51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qIcIA&#10;AADaAAAADwAAAGRycy9kb3ducmV2LnhtbESPQWvCQBSE70L/w/IK3nRTwVpjVikF0UuhpoV6fGRf&#10;kqXZtyG7uvHfu4VCj8PMfMMUu9F24kqDN44VPM0zEMSV04YbBV+f+9kLCB+QNXaOScGNPOy2D5MC&#10;c+0in+hahkYkCPscFbQh9LmUvmrJop+7njh5tRsshiSHRuoBY4LbTi6y7FlaNJwWWuzpraXqp7xY&#10;BfFj/W7qw9nE0tqF/F46DvGs1PRxfN2ACDSG//Bf+6gVrOD3SroB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uohwgAAANoAAAAPAAAAAAAAAAAAAAAAAJgCAABkcnMvZG93&#10;bnJldi54bWxQSwUGAAAAAAQABAD1AAAAhwMAAAAA&#10;" fillcolor="white [3212]" stroked="f">
              <v:textbox style="mso-fit-shape-to-text:t">
                <w:txbxContent>
                  <w:p w:rsidR="00003245" w:rsidRDefault="00003245" w:rsidP="00B87017">
                    <w:pPr>
                      <w:pStyle w:val="NormalWeb"/>
                      <w:spacing w:before="0" w:beforeAutospacing="0" w:after="0" w:afterAutospacing="0"/>
                    </w:pPr>
                    <w:r>
                      <w:rPr>
                        <w:rFonts w:asciiTheme="minorHAnsi" w:hAnsi="Cambria" w:cstheme="minorBidi"/>
                        <w:b/>
                        <w:bCs/>
                        <w:color w:val="000000" w:themeColor="text1"/>
                        <w:kern w:val="24"/>
                        <w:sz w:val="44"/>
                        <w:szCs w:val="44"/>
                      </w:rPr>
                      <w:t>2</w:t>
                    </w:r>
                  </w:p>
                </w:txbxContent>
              </v:textbox>
            </v:shape>
            <v:shape id="_x0000_s1038" type="#_x0000_t202" style="position:absolute;left:47728;top:21475;width:3775;height:51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l+U74A&#10;AADaAAAADwAAAGRycy9kb3ducmV2LnhtbERPTYvCMBC9C/6HMII3TVdQ1q5RFkH0IrhV0OPQjG3Y&#10;ZlKaaOq/N4eFPT7e92rT20Y8qfPGsYKPaQaCuHTacKXgct5NPkH4gKyxcUwKXuRhsx4OVphrF/mH&#10;nkWoRAphn6OCOoQ2l9KXNVn0U9cSJ+7uOoshwa6SusOYwm0jZ1m2kBYNp4YaW9rWVP4WD6sgnpZH&#10;c9/fTCysncnr3HGIN6XGo/77C0SgPvyL/9wHrSBtTVfSDZ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epflO+AAAA2gAAAA8AAAAAAAAAAAAAAAAAmAIAAGRycy9kb3ducmV2&#10;LnhtbFBLBQYAAAAABAAEAPUAAACDAwAAAAA=&#10;" fillcolor="white [3212]" stroked="f">
              <v:textbox style="mso-fit-shape-to-text:t">
                <w:txbxContent>
                  <w:p w:rsidR="00003245" w:rsidRDefault="00003245" w:rsidP="00B87017">
                    <w:pPr>
                      <w:pStyle w:val="NormalWeb"/>
                      <w:spacing w:before="0" w:beforeAutospacing="0" w:after="0" w:afterAutospacing="0"/>
                    </w:pPr>
                    <w:r>
                      <w:rPr>
                        <w:rFonts w:asciiTheme="minorHAnsi" w:hAnsi="Cambria" w:cstheme="minorBidi"/>
                        <w:b/>
                        <w:bCs/>
                        <w:color w:val="000000" w:themeColor="text1"/>
                        <w:kern w:val="24"/>
                        <w:sz w:val="44"/>
                        <w:szCs w:val="44"/>
                      </w:rPr>
                      <w:t>3</w:t>
                    </w:r>
                  </w:p>
                </w:txbxContent>
              </v:textbox>
            </v:shape>
            <v:shape id="_x0000_s1039" type="#_x0000_t202" style="position:absolute;left:57253;top:23500;width:3775;height:51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KHcMA&#10;AADbAAAADwAAAGRycy9kb3ducmV2LnhtbESPQWsCMRCF7wX/Qxiht5qtYKlboxRB9FJoV0GPw2bc&#10;Dd1Mlk0023/fORR6m+G9ee+b1Wb0nbrTEF1gA8+zAhRxHazjxsDpuHt6BRUTssUuMBn4oQib9eRh&#10;haUNmb/oXqVGSQjHEg20KfWl1rFuyWOchZ5YtGsYPCZZh0bbAbOE+07Pi+JFe3QsDS32tG2p/q5u&#10;3kD+XH646/7icuX9XJ8XgVO+GPM4Hd/fQCUa07/57/pgBV/o5RcZ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tKHcMAAADbAAAADwAAAAAAAAAAAAAAAACYAgAAZHJzL2Rv&#10;d25yZXYueG1sUEsFBgAAAAAEAAQA9QAAAIgDAAAAAA==&#10;" fillcolor="white [3212]" stroked="f">
              <v:textbox style="mso-fit-shape-to-text:t">
                <w:txbxContent>
                  <w:p w:rsidR="00003245" w:rsidRDefault="00003245" w:rsidP="00B87017">
                    <w:pPr>
                      <w:pStyle w:val="NormalWeb"/>
                      <w:spacing w:before="0" w:beforeAutospacing="0" w:after="0" w:afterAutospacing="0"/>
                    </w:pPr>
                    <w:r>
                      <w:rPr>
                        <w:rFonts w:asciiTheme="minorHAnsi" w:hAnsi="Cambria" w:cstheme="minorBidi"/>
                        <w:b/>
                        <w:bCs/>
                        <w:color w:val="000000" w:themeColor="text1"/>
                        <w:kern w:val="24"/>
                        <w:sz w:val="44"/>
                        <w:szCs w:val="44"/>
                      </w:rPr>
                      <w:t>4</w:t>
                    </w:r>
                  </w:p>
                </w:txbxContent>
              </v:textbox>
            </v:shape>
            <w10:wrap type="none"/>
            <w10:anchorlock/>
          </v:group>
        </w:pict>
      </w:r>
    </w:p>
    <w:p w:rsidR="00B87017" w:rsidRPr="00D74B0F" w:rsidRDefault="00B87017" w:rsidP="00B87017">
      <w:pPr>
        <w:jc w:val="cente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B87017" w:rsidRPr="00D74B0F">
        <w:tc>
          <w:tcPr>
            <w:tcW w:w="720" w:type="dxa"/>
            <w:tcBorders>
              <w:top w:val="nil"/>
              <w:left w:val="nil"/>
              <w:bottom w:val="nil"/>
              <w:right w:val="nil"/>
            </w:tcBorders>
          </w:tcPr>
          <w:p w:rsidR="00B87017" w:rsidRPr="00D74B0F" w:rsidRDefault="00B87017">
            <w:pPr>
              <w:keepNext/>
              <w:keepLines/>
              <w:widowControl w:val="0"/>
              <w:autoSpaceDE w:val="0"/>
              <w:autoSpaceDN w:val="0"/>
              <w:adjustRightInd w:val="0"/>
              <w:jc w:val="right"/>
            </w:pPr>
          </w:p>
        </w:tc>
        <w:tc>
          <w:tcPr>
            <w:tcW w:w="8640" w:type="dxa"/>
            <w:tcBorders>
              <w:top w:val="nil"/>
              <w:left w:val="nil"/>
              <w:bottom w:val="nil"/>
              <w:right w:val="nil"/>
            </w:tcBorders>
          </w:tcPr>
          <w:p w:rsidR="00B87017" w:rsidRPr="00D74B0F" w:rsidRDefault="00B87017">
            <w:pPr>
              <w:keepNext/>
              <w:keepLines/>
              <w:widowControl w:val="0"/>
              <w:autoSpaceDE w:val="0"/>
              <w:autoSpaceDN w:val="0"/>
              <w:adjustRightInd w:val="0"/>
            </w:pPr>
            <w:r w:rsidRPr="00D74B0F">
              <w:t xml:space="preserve">A) Curve </w:t>
            </w:r>
            <w:ins w:id="318" w:author="Carrie Shepler" w:date="2012-04-10T22:28:00Z">
              <w:r w:rsidRPr="00D74B0F">
                <w:t>1</w:t>
              </w:r>
            </w:ins>
          </w:p>
          <w:p w:rsidR="00B87017" w:rsidRPr="00D74B0F" w:rsidRDefault="00B87017">
            <w:pPr>
              <w:keepNext/>
              <w:keepLines/>
              <w:widowControl w:val="0"/>
              <w:autoSpaceDE w:val="0"/>
              <w:autoSpaceDN w:val="0"/>
              <w:adjustRightInd w:val="0"/>
            </w:pPr>
            <w:r w:rsidRPr="00D74B0F">
              <w:t xml:space="preserve">B) Curve </w:t>
            </w:r>
            <w:ins w:id="319" w:author="Carrie Shepler" w:date="2012-04-10T22:28:00Z">
              <w:r w:rsidRPr="00D74B0F">
                <w:t>2</w:t>
              </w:r>
            </w:ins>
          </w:p>
          <w:p w:rsidR="00B87017" w:rsidRPr="00D74B0F" w:rsidRDefault="00B87017">
            <w:pPr>
              <w:keepNext/>
              <w:keepLines/>
              <w:widowControl w:val="0"/>
              <w:autoSpaceDE w:val="0"/>
              <w:autoSpaceDN w:val="0"/>
              <w:adjustRightInd w:val="0"/>
            </w:pPr>
            <w:r w:rsidRPr="00D74B0F">
              <w:t xml:space="preserve">C) Curve </w:t>
            </w:r>
            <w:ins w:id="320" w:author="Carrie Shepler" w:date="2012-04-10T22:28:00Z">
              <w:r w:rsidRPr="00D74B0F">
                <w:t>3</w:t>
              </w:r>
            </w:ins>
          </w:p>
          <w:p w:rsidR="00B87017" w:rsidRPr="00D74B0F" w:rsidRDefault="00B87017">
            <w:pPr>
              <w:keepNext/>
              <w:keepLines/>
              <w:widowControl w:val="0"/>
              <w:autoSpaceDE w:val="0"/>
              <w:autoSpaceDN w:val="0"/>
              <w:adjustRightInd w:val="0"/>
            </w:pPr>
            <w:r w:rsidRPr="00D74B0F">
              <w:t xml:space="preserve">D) Curve </w:t>
            </w:r>
            <w:ins w:id="321" w:author="Carrie Shepler" w:date="2012-04-10T22:28:00Z">
              <w:r w:rsidRPr="00D74B0F">
                <w:t>4</w:t>
              </w:r>
            </w:ins>
          </w:p>
          <w:p w:rsidR="00B87017" w:rsidRPr="00D74B0F" w:rsidRDefault="00B87017" w:rsidP="00B87017">
            <w:pPr>
              <w:keepNext/>
              <w:keepLines/>
              <w:widowControl w:val="0"/>
              <w:autoSpaceDE w:val="0"/>
              <w:autoSpaceDN w:val="0"/>
              <w:adjustRightInd w:val="0"/>
            </w:pPr>
            <w:r w:rsidRPr="00D74B0F">
              <w:t xml:space="preserve">E) </w:t>
            </w:r>
            <w:ins w:id="322" w:author="Carrie Shepler" w:date="2012-04-10T22:28:00Z">
              <w:r w:rsidRPr="00D74B0F">
                <w:t>None of the curves can represent O</w:t>
              </w:r>
              <w:r w:rsidRPr="00D74B0F">
                <w:rPr>
                  <w:vertAlign w:val="subscript"/>
                </w:rPr>
                <w:t>2</w:t>
              </w:r>
            </w:ins>
          </w:p>
        </w:tc>
      </w:tr>
    </w:tbl>
    <w:p w:rsidR="00B87017" w:rsidRPr="00D74B0F" w:rsidRDefault="00B87017" w:rsidP="00B87017"/>
    <w:p w:rsidR="00B87017" w:rsidRPr="00D74B0F" w:rsidRDefault="00B87017" w:rsidP="00B87017">
      <w:r w:rsidRPr="00D74B0F">
        <w:t>25.  To what temperature must a sample of O</w:t>
      </w:r>
      <w:r w:rsidRPr="00D74B0F">
        <w:rPr>
          <w:vertAlign w:val="subscript"/>
        </w:rPr>
        <w:t>2</w:t>
      </w:r>
      <w:r w:rsidRPr="00D74B0F">
        <w:t xml:space="preserve"> gas be heated to have the same root mean square speed as a sample of H</w:t>
      </w:r>
      <w:r w:rsidRPr="00D74B0F">
        <w:rPr>
          <w:vertAlign w:val="subscript"/>
        </w:rPr>
        <w:t>2</w:t>
      </w:r>
      <w:r w:rsidRPr="00D74B0F">
        <w:t xml:space="preserve"> gas at 385 K?</w:t>
      </w:r>
    </w:p>
    <w:p w:rsidR="00B87017" w:rsidRPr="00D74B0F" w:rsidRDefault="00B87017" w:rsidP="00B87017"/>
    <w:p w:rsidR="00B87017" w:rsidRPr="00D74B0F" w:rsidRDefault="00B87017" w:rsidP="00B87017">
      <w:r w:rsidRPr="00D74B0F">
        <w:tab/>
        <w:t>A)</w:t>
      </w:r>
      <w:ins w:id="323" w:author="Cianán Russell" w:date="2012-03-29T14:31:00Z">
        <w:r w:rsidRPr="00D74B0F">
          <w:t xml:space="preserve"> 6</w:t>
        </w:r>
      </w:ins>
      <w:r w:rsidR="009561D6" w:rsidRPr="00D74B0F">
        <w:t>.</w:t>
      </w:r>
      <w:ins w:id="324" w:author="Cianán Russell" w:date="2012-03-29T14:31:00Z">
        <w:r w:rsidRPr="00D74B0F">
          <w:t>1</w:t>
        </w:r>
      </w:ins>
      <w:r w:rsidR="009561D6" w:rsidRPr="00D74B0F">
        <w:t>0x10</w:t>
      </w:r>
      <w:r w:rsidR="009561D6" w:rsidRPr="00D74B0F">
        <w:rPr>
          <w:vertAlign w:val="superscript"/>
        </w:rPr>
        <w:t>3</w:t>
      </w:r>
      <w:ins w:id="325" w:author="Cianán Russell" w:date="2012-03-29T14:31:00Z">
        <w:r w:rsidRPr="00D74B0F">
          <w:t xml:space="preserve"> K</w:t>
        </w:r>
      </w:ins>
    </w:p>
    <w:p w:rsidR="00B87017" w:rsidRPr="00D74B0F" w:rsidRDefault="00B87017" w:rsidP="00B87017">
      <w:r w:rsidRPr="00D74B0F">
        <w:tab/>
        <w:t>B)</w:t>
      </w:r>
      <w:ins w:id="326" w:author="Cianán Russell" w:date="2012-03-29T14:34:00Z">
        <w:r w:rsidRPr="00D74B0F">
          <w:t xml:space="preserve"> 24.1 K</w:t>
        </w:r>
      </w:ins>
    </w:p>
    <w:p w:rsidR="00B87017" w:rsidRPr="00D74B0F" w:rsidRDefault="00B87017" w:rsidP="00B87017">
      <w:r w:rsidRPr="00D74B0F">
        <w:tab/>
        <w:t>C)</w:t>
      </w:r>
      <w:ins w:id="327" w:author="Cianán Russell" w:date="2012-03-29T14:32:00Z">
        <w:r w:rsidRPr="00D74B0F">
          <w:t xml:space="preserve"> 12300 K</w:t>
        </w:r>
      </w:ins>
    </w:p>
    <w:p w:rsidR="00B87017" w:rsidRPr="00D74B0F" w:rsidRDefault="00B87017" w:rsidP="00B87017">
      <w:r w:rsidRPr="00D74B0F">
        <w:tab/>
        <w:t>D)</w:t>
      </w:r>
      <w:ins w:id="328" w:author="Cianán Russell" w:date="2012-03-29T14:34:00Z">
        <w:r w:rsidRPr="00D74B0F">
          <w:t xml:space="preserve"> </w:t>
        </w:r>
      </w:ins>
      <w:ins w:id="329" w:author="Cianán Russell" w:date="2012-03-29T14:35:00Z">
        <w:r w:rsidRPr="00D74B0F">
          <w:t>12.0 K</w:t>
        </w:r>
      </w:ins>
    </w:p>
    <w:p w:rsidR="00B87017" w:rsidRPr="00D74B0F" w:rsidRDefault="00B87017" w:rsidP="003C5A80">
      <w:r w:rsidRPr="00D74B0F">
        <w:tab/>
        <w:t>E)</w:t>
      </w:r>
      <w:ins w:id="330" w:author="Cianán Russell" w:date="2012-03-29T14:34:00Z">
        <w:r w:rsidRPr="00D74B0F">
          <w:t xml:space="preserve"> Not enough information.</w:t>
        </w:r>
      </w:ins>
    </w:p>
    <w:p w:rsidR="003E629C" w:rsidRPr="00D74B0F" w:rsidRDefault="003E629C" w:rsidP="003C5A80"/>
    <w:p w:rsidR="00EC2346" w:rsidRPr="00D74B0F" w:rsidRDefault="00EC2346" w:rsidP="003C5A80">
      <w:r w:rsidRPr="00D74B0F">
        <w:rPr>
          <w:b/>
          <w:u w:val="single"/>
        </w:rPr>
        <w:t>Chapter 5</w:t>
      </w: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771472" w:rsidP="00EC2346">
            <w:pPr>
              <w:keepNext/>
              <w:keepLines/>
              <w:widowControl w:val="0"/>
              <w:autoSpaceDE w:val="0"/>
              <w:autoSpaceDN w:val="0"/>
              <w:adjustRightInd w:val="0"/>
              <w:jc w:val="right"/>
            </w:pPr>
            <w:r w:rsidRPr="00D74B0F">
              <w:t>1</w:t>
            </w:r>
            <w:r w:rsidR="00EC2346" w:rsidRPr="00D74B0F">
              <w:t>.</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 xml:space="preserve">Which of the following can form intermolecular hydrogen bonds (with other molecules of itself)? </w:t>
            </w:r>
          </w:p>
          <w:p w:rsidR="00EC2346" w:rsidRPr="00D74B0F" w:rsidRDefault="00EC2346" w:rsidP="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rsidP="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A)NH</w:t>
            </w:r>
            <w:r w:rsidRPr="00D74B0F">
              <w:rPr>
                <w:vertAlign w:val="subscript"/>
              </w:rPr>
              <w:t>2</w:t>
            </w:r>
            <w:r w:rsidRPr="00D74B0F">
              <w:t>CH</w:t>
            </w:r>
            <w:r w:rsidRPr="00D74B0F">
              <w:rPr>
                <w:vertAlign w:val="subscript"/>
              </w:rPr>
              <w:t>2</w:t>
            </w:r>
            <w:r w:rsidRPr="00D74B0F">
              <w:t xml:space="preserve">COOH    </w:t>
            </w:r>
          </w:p>
          <w:p w:rsidR="00EC2346" w:rsidRPr="00D74B0F" w:rsidRDefault="00EC2346" w:rsidP="00EC2346">
            <w:pPr>
              <w:keepNext/>
              <w:keepLines/>
              <w:widowControl w:val="0"/>
              <w:autoSpaceDE w:val="0"/>
              <w:autoSpaceDN w:val="0"/>
              <w:adjustRightInd w:val="0"/>
            </w:pPr>
            <w:r w:rsidRPr="00D74B0F">
              <w:t>B) SiH</w:t>
            </w:r>
            <w:r w:rsidRPr="00D74B0F">
              <w:rPr>
                <w:vertAlign w:val="subscript"/>
              </w:rPr>
              <w:t>4</w:t>
            </w:r>
            <w:r w:rsidRPr="00D74B0F">
              <w:t xml:space="preserve">     </w:t>
            </w:r>
          </w:p>
          <w:p w:rsidR="00EC2346" w:rsidRPr="00D74B0F" w:rsidRDefault="00EC2346" w:rsidP="00EC2346">
            <w:pPr>
              <w:keepNext/>
              <w:keepLines/>
              <w:widowControl w:val="0"/>
              <w:autoSpaceDE w:val="0"/>
              <w:autoSpaceDN w:val="0"/>
              <w:adjustRightInd w:val="0"/>
            </w:pPr>
            <w:r w:rsidRPr="00D74B0F">
              <w:t>C) CH</w:t>
            </w:r>
            <w:r w:rsidRPr="00D74B0F">
              <w:rPr>
                <w:vertAlign w:val="subscript"/>
              </w:rPr>
              <w:t>3</w:t>
            </w:r>
            <w:r w:rsidRPr="00D74B0F">
              <w:t>COCH</w:t>
            </w:r>
            <w:r w:rsidRPr="00D74B0F">
              <w:rPr>
                <w:vertAlign w:val="subscript"/>
              </w:rPr>
              <w:t>3</w:t>
            </w:r>
            <w:r w:rsidRPr="00D74B0F">
              <w:t xml:space="preserve">    </w:t>
            </w:r>
          </w:p>
          <w:p w:rsidR="00EC2346" w:rsidRPr="00D74B0F" w:rsidRDefault="00EC2346" w:rsidP="00EC2346">
            <w:pPr>
              <w:keepNext/>
              <w:keepLines/>
              <w:widowControl w:val="0"/>
              <w:autoSpaceDE w:val="0"/>
              <w:autoSpaceDN w:val="0"/>
              <w:adjustRightInd w:val="0"/>
            </w:pPr>
            <w:r w:rsidRPr="00D74B0F">
              <w:t>D) CH</w:t>
            </w:r>
            <w:r w:rsidRPr="00D74B0F">
              <w:rPr>
                <w:vertAlign w:val="subscript"/>
              </w:rPr>
              <w:t>2</w:t>
            </w:r>
            <w:r w:rsidRPr="00D74B0F">
              <w:t>F</w:t>
            </w:r>
            <w:r w:rsidRPr="00D74B0F">
              <w:rPr>
                <w:vertAlign w:val="subscript"/>
              </w:rPr>
              <w:t>2</w:t>
            </w:r>
            <w:r w:rsidRPr="00D74B0F">
              <w:t xml:space="preserve"> </w:t>
            </w:r>
          </w:p>
          <w:p w:rsidR="00EC2346" w:rsidRPr="00D74B0F" w:rsidRDefault="00EC2346" w:rsidP="00EC2346">
            <w:pPr>
              <w:keepNext/>
              <w:keepLines/>
              <w:widowControl w:val="0"/>
              <w:autoSpaceDE w:val="0"/>
              <w:autoSpaceDN w:val="0"/>
              <w:adjustRightInd w:val="0"/>
            </w:pPr>
            <w:r w:rsidRPr="00D74B0F">
              <w:t>E) CH</w:t>
            </w:r>
            <w:r w:rsidRPr="00D74B0F">
              <w:rPr>
                <w:vertAlign w:val="subscript"/>
              </w:rPr>
              <w:t>3</w:t>
            </w:r>
            <w:r w:rsidRPr="00D74B0F">
              <w:t>Cl</w:t>
            </w:r>
          </w:p>
        </w:tc>
      </w:tr>
    </w:tbl>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pPr>
            <w:r w:rsidRPr="00D74B0F">
              <w:t>2</w:t>
            </w:r>
            <w:r w:rsidR="00EC2346" w:rsidRPr="00D74B0F">
              <w:t>.</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 xml:space="preserve">Which of the following has the </w:t>
            </w:r>
            <w:r w:rsidRPr="00D74B0F">
              <w:rPr>
                <w:i/>
              </w:rPr>
              <w:t>second lowest</w:t>
            </w:r>
            <w:r w:rsidRPr="00D74B0F">
              <w:t xml:space="preserve"> boiling point? </w:t>
            </w:r>
          </w:p>
          <w:p w:rsidR="00EC2346" w:rsidRPr="00D74B0F" w:rsidRDefault="00EC2346" w:rsidP="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A) HF     </w:t>
            </w:r>
          </w:p>
          <w:p w:rsidR="00EC2346" w:rsidRPr="00D74B0F" w:rsidRDefault="00EC2346">
            <w:pPr>
              <w:keepNext/>
              <w:keepLines/>
              <w:widowControl w:val="0"/>
              <w:autoSpaceDE w:val="0"/>
              <w:autoSpaceDN w:val="0"/>
              <w:adjustRightInd w:val="0"/>
            </w:pPr>
            <w:r w:rsidRPr="00D74B0F">
              <w:t>B) GeH</w:t>
            </w:r>
            <w:r w:rsidRPr="00D74B0F">
              <w:rPr>
                <w:vertAlign w:val="subscript"/>
              </w:rPr>
              <w:t xml:space="preserve">4 </w:t>
            </w:r>
            <w:r w:rsidRPr="00D74B0F">
              <w:t xml:space="preserve">    </w:t>
            </w:r>
          </w:p>
          <w:p w:rsidR="00EC2346" w:rsidRPr="00D74B0F" w:rsidRDefault="00EC2346">
            <w:pPr>
              <w:keepNext/>
              <w:keepLines/>
              <w:widowControl w:val="0"/>
              <w:autoSpaceDE w:val="0"/>
              <w:autoSpaceDN w:val="0"/>
              <w:adjustRightInd w:val="0"/>
            </w:pPr>
            <w:r w:rsidRPr="00D74B0F">
              <w:t>C) SiH</w:t>
            </w:r>
            <w:r w:rsidRPr="00D74B0F">
              <w:rPr>
                <w:vertAlign w:val="subscript"/>
              </w:rPr>
              <w:t xml:space="preserve">4 </w:t>
            </w:r>
            <w:r w:rsidRPr="00D74B0F">
              <w:t xml:space="preserve">    </w:t>
            </w:r>
          </w:p>
          <w:p w:rsidR="00EC2346" w:rsidRPr="00D74B0F" w:rsidRDefault="00EC2346">
            <w:pPr>
              <w:keepNext/>
              <w:keepLines/>
              <w:widowControl w:val="0"/>
              <w:autoSpaceDE w:val="0"/>
              <w:autoSpaceDN w:val="0"/>
              <w:adjustRightInd w:val="0"/>
            </w:pPr>
            <w:r w:rsidRPr="00D74B0F">
              <w:t>D) PH</w:t>
            </w:r>
            <w:r w:rsidRPr="00D74B0F">
              <w:rPr>
                <w:vertAlign w:val="subscript"/>
              </w:rPr>
              <w:t xml:space="preserve">3 </w:t>
            </w:r>
            <w:r w:rsidRPr="00D74B0F">
              <w:t xml:space="preserve">    </w:t>
            </w:r>
          </w:p>
          <w:p w:rsidR="00EC2346" w:rsidRPr="00D74B0F" w:rsidRDefault="00EC2346">
            <w:pPr>
              <w:keepNext/>
              <w:keepLines/>
              <w:widowControl w:val="0"/>
              <w:autoSpaceDE w:val="0"/>
              <w:autoSpaceDN w:val="0"/>
              <w:adjustRightInd w:val="0"/>
            </w:pPr>
            <w:r w:rsidRPr="00D74B0F">
              <w:t>E) H</w:t>
            </w:r>
            <w:r w:rsidRPr="00D74B0F">
              <w:rPr>
                <w:vertAlign w:val="subscript"/>
              </w:rPr>
              <w:t>2</w:t>
            </w:r>
            <w:r w:rsidRPr="00D74B0F">
              <w:t xml:space="preserve">Se </w:t>
            </w:r>
          </w:p>
        </w:tc>
      </w:tr>
    </w:tbl>
    <w:p w:rsidR="00EC2346" w:rsidRPr="00D74B0F" w:rsidRDefault="00EC2346" w:rsidP="00EC2346">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rPr>
                <w:sz w:val="20"/>
                <w:szCs w:val="20"/>
              </w:rPr>
            </w:pPr>
            <w:r w:rsidRPr="00D74B0F">
              <w:rPr>
                <w:sz w:val="20"/>
                <w:szCs w:val="20"/>
              </w:rPr>
              <w:t>3</w:t>
            </w:r>
            <w:r w:rsidR="00EC2346" w:rsidRPr="00D74B0F">
              <w:rPr>
                <w:sz w:val="20"/>
                <w:szCs w:val="20"/>
              </w:rPr>
              <w:t>.</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Which property explains why water beads on the hood of your car after a rainstorm?</w:t>
            </w:r>
          </w:p>
          <w:p w:rsidR="00EC2346" w:rsidRPr="00D74B0F" w:rsidRDefault="00EC2346" w:rsidP="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A) capillary action</w:t>
            </w:r>
          </w:p>
          <w:p w:rsidR="00EC2346" w:rsidRPr="00D74B0F" w:rsidRDefault="00EC2346" w:rsidP="00EC2346">
            <w:pPr>
              <w:keepNext/>
              <w:keepLines/>
              <w:widowControl w:val="0"/>
              <w:autoSpaceDE w:val="0"/>
              <w:autoSpaceDN w:val="0"/>
              <w:adjustRightInd w:val="0"/>
            </w:pPr>
            <w:r w:rsidRPr="00D74B0F">
              <w:t>B) surface tension</w:t>
            </w:r>
          </w:p>
          <w:p w:rsidR="00EC2346" w:rsidRPr="00D74B0F" w:rsidRDefault="00EC2346" w:rsidP="00EC2346">
            <w:pPr>
              <w:keepNext/>
              <w:keepLines/>
              <w:widowControl w:val="0"/>
              <w:autoSpaceDE w:val="0"/>
              <w:autoSpaceDN w:val="0"/>
              <w:adjustRightInd w:val="0"/>
            </w:pPr>
            <w:r w:rsidRPr="00D74B0F">
              <w:t>C) viscosity</w:t>
            </w:r>
          </w:p>
          <w:p w:rsidR="00EC2346" w:rsidRPr="00D74B0F" w:rsidRDefault="00EC2346" w:rsidP="00EC2346">
            <w:pPr>
              <w:keepNext/>
              <w:keepLines/>
              <w:widowControl w:val="0"/>
              <w:autoSpaceDE w:val="0"/>
              <w:autoSpaceDN w:val="0"/>
              <w:adjustRightInd w:val="0"/>
            </w:pPr>
            <w:r w:rsidRPr="00D74B0F">
              <w:t>D) intramolecular attractions</w:t>
            </w:r>
          </w:p>
          <w:p w:rsidR="00EC2346" w:rsidRPr="00D74B0F" w:rsidRDefault="00EC2346" w:rsidP="00EC2346">
            <w:pPr>
              <w:keepNext/>
              <w:keepLines/>
              <w:widowControl w:val="0"/>
              <w:autoSpaceDE w:val="0"/>
              <w:autoSpaceDN w:val="0"/>
              <w:adjustRightInd w:val="0"/>
            </w:pPr>
            <w:r w:rsidRPr="00D74B0F">
              <w:t>E) All of the above.</w:t>
            </w:r>
          </w:p>
        </w:tc>
      </w:tr>
    </w:tbl>
    <w:p w:rsidR="00EC2346" w:rsidRPr="00D74B0F" w:rsidRDefault="00EC2346" w:rsidP="00EC2346">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pPr>
            <w:r w:rsidRPr="00D74B0F">
              <w:t>4</w:t>
            </w:r>
            <w:r w:rsidR="00EC2346" w:rsidRPr="00D74B0F">
              <w:t>.</w:t>
            </w: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Which of the following cations is likely to be </w:t>
            </w:r>
            <w:r w:rsidRPr="00D74B0F">
              <w:rPr>
                <w:i/>
              </w:rPr>
              <w:t>most strongly</w:t>
            </w:r>
            <w:r w:rsidRPr="00D74B0F">
              <w:t xml:space="preserve"> hydrated in compounds? </w:t>
            </w:r>
          </w:p>
          <w:p w:rsidR="00EC2346" w:rsidRPr="00D74B0F" w:rsidRDefault="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Rb</w:t>
            </w:r>
            <w:r w:rsidRPr="00D74B0F">
              <w:rPr>
                <w:vertAlign w:val="superscript"/>
              </w:rPr>
              <w:t xml:space="preserve">+ </w:t>
            </w:r>
            <w:r w:rsidRPr="00D74B0F">
              <w:t xml:space="preserve">    </w:t>
            </w:r>
          </w:p>
          <w:p w:rsidR="00EC2346" w:rsidRPr="00D74B0F" w:rsidRDefault="00EC2346">
            <w:pPr>
              <w:keepNext/>
              <w:keepLines/>
              <w:widowControl w:val="0"/>
              <w:autoSpaceDE w:val="0"/>
              <w:autoSpaceDN w:val="0"/>
              <w:adjustRightInd w:val="0"/>
            </w:pPr>
            <w:r w:rsidRPr="00D74B0F">
              <w:t>B)  Li</w:t>
            </w:r>
            <w:r w:rsidRPr="00D74B0F">
              <w:rPr>
                <w:vertAlign w:val="superscript"/>
              </w:rPr>
              <w:t xml:space="preserve">+ </w:t>
            </w:r>
            <w:r w:rsidRPr="00D74B0F">
              <w:t xml:space="preserve">    </w:t>
            </w:r>
          </w:p>
          <w:p w:rsidR="00EC2346" w:rsidRPr="00D74B0F" w:rsidRDefault="00EC2346">
            <w:pPr>
              <w:keepNext/>
              <w:keepLines/>
              <w:widowControl w:val="0"/>
              <w:autoSpaceDE w:val="0"/>
              <w:autoSpaceDN w:val="0"/>
              <w:adjustRightInd w:val="0"/>
            </w:pPr>
            <w:r w:rsidRPr="00D74B0F">
              <w:t>C)  K</w:t>
            </w:r>
            <w:r w:rsidRPr="00D74B0F">
              <w:rPr>
                <w:vertAlign w:val="superscript"/>
              </w:rPr>
              <w:t xml:space="preserve">+ </w:t>
            </w:r>
            <w:r w:rsidRPr="00D74B0F">
              <w:t xml:space="preserve">    </w:t>
            </w:r>
          </w:p>
          <w:p w:rsidR="00EC2346" w:rsidRPr="00D74B0F" w:rsidRDefault="00EC2346">
            <w:pPr>
              <w:keepNext/>
              <w:keepLines/>
              <w:widowControl w:val="0"/>
              <w:autoSpaceDE w:val="0"/>
              <w:autoSpaceDN w:val="0"/>
              <w:adjustRightInd w:val="0"/>
            </w:pPr>
            <w:r w:rsidRPr="00D74B0F">
              <w:t>D)  Cs</w:t>
            </w:r>
            <w:r w:rsidRPr="00D74B0F">
              <w:rPr>
                <w:vertAlign w:val="superscript"/>
              </w:rPr>
              <w:t xml:space="preserve">+ </w:t>
            </w:r>
            <w:r w:rsidRPr="00D74B0F">
              <w:t xml:space="preserve">   </w:t>
            </w:r>
          </w:p>
          <w:p w:rsidR="00EC2346" w:rsidRPr="00D74B0F" w:rsidRDefault="00EC2346">
            <w:pPr>
              <w:keepNext/>
              <w:keepLines/>
              <w:widowControl w:val="0"/>
              <w:autoSpaceDE w:val="0"/>
              <w:autoSpaceDN w:val="0"/>
              <w:adjustRightInd w:val="0"/>
            </w:pPr>
            <w:r w:rsidRPr="00D74B0F">
              <w:t>E)  NH</w:t>
            </w:r>
            <w:r w:rsidRPr="00D74B0F">
              <w:rPr>
                <w:vertAlign w:val="subscript"/>
              </w:rPr>
              <w:t>4</w:t>
            </w:r>
            <w:r w:rsidRPr="00D74B0F">
              <w:rPr>
                <w:vertAlign w:val="superscript"/>
              </w:rPr>
              <w:t>+</w:t>
            </w:r>
            <w:r w:rsidRPr="00D74B0F">
              <w:t xml:space="preserve"> </w:t>
            </w:r>
          </w:p>
        </w:tc>
      </w:tr>
    </w:tbl>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rPr>
                <w:sz w:val="20"/>
                <w:szCs w:val="20"/>
              </w:rPr>
            </w:pPr>
            <w:r w:rsidRPr="00D74B0F">
              <w:t>5</w:t>
            </w:r>
            <w:r w:rsidR="00EC2346" w:rsidRPr="00D74B0F">
              <w:t>.</w:t>
            </w: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Which statement </w:t>
            </w:r>
            <w:r w:rsidRPr="00D74B0F">
              <w:rPr>
                <w:i/>
              </w:rPr>
              <w:t xml:space="preserve">best </w:t>
            </w:r>
            <w:r w:rsidRPr="00D74B0F">
              <w:t>explains why neopentane has a lower boiling point than n-pentane?</w:t>
            </w:r>
          </w:p>
          <w:p w:rsidR="00EC2346" w:rsidRPr="00D74B0F" w:rsidRDefault="00EC2346">
            <w:pPr>
              <w:keepNext/>
              <w:keepLines/>
              <w:widowControl w:val="0"/>
              <w:autoSpaceDE w:val="0"/>
              <w:autoSpaceDN w:val="0"/>
              <w:adjustRightInd w:val="0"/>
            </w:pPr>
          </w:p>
          <w:p w:rsidR="00EC2346" w:rsidRPr="00D74B0F" w:rsidRDefault="00EC2346">
            <w:pPr>
              <w:keepNext/>
              <w:keepLines/>
              <w:widowControl w:val="0"/>
              <w:autoSpaceDE w:val="0"/>
              <w:autoSpaceDN w:val="0"/>
              <w:adjustRightInd w:val="0"/>
              <w:rPr>
                <w:noProof/>
              </w:rPr>
            </w:pPr>
            <w:r w:rsidRPr="00D74B0F">
              <w:rPr>
                <w:noProof/>
              </w:rPr>
              <w:drawing>
                <wp:inline distT="0" distB="0" distL="0" distR="0">
                  <wp:extent cx="1879600" cy="1879600"/>
                  <wp:effectExtent l="2540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1879600" cy="1879600"/>
                          </a:xfrm>
                          <a:prstGeom prst="rect">
                            <a:avLst/>
                          </a:prstGeom>
                          <a:noFill/>
                          <a:ln w="9525">
                            <a:noFill/>
                            <a:miter lim="800000"/>
                            <a:headEnd/>
                            <a:tailEnd/>
                          </a:ln>
                        </pic:spPr>
                      </pic:pic>
                    </a:graphicData>
                  </a:graphic>
                </wp:inline>
              </w:drawing>
            </w:r>
            <w:r w:rsidRPr="00D74B0F">
              <w:rPr>
                <w:noProof/>
              </w:rPr>
              <w:t xml:space="preserve">       </w:t>
            </w:r>
            <w:r w:rsidRPr="00D74B0F">
              <w:rPr>
                <w:noProof/>
              </w:rPr>
              <w:drawing>
                <wp:inline distT="0" distB="0" distL="0" distR="0">
                  <wp:extent cx="2565400" cy="1103837"/>
                  <wp:effectExtent l="2540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565400" cy="1103837"/>
                          </a:xfrm>
                          <a:prstGeom prst="rect">
                            <a:avLst/>
                          </a:prstGeom>
                          <a:noFill/>
                          <a:ln w="9525">
                            <a:noFill/>
                            <a:miter lim="800000"/>
                            <a:headEnd/>
                            <a:tailEnd/>
                          </a:ln>
                        </pic:spPr>
                      </pic:pic>
                    </a:graphicData>
                  </a:graphic>
                </wp:inline>
              </w:drawing>
            </w:r>
          </w:p>
          <w:p w:rsidR="00EC2346" w:rsidRPr="00D74B0F" w:rsidRDefault="00EC2346">
            <w:pPr>
              <w:keepNext/>
              <w:keepLines/>
              <w:widowControl w:val="0"/>
              <w:autoSpaceDE w:val="0"/>
              <w:autoSpaceDN w:val="0"/>
              <w:adjustRightInd w:val="0"/>
              <w:rPr>
                <w:b/>
                <w:noProof/>
              </w:rPr>
            </w:pPr>
            <w:r w:rsidRPr="00D74B0F">
              <w:rPr>
                <w:noProof/>
              </w:rPr>
              <w:t xml:space="preserve">               </w:t>
            </w:r>
            <w:r w:rsidRPr="00D74B0F">
              <w:rPr>
                <w:b/>
                <w:noProof/>
              </w:rPr>
              <w:t>neopentane                                            n-pentane</w:t>
            </w:r>
          </w:p>
          <w:p w:rsidR="00EC2346" w:rsidRPr="00D74B0F" w:rsidRDefault="00EC2346">
            <w:pPr>
              <w:keepNext/>
              <w:keepLines/>
              <w:widowControl w:val="0"/>
              <w:autoSpaceDE w:val="0"/>
              <w:autoSpaceDN w:val="0"/>
              <w:adjustRightInd w:val="0"/>
              <w:rPr>
                <w:b/>
                <w:noProof/>
              </w:rPr>
            </w:pPr>
          </w:p>
          <w:p w:rsidR="00EC2346" w:rsidRPr="00D74B0F" w:rsidRDefault="00EC2346">
            <w:pPr>
              <w:keepNext/>
              <w:keepLines/>
              <w:widowControl w:val="0"/>
              <w:autoSpaceDE w:val="0"/>
              <w:autoSpaceDN w:val="0"/>
              <w:adjustRightInd w:val="0"/>
              <w:rPr>
                <w:noProof/>
              </w:rPr>
            </w:pPr>
          </w:p>
          <w:p w:rsidR="00EC2346" w:rsidRPr="00D74B0F" w:rsidRDefault="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A) Neopentane's primary intermolecular force is London interactions (London   </w:t>
            </w:r>
          </w:p>
          <w:p w:rsidR="00EC2346" w:rsidRPr="00D74B0F" w:rsidRDefault="00EC2346">
            <w:pPr>
              <w:keepNext/>
              <w:keepLines/>
              <w:widowControl w:val="0"/>
              <w:autoSpaceDE w:val="0"/>
              <w:autoSpaceDN w:val="0"/>
              <w:adjustRightInd w:val="0"/>
            </w:pPr>
            <w:r w:rsidRPr="00D74B0F">
              <w:t xml:space="preserve">     dispersion forces) while n-pentane's is dipole-dipole interactions.      </w:t>
            </w:r>
          </w:p>
          <w:p w:rsidR="00EC2346" w:rsidRPr="00D74B0F" w:rsidRDefault="00EC2346" w:rsidP="00EC2346">
            <w:pPr>
              <w:keepNext/>
              <w:keepLines/>
              <w:widowControl w:val="0"/>
              <w:autoSpaceDE w:val="0"/>
              <w:autoSpaceDN w:val="0"/>
              <w:adjustRightInd w:val="0"/>
            </w:pPr>
            <w:r w:rsidRPr="00D74B0F">
              <w:t xml:space="preserve">B) The shape of n-pentane results in more London interactions than occur in </w:t>
            </w:r>
          </w:p>
          <w:p w:rsidR="00EC2346" w:rsidRPr="00D74B0F" w:rsidRDefault="00EC2346" w:rsidP="00EC2346">
            <w:pPr>
              <w:keepNext/>
              <w:keepLines/>
              <w:widowControl w:val="0"/>
              <w:autoSpaceDE w:val="0"/>
              <w:autoSpaceDN w:val="0"/>
              <w:adjustRightInd w:val="0"/>
            </w:pPr>
            <w:r w:rsidRPr="00D74B0F">
              <w:t xml:space="preserve">     neopentane. </w:t>
            </w:r>
          </w:p>
          <w:p w:rsidR="00EC2346" w:rsidRPr="00D74B0F" w:rsidRDefault="00EC2346" w:rsidP="00EC2346">
            <w:pPr>
              <w:keepNext/>
              <w:keepLines/>
              <w:widowControl w:val="0"/>
              <w:autoSpaceDE w:val="0"/>
              <w:autoSpaceDN w:val="0"/>
              <w:adjustRightInd w:val="0"/>
            </w:pPr>
            <w:r w:rsidRPr="00D74B0F">
              <w:t xml:space="preserve">C) n-pentane has greater molar mass than neopentane.  </w:t>
            </w:r>
          </w:p>
          <w:p w:rsidR="00EC2346" w:rsidRPr="00D74B0F" w:rsidRDefault="00EC2346" w:rsidP="00EC2346">
            <w:pPr>
              <w:keepNext/>
              <w:keepLines/>
              <w:widowControl w:val="0"/>
              <w:autoSpaceDE w:val="0"/>
              <w:autoSpaceDN w:val="0"/>
              <w:adjustRightInd w:val="0"/>
            </w:pPr>
            <w:r w:rsidRPr="00D74B0F">
              <w:t>D) They have the same molar mass.</w:t>
            </w:r>
          </w:p>
          <w:p w:rsidR="00EC2346" w:rsidRPr="00D74B0F" w:rsidRDefault="00EC2346" w:rsidP="00EC2346">
            <w:pPr>
              <w:keepNext/>
              <w:keepLines/>
              <w:widowControl w:val="0"/>
              <w:autoSpaceDE w:val="0"/>
              <w:autoSpaceDN w:val="0"/>
              <w:adjustRightInd w:val="0"/>
            </w:pPr>
            <w:r w:rsidRPr="00D74B0F">
              <w:t>E)  Neopentane is less viscose than n-pentane.</w:t>
            </w:r>
          </w:p>
        </w:tc>
      </w:tr>
    </w:tbl>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4320"/>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pPr>
            <w:r w:rsidRPr="00D74B0F">
              <w:t>6</w:t>
            </w:r>
            <w:r w:rsidR="00EC2346" w:rsidRPr="00D74B0F">
              <w:t>.</w:t>
            </w:r>
          </w:p>
        </w:tc>
        <w:tc>
          <w:tcPr>
            <w:tcW w:w="8640" w:type="dxa"/>
            <w:gridSpan w:val="3"/>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 xml:space="preserve">The atomic radius of magnesium is 160 pm. Estimate its density, given that the metal has a face centered cubic structure. </w:t>
            </w:r>
          </w:p>
          <w:p w:rsidR="00EC2346" w:rsidRPr="00D74B0F" w:rsidRDefault="00EC2346" w:rsidP="00EC2346">
            <w:pPr>
              <w:keepNext/>
              <w:keepLines/>
              <w:widowControl w:val="0"/>
              <w:autoSpaceDE w:val="0"/>
              <w:autoSpaceDN w:val="0"/>
              <w:adjustRightInd w:val="0"/>
            </w:pP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1.74 g</w:t>
            </w:r>
            <w:r w:rsidRPr="00D74B0F">
              <w:rPr>
                <w:rFonts w:ascii="Symbol" w:hAnsi="Symbol" w:cs="Symbol"/>
              </w:rPr>
              <w:t></w:t>
            </w:r>
            <w:r w:rsidRPr="00D74B0F">
              <w:t>cm</w:t>
            </w:r>
            <w:r w:rsidRPr="00D74B0F">
              <w:rPr>
                <w:rFonts w:ascii="Symbol" w:hAnsi="Symbol" w:cs="Symbol"/>
                <w:vertAlign w:val="superscript"/>
              </w:rPr>
              <w:t></w:t>
            </w:r>
            <w:r w:rsidRPr="00D74B0F">
              <w:rPr>
                <w:vertAlign w:val="superscript"/>
              </w:rPr>
              <w:t xml:space="preserve">3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B)</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0.435 g</w:t>
            </w:r>
            <w:r w:rsidRPr="00D74B0F">
              <w:rPr>
                <w:rFonts w:ascii="Symbol" w:hAnsi="Symbol" w:cs="Symbol"/>
              </w:rPr>
              <w:t></w:t>
            </w:r>
            <w:r w:rsidRPr="00D74B0F">
              <w:t>cm</w:t>
            </w:r>
            <w:r w:rsidRPr="00D74B0F">
              <w:rPr>
                <w:rFonts w:ascii="Symbol" w:hAnsi="Symbol" w:cs="Symbol"/>
                <w:vertAlign w:val="superscript"/>
              </w:rPr>
              <w:t></w:t>
            </w:r>
            <w:r w:rsidRPr="00D74B0F">
              <w:rPr>
                <w:vertAlign w:val="superscript"/>
              </w:rPr>
              <w:t xml:space="preserve">3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C)</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10.5 g</w:t>
            </w:r>
            <w:r w:rsidRPr="00D74B0F">
              <w:rPr>
                <w:rFonts w:ascii="Symbol" w:hAnsi="Symbol" w:cs="Symbol"/>
              </w:rPr>
              <w:t></w:t>
            </w:r>
            <w:r w:rsidRPr="00D74B0F">
              <w:t>cm</w:t>
            </w:r>
            <w:r w:rsidRPr="00D74B0F">
              <w:rPr>
                <w:rFonts w:ascii="Symbol" w:hAnsi="Symbol" w:cs="Symbol"/>
                <w:vertAlign w:val="superscript"/>
              </w:rPr>
              <w:t></w:t>
            </w:r>
            <w:r w:rsidRPr="00D74B0F">
              <w:rPr>
                <w:vertAlign w:val="superscript"/>
              </w:rPr>
              <w:t xml:space="preserve">3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D)</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4.45 g</w:t>
            </w:r>
            <w:r w:rsidRPr="00D74B0F">
              <w:rPr>
                <w:rFonts w:ascii="Symbol" w:hAnsi="Symbol" w:cs="Symbol"/>
              </w:rPr>
              <w:t></w:t>
            </w:r>
            <w:r w:rsidRPr="00D74B0F">
              <w:t>cm</w:t>
            </w:r>
            <w:r w:rsidRPr="00D74B0F">
              <w:rPr>
                <w:rFonts w:ascii="Symbol" w:hAnsi="Symbol" w:cs="Symbol"/>
                <w:vertAlign w:val="superscript"/>
              </w:rPr>
              <w:t></w:t>
            </w:r>
            <w:r w:rsidRPr="00D74B0F">
              <w:rPr>
                <w:vertAlign w:val="superscript"/>
              </w:rPr>
              <w:t xml:space="preserve">3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E)</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2.78 g</w:t>
            </w:r>
            <w:r w:rsidRPr="00D74B0F">
              <w:rPr>
                <w:rFonts w:ascii="Symbol" w:hAnsi="Symbol" w:cs="Symbol"/>
              </w:rPr>
              <w:t></w:t>
            </w:r>
            <w:r w:rsidRPr="00D74B0F">
              <w:t>cm</w:t>
            </w:r>
            <w:r w:rsidRPr="00D74B0F">
              <w:rPr>
                <w:rFonts w:ascii="Symbol" w:hAnsi="Symbol" w:cs="Symbol"/>
                <w:vertAlign w:val="superscript"/>
              </w:rPr>
              <w:t></w:t>
            </w:r>
            <w:r w:rsidRPr="00D74B0F">
              <w:rPr>
                <w:vertAlign w:val="superscript"/>
              </w:rPr>
              <w:t xml:space="preserve">3 </w:t>
            </w:r>
          </w:p>
        </w:tc>
      </w:tr>
    </w:tbl>
    <w:p w:rsidR="00EC2346" w:rsidRPr="00D74B0F" w:rsidRDefault="00EC2346" w:rsidP="00EC2346"/>
    <w:p w:rsidR="00EC2346" w:rsidRPr="00D74B0F" w:rsidRDefault="00EC2346" w:rsidP="00EC2346"/>
    <w:p w:rsidR="00EC2346" w:rsidRPr="00D74B0F" w:rsidRDefault="00EC2346" w:rsidP="00EC2346"/>
    <w:p w:rsidR="00EC2346" w:rsidRPr="00D74B0F" w:rsidRDefault="00EC2346" w:rsidP="00EC2346"/>
    <w:p w:rsidR="00EC2346" w:rsidRPr="00D74B0F" w:rsidRDefault="00EC2346" w:rsidP="00EC2346"/>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4320"/>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pPr>
            <w:r w:rsidRPr="00D74B0F">
              <w:t>7</w:t>
            </w:r>
            <w:r w:rsidR="00EC2346" w:rsidRPr="00D74B0F">
              <w:t>.</w:t>
            </w:r>
          </w:p>
        </w:tc>
        <w:tc>
          <w:tcPr>
            <w:tcW w:w="8640" w:type="dxa"/>
            <w:gridSpan w:val="3"/>
            <w:tcBorders>
              <w:top w:val="nil"/>
              <w:left w:val="nil"/>
              <w:bottom w:val="nil"/>
              <w:right w:val="nil"/>
            </w:tcBorders>
          </w:tcPr>
          <w:p w:rsidR="00EC2346" w:rsidRPr="00D74B0F" w:rsidRDefault="00EC2346">
            <w:pPr>
              <w:keepNext/>
              <w:keepLines/>
              <w:widowControl w:val="0"/>
              <w:autoSpaceDE w:val="0"/>
              <w:autoSpaceDN w:val="0"/>
              <w:adjustRightInd w:val="0"/>
            </w:pPr>
            <w:r w:rsidRPr="00D74B0F">
              <w:t>What is the coordination number for each atom in the structure below?</w:t>
            </w:r>
          </w:p>
          <w:p w:rsidR="00EC2346" w:rsidRPr="00D74B0F" w:rsidRDefault="00EC2346" w:rsidP="00EC2346">
            <w:pPr>
              <w:keepNext/>
              <w:keepLines/>
              <w:widowControl w:val="0"/>
              <w:autoSpaceDE w:val="0"/>
              <w:autoSpaceDN w:val="0"/>
              <w:adjustRightInd w:val="0"/>
              <w:jc w:val="center"/>
            </w:pPr>
            <w:r w:rsidRPr="00D74B0F">
              <w:rPr>
                <w:noProof/>
              </w:rPr>
              <w:drawing>
                <wp:inline distT="0" distB="0" distL="0" distR="0">
                  <wp:extent cx="2349500" cy="1759857"/>
                  <wp:effectExtent l="2540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349500" cy="1759857"/>
                          </a:xfrm>
                          <a:prstGeom prst="rect">
                            <a:avLst/>
                          </a:prstGeom>
                          <a:noFill/>
                          <a:ln w="9525">
                            <a:noFill/>
                            <a:miter lim="800000"/>
                            <a:headEnd/>
                            <a:tailEnd/>
                          </a:ln>
                        </pic:spPr>
                      </pic:pic>
                    </a:graphicData>
                  </a:graphic>
                </wp:inline>
              </w:drawing>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1</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B)</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3</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C)</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6</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D)</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7</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E)</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12</w:t>
            </w:r>
          </w:p>
        </w:tc>
      </w:tr>
    </w:tbl>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EC2346" w:rsidRPr="00D74B0F">
        <w:tc>
          <w:tcPr>
            <w:tcW w:w="720" w:type="dxa"/>
            <w:tcBorders>
              <w:top w:val="nil"/>
              <w:left w:val="nil"/>
              <w:bottom w:val="nil"/>
              <w:right w:val="nil"/>
            </w:tcBorders>
          </w:tcPr>
          <w:p w:rsidR="00EC2346" w:rsidRPr="00D74B0F" w:rsidRDefault="00771472">
            <w:pPr>
              <w:keepNext/>
              <w:keepLines/>
              <w:widowControl w:val="0"/>
              <w:autoSpaceDE w:val="0"/>
              <w:autoSpaceDN w:val="0"/>
              <w:adjustRightInd w:val="0"/>
              <w:jc w:val="right"/>
            </w:pPr>
            <w:r w:rsidRPr="00D74B0F">
              <w:t>8</w:t>
            </w:r>
            <w:r w:rsidR="00EC2346" w:rsidRPr="00D74B0F">
              <w:t>.</w:t>
            </w:r>
          </w:p>
        </w:tc>
        <w:tc>
          <w:tcPr>
            <w:tcW w:w="8640" w:type="dxa"/>
            <w:gridSpan w:val="2"/>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What are all the intermolecular forces that are responsible for the existence of ice? </w:t>
            </w:r>
          </w:p>
          <w:p w:rsidR="00EC2346" w:rsidRPr="00D74B0F" w:rsidRDefault="00EC2346">
            <w:pPr>
              <w:keepNext/>
              <w:keepLines/>
              <w:widowControl w:val="0"/>
              <w:autoSpaceDE w:val="0"/>
              <w:autoSpaceDN w:val="0"/>
              <w:adjustRightInd w:val="0"/>
            </w:pPr>
          </w:p>
        </w:tc>
      </w:tr>
      <w:tr w:rsidR="00EC2346" w:rsidRPr="00D74B0F">
        <w:trPr>
          <w:gridBefore w:val="1"/>
          <w:wBefore w:w="7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w:t>
            </w:r>
          </w:p>
        </w:tc>
        <w:tc>
          <w:tcPr>
            <w:tcW w:w="805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hydrogen bonding and London forces </w:t>
            </w:r>
          </w:p>
        </w:tc>
      </w:tr>
      <w:tr w:rsidR="00EC2346" w:rsidRPr="00D74B0F">
        <w:trPr>
          <w:gridBefore w:val="1"/>
          <w:wBefore w:w="7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B)</w:t>
            </w:r>
          </w:p>
        </w:tc>
        <w:tc>
          <w:tcPr>
            <w:tcW w:w="805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London forces </w:t>
            </w:r>
          </w:p>
        </w:tc>
      </w:tr>
      <w:tr w:rsidR="00EC2346" w:rsidRPr="00D74B0F">
        <w:trPr>
          <w:gridBefore w:val="1"/>
          <w:wBefore w:w="7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C)</w:t>
            </w:r>
          </w:p>
        </w:tc>
        <w:tc>
          <w:tcPr>
            <w:tcW w:w="805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dipole-dipole, London forces, and hydrogen bonding </w:t>
            </w:r>
          </w:p>
        </w:tc>
      </w:tr>
      <w:tr w:rsidR="00EC2346" w:rsidRPr="00D74B0F">
        <w:trPr>
          <w:gridBefore w:val="1"/>
          <w:wBefore w:w="7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D)</w:t>
            </w:r>
          </w:p>
        </w:tc>
        <w:tc>
          <w:tcPr>
            <w:tcW w:w="805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dipole-dipole and ion-ion </w:t>
            </w:r>
          </w:p>
        </w:tc>
      </w:tr>
      <w:tr w:rsidR="00EC2346" w:rsidRPr="00D74B0F">
        <w:trPr>
          <w:gridBefore w:val="1"/>
          <w:wBefore w:w="7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E)</w:t>
            </w:r>
          </w:p>
        </w:tc>
        <w:tc>
          <w:tcPr>
            <w:tcW w:w="805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hydrogen bonding and dipole-dipole </w:t>
            </w:r>
          </w:p>
        </w:tc>
      </w:tr>
    </w:tbl>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4320"/>
      </w:tblGrid>
      <w:tr w:rsidR="00EC2346" w:rsidRPr="00D74B0F">
        <w:tc>
          <w:tcPr>
            <w:tcW w:w="720" w:type="dxa"/>
            <w:tcBorders>
              <w:top w:val="nil"/>
              <w:left w:val="nil"/>
              <w:bottom w:val="nil"/>
              <w:right w:val="nil"/>
            </w:tcBorders>
          </w:tcPr>
          <w:p w:rsidR="00EC2346" w:rsidRPr="00D74B0F" w:rsidRDefault="00771472" w:rsidP="002E2AAF">
            <w:pPr>
              <w:keepNext/>
              <w:keepLines/>
              <w:widowControl w:val="0"/>
              <w:autoSpaceDE w:val="0"/>
              <w:autoSpaceDN w:val="0"/>
              <w:adjustRightInd w:val="0"/>
              <w:jc w:val="right"/>
            </w:pPr>
            <w:r w:rsidRPr="00D74B0F">
              <w:t>9</w:t>
            </w:r>
            <w:r w:rsidR="00EC2346" w:rsidRPr="00D74B0F">
              <w:t>.</w:t>
            </w:r>
          </w:p>
        </w:tc>
        <w:tc>
          <w:tcPr>
            <w:tcW w:w="8640" w:type="dxa"/>
            <w:gridSpan w:val="3"/>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The mass of a face-centered cubic unit cell is </w:t>
            </w:r>
          </w:p>
          <w:p w:rsidR="00EC2346" w:rsidRPr="00D74B0F" w:rsidRDefault="00EC2346">
            <w:pPr>
              <w:keepNext/>
              <w:keepLines/>
              <w:widowControl w:val="0"/>
              <w:autoSpaceDE w:val="0"/>
              <w:autoSpaceDN w:val="0"/>
              <w:adjustRightInd w:val="0"/>
            </w:pP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two times the mass of one atom.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B)</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five times the mass of one atom.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C)</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equal to the mass of one atom.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D)</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six times the mass of one atom. </w:t>
            </w:r>
          </w:p>
        </w:tc>
      </w:tr>
      <w:tr w:rsidR="00EC2346" w:rsidRPr="00D74B0F">
        <w:trPr>
          <w:gridBefore w:val="1"/>
          <w:gridAfter w:val="1"/>
          <w:wBefore w:w="720" w:type="dxa"/>
          <w:wAfter w:w="4320" w:type="dxa"/>
        </w:trPr>
        <w:tc>
          <w:tcPr>
            <w:tcW w:w="58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E)</w:t>
            </w:r>
          </w:p>
        </w:tc>
        <w:tc>
          <w:tcPr>
            <w:tcW w:w="3735"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four times the mass of one atom. </w:t>
            </w:r>
          </w:p>
        </w:tc>
      </w:tr>
    </w:tbl>
    <w:p w:rsidR="00EC2346" w:rsidRPr="00D74B0F" w:rsidRDefault="00EC2346" w:rsidP="00EC2346"/>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EC2346" w:rsidP="00771472">
            <w:pPr>
              <w:keepNext/>
              <w:keepLines/>
              <w:widowControl w:val="0"/>
              <w:autoSpaceDE w:val="0"/>
              <w:autoSpaceDN w:val="0"/>
              <w:adjustRightInd w:val="0"/>
              <w:jc w:val="right"/>
              <w:rPr>
                <w:sz w:val="20"/>
                <w:szCs w:val="20"/>
              </w:rPr>
            </w:pPr>
            <w:r w:rsidRPr="00D74B0F">
              <w:t>1</w:t>
            </w:r>
            <w:r w:rsidR="00771472" w:rsidRPr="00D74B0F">
              <w:t>0</w:t>
            </w:r>
            <w:r w:rsidRPr="00D74B0F">
              <w:t>.</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 xml:space="preserve">Select the </w:t>
            </w:r>
            <w:r w:rsidRPr="00D74B0F">
              <w:rPr>
                <w:i/>
              </w:rPr>
              <w:t xml:space="preserve">true </w:t>
            </w:r>
            <w:r w:rsidRPr="00D74B0F">
              <w:t>statement(s).</w:t>
            </w:r>
          </w:p>
          <w:p w:rsidR="00EC2346" w:rsidRPr="00D74B0F" w:rsidRDefault="00EC2346" w:rsidP="00EC2346">
            <w:pPr>
              <w:keepNext/>
              <w:keepLines/>
              <w:widowControl w:val="0"/>
              <w:autoSpaceDE w:val="0"/>
              <w:autoSpaceDN w:val="0"/>
              <w:adjustRightInd w:val="0"/>
            </w:pPr>
          </w:p>
          <w:p w:rsidR="00EC2346" w:rsidRPr="00D74B0F" w:rsidRDefault="00EC2346" w:rsidP="00EC2346">
            <w:pPr>
              <w:keepNext/>
              <w:keepLines/>
              <w:widowControl w:val="0"/>
              <w:autoSpaceDE w:val="0"/>
              <w:autoSpaceDN w:val="0"/>
              <w:adjustRightInd w:val="0"/>
            </w:pPr>
            <w:r w:rsidRPr="00D74B0F">
              <w:t>I. H</w:t>
            </w:r>
            <w:r w:rsidRPr="00D74B0F">
              <w:rPr>
                <w:vertAlign w:val="subscript"/>
              </w:rPr>
              <w:t>2</w:t>
            </w:r>
            <w:r w:rsidRPr="00D74B0F">
              <w:t>O has a lower boiling point than diamond because H</w:t>
            </w:r>
            <w:r w:rsidRPr="00D74B0F">
              <w:rPr>
                <w:vertAlign w:val="subscript"/>
              </w:rPr>
              <w:t>2</w:t>
            </w:r>
            <w:r w:rsidRPr="00D74B0F">
              <w:t>O is a molecular solid held together only by intermolecular forces.</w:t>
            </w:r>
          </w:p>
          <w:p w:rsidR="00EC2346" w:rsidRPr="00D74B0F" w:rsidRDefault="00EC2346" w:rsidP="00EC2346">
            <w:pPr>
              <w:keepNext/>
              <w:keepLines/>
              <w:widowControl w:val="0"/>
              <w:autoSpaceDE w:val="0"/>
              <w:autoSpaceDN w:val="0"/>
              <w:adjustRightInd w:val="0"/>
            </w:pPr>
          </w:p>
          <w:p w:rsidR="00EC2346" w:rsidRPr="00D74B0F" w:rsidRDefault="00EC2346" w:rsidP="00EC2346">
            <w:pPr>
              <w:keepNext/>
              <w:keepLines/>
              <w:widowControl w:val="0"/>
              <w:autoSpaceDE w:val="0"/>
              <w:autoSpaceDN w:val="0"/>
              <w:adjustRightInd w:val="0"/>
            </w:pPr>
            <w:r w:rsidRPr="00D74B0F">
              <w:t>II. Diamond has a higher boiling point than H</w:t>
            </w:r>
            <w:r w:rsidRPr="00D74B0F">
              <w:rPr>
                <w:vertAlign w:val="subscript"/>
              </w:rPr>
              <w:t>2</w:t>
            </w:r>
            <w:r w:rsidRPr="00D74B0F">
              <w:t>O because network solids are held together by intramolecular forces.</w:t>
            </w:r>
          </w:p>
          <w:p w:rsidR="00EC2346" w:rsidRPr="00D74B0F" w:rsidRDefault="00EC2346" w:rsidP="00EC2346">
            <w:pPr>
              <w:keepNext/>
              <w:keepLines/>
              <w:widowControl w:val="0"/>
              <w:autoSpaceDE w:val="0"/>
              <w:autoSpaceDN w:val="0"/>
              <w:adjustRightInd w:val="0"/>
            </w:pPr>
          </w:p>
          <w:p w:rsidR="00EC2346" w:rsidRPr="00D74B0F" w:rsidRDefault="00EC2346" w:rsidP="00EC2346">
            <w:pPr>
              <w:keepNext/>
              <w:keepLines/>
              <w:widowControl w:val="0"/>
              <w:autoSpaceDE w:val="0"/>
              <w:autoSpaceDN w:val="0"/>
              <w:adjustRightInd w:val="0"/>
            </w:pPr>
            <w:r w:rsidRPr="00D74B0F">
              <w:t>III. H</w:t>
            </w:r>
            <w:r w:rsidRPr="00D74B0F">
              <w:rPr>
                <w:vertAlign w:val="subscript"/>
              </w:rPr>
              <w:t>2</w:t>
            </w:r>
            <w:r w:rsidRPr="00D74B0F">
              <w:t>O has a higher boiling point than KCl because its intermolecular forces are stronger.</w:t>
            </w:r>
          </w:p>
          <w:p w:rsidR="00EC2346" w:rsidRPr="00D74B0F" w:rsidRDefault="00EC2346" w:rsidP="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I only</w:t>
            </w:r>
          </w:p>
          <w:p w:rsidR="00EC2346" w:rsidRPr="00D74B0F" w:rsidRDefault="00EC2346" w:rsidP="00EC2346">
            <w:pPr>
              <w:keepNext/>
              <w:keepLines/>
              <w:widowControl w:val="0"/>
              <w:autoSpaceDE w:val="0"/>
              <w:autoSpaceDN w:val="0"/>
              <w:adjustRightInd w:val="0"/>
            </w:pPr>
            <w:r w:rsidRPr="00D74B0F">
              <w:t xml:space="preserve">B) I and II     </w:t>
            </w:r>
          </w:p>
          <w:p w:rsidR="00EC2346" w:rsidRPr="00D74B0F" w:rsidRDefault="00EC2346" w:rsidP="00EC2346">
            <w:pPr>
              <w:keepNext/>
              <w:keepLines/>
              <w:widowControl w:val="0"/>
              <w:autoSpaceDE w:val="0"/>
              <w:autoSpaceDN w:val="0"/>
              <w:adjustRightInd w:val="0"/>
            </w:pPr>
            <w:r w:rsidRPr="00D74B0F">
              <w:t xml:space="preserve">C) I, II, and III   </w:t>
            </w:r>
          </w:p>
          <w:p w:rsidR="00EC2346" w:rsidRPr="00D74B0F" w:rsidRDefault="00EC2346" w:rsidP="00EC2346">
            <w:pPr>
              <w:keepNext/>
              <w:keepLines/>
              <w:widowControl w:val="0"/>
              <w:autoSpaceDE w:val="0"/>
              <w:autoSpaceDN w:val="0"/>
              <w:adjustRightInd w:val="0"/>
            </w:pPr>
            <w:r w:rsidRPr="00D74B0F">
              <w:t>D) III only</w:t>
            </w:r>
          </w:p>
          <w:p w:rsidR="00EC2346" w:rsidRPr="00D74B0F" w:rsidRDefault="00EC2346" w:rsidP="00EC2346">
            <w:pPr>
              <w:keepNext/>
              <w:keepLines/>
              <w:widowControl w:val="0"/>
              <w:autoSpaceDE w:val="0"/>
              <w:autoSpaceDN w:val="0"/>
              <w:adjustRightInd w:val="0"/>
            </w:pPr>
            <w:r w:rsidRPr="00D74B0F">
              <w:t>E) II and III</w:t>
            </w:r>
          </w:p>
        </w:tc>
      </w:tr>
    </w:tbl>
    <w:p w:rsidR="00EC2346" w:rsidRPr="00D74B0F" w:rsidRDefault="00EC2346" w:rsidP="00EC2346">
      <w:pPr>
        <w:rPr>
          <w:b/>
          <w:u w:val="single"/>
        </w:rPr>
      </w:pPr>
    </w:p>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EC2346" w:rsidP="00771472">
            <w:pPr>
              <w:keepNext/>
              <w:keepLines/>
              <w:widowControl w:val="0"/>
              <w:autoSpaceDE w:val="0"/>
              <w:autoSpaceDN w:val="0"/>
              <w:adjustRightInd w:val="0"/>
              <w:jc w:val="right"/>
              <w:rPr>
                <w:sz w:val="20"/>
                <w:szCs w:val="20"/>
              </w:rPr>
            </w:pPr>
            <w:r w:rsidRPr="00D74B0F">
              <w:t>1</w:t>
            </w:r>
            <w:r w:rsidR="00771472" w:rsidRPr="00D74B0F">
              <w:t>1</w:t>
            </w:r>
            <w:r w:rsidRPr="00D74B0F">
              <w:t>.</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Identify the number of atoms per cell.</w:t>
            </w:r>
          </w:p>
          <w:p w:rsidR="00EC2346" w:rsidRPr="00D74B0F" w:rsidRDefault="00EC2346" w:rsidP="00EC2346">
            <w:pPr>
              <w:keepNext/>
              <w:keepLines/>
              <w:widowControl w:val="0"/>
              <w:autoSpaceDE w:val="0"/>
              <w:autoSpaceDN w:val="0"/>
              <w:adjustRightInd w:val="0"/>
            </w:pPr>
          </w:p>
          <w:p w:rsidR="00EC2346" w:rsidRPr="00D74B0F" w:rsidRDefault="00EC2346" w:rsidP="00EC2346">
            <w:pPr>
              <w:keepNext/>
              <w:keepLines/>
              <w:widowControl w:val="0"/>
              <w:autoSpaceDE w:val="0"/>
              <w:autoSpaceDN w:val="0"/>
              <w:adjustRightInd w:val="0"/>
              <w:jc w:val="center"/>
            </w:pPr>
            <w:r w:rsidRPr="00D74B0F">
              <w:rPr>
                <w:noProof/>
              </w:rPr>
              <w:drawing>
                <wp:inline distT="0" distB="0" distL="0" distR="0">
                  <wp:extent cx="2603500" cy="2523568"/>
                  <wp:effectExtent l="2540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2603500" cy="2523568"/>
                          </a:xfrm>
                          <a:prstGeom prst="rect">
                            <a:avLst/>
                          </a:prstGeom>
                          <a:noFill/>
                          <a:ln w="9525">
                            <a:noFill/>
                            <a:miter lim="800000"/>
                            <a:headEnd/>
                            <a:tailEnd/>
                          </a:ln>
                        </pic:spPr>
                      </pic:pic>
                    </a:graphicData>
                  </a:graphic>
                </wp:inline>
              </w:drawing>
            </w: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 1</w:t>
            </w:r>
          </w:p>
          <w:p w:rsidR="00EC2346" w:rsidRPr="00D74B0F" w:rsidRDefault="00EC2346" w:rsidP="00EC2346">
            <w:pPr>
              <w:keepNext/>
              <w:keepLines/>
              <w:widowControl w:val="0"/>
              <w:autoSpaceDE w:val="0"/>
              <w:autoSpaceDN w:val="0"/>
              <w:adjustRightInd w:val="0"/>
            </w:pPr>
            <w:r w:rsidRPr="00D74B0F">
              <w:t>B) 2</w:t>
            </w:r>
          </w:p>
          <w:p w:rsidR="00EC2346" w:rsidRPr="00D74B0F" w:rsidRDefault="00EC2346" w:rsidP="00EC2346">
            <w:pPr>
              <w:keepNext/>
              <w:keepLines/>
              <w:widowControl w:val="0"/>
              <w:autoSpaceDE w:val="0"/>
              <w:autoSpaceDN w:val="0"/>
              <w:adjustRightInd w:val="0"/>
            </w:pPr>
            <w:r w:rsidRPr="00D74B0F">
              <w:t>C) 3</w:t>
            </w:r>
          </w:p>
          <w:p w:rsidR="00EC2346" w:rsidRPr="00D74B0F" w:rsidRDefault="00EC2346" w:rsidP="00EC2346">
            <w:pPr>
              <w:keepNext/>
              <w:keepLines/>
              <w:widowControl w:val="0"/>
              <w:autoSpaceDE w:val="0"/>
              <w:autoSpaceDN w:val="0"/>
              <w:adjustRightInd w:val="0"/>
            </w:pPr>
            <w:r w:rsidRPr="00D74B0F">
              <w:t>D) 5</w:t>
            </w:r>
          </w:p>
          <w:p w:rsidR="00EC2346" w:rsidRPr="00D74B0F" w:rsidRDefault="00EC2346" w:rsidP="00EC2346">
            <w:pPr>
              <w:keepNext/>
              <w:keepLines/>
              <w:widowControl w:val="0"/>
              <w:autoSpaceDE w:val="0"/>
              <w:autoSpaceDN w:val="0"/>
              <w:adjustRightInd w:val="0"/>
            </w:pPr>
            <w:r w:rsidRPr="00D74B0F">
              <w:t>E) 9</w:t>
            </w:r>
          </w:p>
        </w:tc>
      </w:tr>
    </w:tbl>
    <w:p w:rsidR="00EC2346" w:rsidRPr="00D74B0F" w:rsidRDefault="00EC2346" w:rsidP="00EC2346">
      <w:pPr>
        <w:rPr>
          <w:b/>
          <w:u w:val="single"/>
        </w:rPr>
      </w:pPr>
    </w:p>
    <w:p w:rsidR="00CE710D" w:rsidRPr="00D74B0F" w:rsidRDefault="00CE710D" w:rsidP="00EC2346">
      <w:pPr>
        <w:rPr>
          <w:b/>
          <w:u w:val="single"/>
        </w:rPr>
      </w:pPr>
    </w:p>
    <w:p w:rsidR="00CE710D" w:rsidRPr="00D74B0F" w:rsidRDefault="00B87017" w:rsidP="00CE710D">
      <w:r w:rsidRPr="00D74B0F">
        <w:br w:type="page"/>
      </w:r>
      <w:r w:rsidR="00CE710D" w:rsidRPr="00D74B0F">
        <w:t>1</w:t>
      </w:r>
      <w:r w:rsidR="001701AB" w:rsidRPr="00D74B0F">
        <w:t>2</w:t>
      </w:r>
      <w:r w:rsidR="00CE710D" w:rsidRPr="00D74B0F">
        <w:t>.  Which statement is false?</w:t>
      </w:r>
    </w:p>
    <w:p w:rsidR="00CE710D" w:rsidRPr="00D74B0F" w:rsidRDefault="00CE710D" w:rsidP="00CE710D"/>
    <w:p w:rsidR="00CE710D" w:rsidRPr="00D74B0F" w:rsidRDefault="00CE710D" w:rsidP="00CE710D">
      <w:r w:rsidRPr="00D74B0F">
        <w:tab/>
        <w:t xml:space="preserve">A) Capillary action is responsible for the meniscus in a test tube or graduated </w:t>
      </w:r>
      <w:r w:rsidRPr="00D74B0F">
        <w:tab/>
        <w:t xml:space="preserve">     cylinder.</w:t>
      </w:r>
    </w:p>
    <w:p w:rsidR="00CE710D" w:rsidRPr="00D74B0F" w:rsidRDefault="00CE710D" w:rsidP="00CE710D">
      <w:r w:rsidRPr="00D74B0F">
        <w:tab/>
        <w:t xml:space="preserve">B) Viscosity is the property that makes room temperature syrup pour more </w:t>
      </w:r>
      <w:r w:rsidRPr="00D74B0F">
        <w:tab/>
      </w:r>
    </w:p>
    <w:p w:rsidR="00CE710D" w:rsidRPr="00D74B0F" w:rsidRDefault="00CE710D" w:rsidP="00CE710D">
      <w:r w:rsidRPr="00D74B0F">
        <w:t xml:space="preserve"> </w:t>
      </w:r>
      <w:r w:rsidRPr="00D74B0F">
        <w:tab/>
        <w:t xml:space="preserve">     slowly than water.</w:t>
      </w:r>
    </w:p>
    <w:p w:rsidR="00CE710D" w:rsidRPr="00D74B0F" w:rsidRDefault="00CE710D" w:rsidP="00CE710D">
      <w:r w:rsidRPr="00D74B0F">
        <w:tab/>
        <w:t>C) Surface tension is the property that explains why a bug can walk on water.</w:t>
      </w:r>
    </w:p>
    <w:p w:rsidR="00CE710D" w:rsidRPr="00D74B0F" w:rsidRDefault="00CE710D" w:rsidP="00CE710D">
      <w:r w:rsidRPr="00D74B0F">
        <w:tab/>
        <w:t xml:space="preserve">D) Capillary action and viscosity are dependent on intermolecular </w:t>
      </w:r>
      <w:r w:rsidRPr="00D74B0F">
        <w:tab/>
      </w:r>
    </w:p>
    <w:p w:rsidR="00CE710D" w:rsidRPr="00D74B0F" w:rsidRDefault="00CE710D" w:rsidP="00CE710D">
      <w:r w:rsidRPr="00D74B0F">
        <w:tab/>
        <w:t xml:space="preserve">      attractions, but surface tension is not.</w:t>
      </w:r>
    </w:p>
    <w:p w:rsidR="00CE710D" w:rsidRPr="00D74B0F" w:rsidRDefault="00CE710D" w:rsidP="00CE710D">
      <w:r w:rsidRPr="00D74B0F">
        <w:tab/>
        <w:t>E) All of these are true.</w:t>
      </w:r>
    </w:p>
    <w:p w:rsidR="00CE710D" w:rsidRPr="00D74B0F" w:rsidRDefault="00CE710D" w:rsidP="00CE710D"/>
    <w:p w:rsidR="00CE710D" w:rsidRPr="00D74B0F" w:rsidRDefault="001701AB" w:rsidP="00CE710D">
      <w:r w:rsidRPr="00D74B0F">
        <w:t>1</w:t>
      </w:r>
      <w:r w:rsidR="00CE710D" w:rsidRPr="00D74B0F">
        <w:t>3.  The melting point of O</w:t>
      </w:r>
      <w:r w:rsidR="00CE710D" w:rsidRPr="00D74B0F">
        <w:rPr>
          <w:vertAlign w:val="subscript"/>
        </w:rPr>
        <w:t>2</w:t>
      </w:r>
      <w:r w:rsidR="00CE710D" w:rsidRPr="00D74B0F">
        <w:t xml:space="preserve"> is -218</w:t>
      </w:r>
      <w:r w:rsidR="00CE710D" w:rsidRPr="00D74B0F">
        <w:rPr>
          <w:vertAlign w:val="superscript"/>
        </w:rPr>
        <w:t>o</w:t>
      </w:r>
      <w:r w:rsidR="00CE710D" w:rsidRPr="00D74B0F">
        <w:t>C.  Based on this data point, at what temperature do you predict N</w:t>
      </w:r>
      <w:r w:rsidR="00CE710D" w:rsidRPr="00D74B0F">
        <w:rPr>
          <w:vertAlign w:val="subscript"/>
        </w:rPr>
        <w:t>2</w:t>
      </w:r>
      <w:r w:rsidR="00CE710D" w:rsidRPr="00D74B0F">
        <w:t xml:space="preserve"> will melt and why?</w:t>
      </w:r>
    </w:p>
    <w:p w:rsidR="00CE710D" w:rsidRPr="00D74B0F" w:rsidRDefault="00CE710D" w:rsidP="00CE710D"/>
    <w:p w:rsidR="00CE710D" w:rsidRPr="00D74B0F" w:rsidRDefault="00CE710D" w:rsidP="00CE710D">
      <w:r w:rsidRPr="00D74B0F">
        <w:tab/>
        <w:t>A) -210</w:t>
      </w:r>
      <w:r w:rsidRPr="00D74B0F">
        <w:rPr>
          <w:vertAlign w:val="superscript"/>
        </w:rPr>
        <w:t xml:space="preserve"> o</w:t>
      </w:r>
      <w:r w:rsidRPr="00D74B0F">
        <w:t>C; N</w:t>
      </w:r>
      <w:r w:rsidRPr="00D74B0F">
        <w:rPr>
          <w:vertAlign w:val="subscript"/>
        </w:rPr>
        <w:t>2</w:t>
      </w:r>
      <w:r w:rsidRPr="00D74B0F">
        <w:t xml:space="preserve"> has stronger intermolecular forces than O</w:t>
      </w:r>
      <w:r w:rsidRPr="00D74B0F">
        <w:rPr>
          <w:vertAlign w:val="subscript"/>
        </w:rPr>
        <w:t>2</w:t>
      </w:r>
    </w:p>
    <w:p w:rsidR="00CE710D" w:rsidRPr="00D74B0F" w:rsidRDefault="00CE710D" w:rsidP="00CE710D">
      <w:pPr>
        <w:rPr>
          <w:vertAlign w:val="subscript"/>
        </w:rPr>
      </w:pPr>
      <w:r w:rsidRPr="00D74B0F">
        <w:tab/>
        <w:t>B) -210</w:t>
      </w:r>
      <w:r w:rsidRPr="00D74B0F">
        <w:rPr>
          <w:vertAlign w:val="superscript"/>
        </w:rPr>
        <w:t xml:space="preserve"> o</w:t>
      </w:r>
      <w:r w:rsidRPr="00D74B0F">
        <w:t>C; N</w:t>
      </w:r>
      <w:r w:rsidRPr="00D74B0F">
        <w:rPr>
          <w:vertAlign w:val="subscript"/>
        </w:rPr>
        <w:t>2</w:t>
      </w:r>
      <w:r w:rsidRPr="00D74B0F">
        <w:t xml:space="preserve"> has weaker intermolecular forces than O</w:t>
      </w:r>
      <w:r w:rsidRPr="00D74B0F">
        <w:rPr>
          <w:vertAlign w:val="subscript"/>
        </w:rPr>
        <w:t>2</w:t>
      </w:r>
    </w:p>
    <w:p w:rsidR="00CE710D" w:rsidRPr="00D74B0F" w:rsidRDefault="00CE710D" w:rsidP="00CE710D">
      <w:r w:rsidRPr="00D74B0F">
        <w:tab/>
        <w:t>C) -218</w:t>
      </w:r>
      <w:r w:rsidRPr="00D74B0F">
        <w:rPr>
          <w:vertAlign w:val="superscript"/>
        </w:rPr>
        <w:t xml:space="preserve"> o</w:t>
      </w:r>
      <w:r w:rsidRPr="00D74B0F">
        <w:t>C; N</w:t>
      </w:r>
      <w:r w:rsidRPr="00D74B0F">
        <w:rPr>
          <w:vertAlign w:val="subscript"/>
        </w:rPr>
        <w:t>2</w:t>
      </w:r>
      <w:r w:rsidRPr="00D74B0F">
        <w:t xml:space="preserve"> and O</w:t>
      </w:r>
      <w:r w:rsidRPr="00D74B0F">
        <w:rPr>
          <w:vertAlign w:val="subscript"/>
        </w:rPr>
        <w:t>2</w:t>
      </w:r>
      <w:r w:rsidRPr="00D74B0F">
        <w:t xml:space="preserve"> are both nonpolar and their intermolecular forces are </w:t>
      </w:r>
      <w:r w:rsidRPr="00D74B0F">
        <w:tab/>
      </w:r>
      <w:r w:rsidRPr="00D74B0F">
        <w:tab/>
        <w:t xml:space="preserve">      the same strength</w:t>
      </w:r>
    </w:p>
    <w:p w:rsidR="00CE710D" w:rsidRPr="00D74B0F" w:rsidRDefault="00CE710D" w:rsidP="00CE710D">
      <w:r w:rsidRPr="00D74B0F">
        <w:tab/>
        <w:t>D) -226</w:t>
      </w:r>
      <w:r w:rsidRPr="00D74B0F">
        <w:rPr>
          <w:vertAlign w:val="superscript"/>
        </w:rPr>
        <w:t xml:space="preserve"> o</w:t>
      </w:r>
      <w:r w:rsidRPr="00D74B0F">
        <w:t>C; N</w:t>
      </w:r>
      <w:r w:rsidRPr="00D74B0F">
        <w:rPr>
          <w:vertAlign w:val="subscript"/>
        </w:rPr>
        <w:t>2</w:t>
      </w:r>
      <w:r w:rsidRPr="00D74B0F">
        <w:t xml:space="preserve"> has stronger intermolecular forces than O</w:t>
      </w:r>
      <w:r w:rsidRPr="00D74B0F">
        <w:rPr>
          <w:vertAlign w:val="subscript"/>
        </w:rPr>
        <w:t>2</w:t>
      </w:r>
    </w:p>
    <w:p w:rsidR="00CE710D" w:rsidRPr="00D74B0F" w:rsidRDefault="00CE710D" w:rsidP="00CE710D">
      <w:pPr>
        <w:rPr>
          <w:vertAlign w:val="subscript"/>
        </w:rPr>
      </w:pPr>
      <w:r w:rsidRPr="00D74B0F">
        <w:tab/>
        <w:t>E) -226</w:t>
      </w:r>
      <w:r w:rsidRPr="00D74B0F">
        <w:rPr>
          <w:vertAlign w:val="superscript"/>
        </w:rPr>
        <w:t>o</w:t>
      </w:r>
      <w:r w:rsidRPr="00D74B0F">
        <w:t>C; N</w:t>
      </w:r>
      <w:r w:rsidRPr="00D74B0F">
        <w:rPr>
          <w:vertAlign w:val="subscript"/>
        </w:rPr>
        <w:t>2</w:t>
      </w:r>
      <w:r w:rsidRPr="00D74B0F">
        <w:t xml:space="preserve"> has weaker intermolecular forces than O</w:t>
      </w:r>
      <w:r w:rsidRPr="00D74B0F">
        <w:rPr>
          <w:vertAlign w:val="subscript"/>
        </w:rPr>
        <w:t>2</w:t>
      </w:r>
    </w:p>
    <w:p w:rsidR="00CE710D" w:rsidRPr="00D74B0F" w:rsidRDefault="00CE710D" w:rsidP="00CE710D"/>
    <w:p w:rsidR="00CE710D" w:rsidRPr="00D74B0F" w:rsidRDefault="001701AB" w:rsidP="00CE710D">
      <w:r w:rsidRPr="00D74B0F">
        <w:t>1</w:t>
      </w:r>
      <w:r w:rsidR="00CE710D" w:rsidRPr="00D74B0F">
        <w:t>4. What is the mass of a body centered cubic unit cell of gold (Au)?</w:t>
      </w:r>
    </w:p>
    <w:p w:rsidR="00CE710D" w:rsidRPr="00D74B0F" w:rsidRDefault="00CE710D" w:rsidP="00CE710D"/>
    <w:p w:rsidR="00CE710D" w:rsidRPr="00D74B0F" w:rsidRDefault="00CE710D" w:rsidP="00CE710D">
      <w:r w:rsidRPr="00D74B0F">
        <w:tab/>
        <w:t>A) 6.54 x 10</w:t>
      </w:r>
      <w:r w:rsidRPr="00D74B0F">
        <w:rPr>
          <w:vertAlign w:val="superscript"/>
        </w:rPr>
        <w:t>-22</w:t>
      </w:r>
      <w:r w:rsidRPr="00D74B0F">
        <w:t xml:space="preserve"> g</w:t>
      </w:r>
    </w:p>
    <w:p w:rsidR="00CE710D" w:rsidRPr="00D74B0F" w:rsidRDefault="00CE710D" w:rsidP="00CE710D">
      <w:r w:rsidRPr="00D74B0F">
        <w:tab/>
        <w:t>B) 3.27 x 10</w:t>
      </w:r>
      <w:r w:rsidRPr="00D74B0F">
        <w:rPr>
          <w:vertAlign w:val="superscript"/>
        </w:rPr>
        <w:t>-22</w:t>
      </w:r>
      <w:r w:rsidRPr="00D74B0F">
        <w:t xml:space="preserve"> g</w:t>
      </w:r>
    </w:p>
    <w:p w:rsidR="00CE710D" w:rsidRPr="00D74B0F" w:rsidRDefault="00CE710D" w:rsidP="00CE710D">
      <w:r w:rsidRPr="00D74B0F">
        <w:tab/>
        <w:t>C) 1.31 x 10</w:t>
      </w:r>
      <w:r w:rsidRPr="00D74B0F">
        <w:rPr>
          <w:vertAlign w:val="superscript"/>
        </w:rPr>
        <w:t>-21</w:t>
      </w:r>
      <w:r w:rsidRPr="00D74B0F">
        <w:t xml:space="preserve"> g</w:t>
      </w:r>
    </w:p>
    <w:p w:rsidR="00CE710D" w:rsidRPr="00D74B0F" w:rsidRDefault="00CE710D" w:rsidP="00CE710D">
      <w:r w:rsidRPr="00D74B0F">
        <w:tab/>
        <w:t>D) 1.65 x 10</w:t>
      </w:r>
      <w:r w:rsidRPr="00D74B0F">
        <w:rPr>
          <w:vertAlign w:val="superscript"/>
        </w:rPr>
        <w:t>-22</w:t>
      </w:r>
      <w:r w:rsidRPr="00D74B0F">
        <w:t xml:space="preserve"> g</w:t>
      </w:r>
    </w:p>
    <w:p w:rsidR="00CE710D" w:rsidRPr="00D74B0F" w:rsidRDefault="00CE710D" w:rsidP="00CE710D">
      <w:r w:rsidRPr="00D74B0F">
        <w:tab/>
        <w:t>E) There is not enough information to solve this problem.</w:t>
      </w:r>
    </w:p>
    <w:p w:rsidR="00CE710D" w:rsidRPr="00D74B0F" w:rsidRDefault="00CE710D" w:rsidP="00CE710D"/>
    <w:p w:rsidR="00CE710D" w:rsidRPr="00D74B0F" w:rsidRDefault="00CE710D" w:rsidP="00CE710D">
      <w:r w:rsidRPr="00D74B0F">
        <w:t>1</w:t>
      </w:r>
      <w:r w:rsidR="001701AB" w:rsidRPr="00D74B0F">
        <w:t>5</w:t>
      </w:r>
      <w:r w:rsidRPr="00D74B0F">
        <w:t>.   The Li</w:t>
      </w:r>
      <w:r w:rsidRPr="00D74B0F">
        <w:rPr>
          <w:vertAlign w:val="superscript"/>
        </w:rPr>
        <w:t>+</w:t>
      </w:r>
      <w:r w:rsidRPr="00D74B0F">
        <w:t xml:space="preserve"> cation is strongly hydrated in aqueous solution.  Which intermolecular force best accounts for this?</w:t>
      </w:r>
    </w:p>
    <w:p w:rsidR="00CE710D" w:rsidRPr="00D74B0F" w:rsidRDefault="00CE710D" w:rsidP="00CE710D"/>
    <w:p w:rsidR="00CE710D" w:rsidRPr="00D74B0F" w:rsidRDefault="00CE710D" w:rsidP="00CE710D">
      <w:r w:rsidRPr="00D74B0F">
        <w:tab/>
        <w:t>A) hydrogen bonding</w:t>
      </w:r>
    </w:p>
    <w:p w:rsidR="00CE710D" w:rsidRPr="00D74B0F" w:rsidRDefault="00CE710D" w:rsidP="00CE710D">
      <w:r w:rsidRPr="00D74B0F">
        <w:tab/>
        <w:t>B) ion-ion interaction</w:t>
      </w:r>
    </w:p>
    <w:p w:rsidR="00CE710D" w:rsidRPr="00D74B0F" w:rsidRDefault="00CE710D" w:rsidP="00CE710D">
      <w:r w:rsidRPr="00D74B0F">
        <w:tab/>
        <w:t>C) ionic bonding</w:t>
      </w:r>
    </w:p>
    <w:p w:rsidR="00CE710D" w:rsidRPr="00D74B0F" w:rsidRDefault="00CE710D" w:rsidP="00CE710D">
      <w:r w:rsidRPr="00D74B0F">
        <w:tab/>
        <w:t>D) ion-dipole interaction</w:t>
      </w:r>
    </w:p>
    <w:p w:rsidR="00CE710D" w:rsidRPr="00D74B0F" w:rsidRDefault="00CE710D" w:rsidP="00CE710D">
      <w:r w:rsidRPr="00D74B0F">
        <w:tab/>
        <w:t>E) dipole-dipole interaction</w:t>
      </w:r>
    </w:p>
    <w:p w:rsidR="00CE710D" w:rsidRPr="00D74B0F" w:rsidRDefault="00CE710D" w:rsidP="00CE710D"/>
    <w:p w:rsidR="00CE710D" w:rsidRPr="00D74B0F" w:rsidRDefault="00CE710D" w:rsidP="00CE710D"/>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CE710D" w:rsidRPr="00D74B0F">
        <w:tc>
          <w:tcPr>
            <w:tcW w:w="720" w:type="dxa"/>
            <w:tcBorders>
              <w:top w:val="nil"/>
              <w:left w:val="nil"/>
              <w:bottom w:val="nil"/>
              <w:right w:val="nil"/>
            </w:tcBorders>
          </w:tcPr>
          <w:p w:rsidR="00CE710D" w:rsidRPr="00D74B0F" w:rsidRDefault="00CE710D" w:rsidP="001701AB">
            <w:pPr>
              <w:keepNext/>
              <w:keepLines/>
              <w:widowControl w:val="0"/>
              <w:autoSpaceDE w:val="0"/>
              <w:autoSpaceDN w:val="0"/>
              <w:adjustRightInd w:val="0"/>
            </w:pPr>
            <w:r w:rsidRPr="00D74B0F">
              <w:t>1</w:t>
            </w:r>
            <w:r w:rsidR="001701AB" w:rsidRPr="00D74B0F">
              <w:t>6</w:t>
            </w:r>
            <w:r w:rsidRPr="00D74B0F">
              <w:t>.</w:t>
            </w:r>
          </w:p>
        </w:tc>
        <w:tc>
          <w:tcPr>
            <w:tcW w:w="8640" w:type="dxa"/>
            <w:tcBorders>
              <w:top w:val="nil"/>
              <w:left w:val="nil"/>
              <w:bottom w:val="nil"/>
              <w:right w:val="nil"/>
            </w:tcBorders>
          </w:tcPr>
          <w:p w:rsidR="00D5637E" w:rsidRPr="00D74B0F" w:rsidRDefault="00CE710D">
            <w:pPr>
              <w:keepNext/>
              <w:keepLines/>
              <w:widowControl w:val="0"/>
              <w:autoSpaceDE w:val="0"/>
              <w:autoSpaceDN w:val="0"/>
              <w:adjustRightInd w:val="0"/>
            </w:pPr>
            <w:r w:rsidRPr="00D74B0F">
              <w:t xml:space="preserve">Which </w:t>
            </w:r>
            <w:r w:rsidR="00D5637E" w:rsidRPr="00D74B0F">
              <w:t>molecular solid</w:t>
            </w:r>
            <w:r w:rsidRPr="00D74B0F">
              <w:t xml:space="preserve"> has the highest melting point? </w:t>
            </w:r>
          </w:p>
          <w:p w:rsidR="00CE710D" w:rsidRPr="00D74B0F" w:rsidRDefault="00D5637E">
            <w:pPr>
              <w:keepNext/>
              <w:keepLines/>
              <w:widowControl w:val="0"/>
              <w:autoSpaceDE w:val="0"/>
              <w:autoSpaceDN w:val="0"/>
              <w:adjustRightInd w:val="0"/>
            </w:pPr>
            <w:r w:rsidRPr="00D74B0F">
              <w:t>ANS: A</w:t>
            </w:r>
          </w:p>
          <w:p w:rsidR="00CE710D" w:rsidRPr="00D74B0F" w:rsidRDefault="00CE710D">
            <w:pPr>
              <w:keepNext/>
              <w:keepLines/>
              <w:widowControl w:val="0"/>
              <w:autoSpaceDE w:val="0"/>
              <w:autoSpaceDN w:val="0"/>
              <w:adjustRightInd w:val="0"/>
            </w:pPr>
          </w:p>
        </w:tc>
      </w:tr>
    </w:tbl>
    <w:p w:rsidR="00CE710D" w:rsidRPr="00D74B0F" w:rsidRDefault="00CE710D" w:rsidP="00B87017">
      <w:pPr>
        <w:jc w:val="center"/>
      </w:pPr>
      <w:r w:rsidRPr="00D74B0F">
        <w:rPr>
          <w:noProof/>
        </w:rPr>
        <w:drawing>
          <wp:inline distT="0" distB="0" distL="0" distR="0">
            <wp:extent cx="5257800" cy="4140200"/>
            <wp:effectExtent l="0" t="0" r="0" b="0"/>
            <wp:docPr id="27" name="O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055821" cy="5817867"/>
                      <a:chOff x="128851" y="569840"/>
                      <a:chExt cx="7055821" cy="5817867"/>
                    </a:xfrm>
                  </a:grpSpPr>
                  <a:grpSp>
                    <a:nvGrpSpPr>
                      <a:cNvPr id="100" name="Group 99"/>
                      <a:cNvGrpSpPr/>
                    </a:nvGrpSpPr>
                    <a:grpSpPr>
                      <a:xfrm>
                        <a:off x="128851" y="569840"/>
                        <a:ext cx="7055821" cy="5817867"/>
                        <a:chOff x="128851" y="569840"/>
                        <a:chExt cx="7055821" cy="5817867"/>
                      </a:xfrm>
                    </a:grpSpPr>
                    <a:grpSp>
                      <a:nvGrpSpPr>
                        <a:cNvPr id="3" name="Group 47"/>
                        <a:cNvGrpSpPr/>
                      </a:nvGrpSpPr>
                      <a:grpSpPr>
                        <a:xfrm>
                          <a:off x="575742" y="754580"/>
                          <a:ext cx="1579738" cy="3005717"/>
                          <a:chOff x="723006" y="1030655"/>
                          <a:chExt cx="1579738" cy="3005717"/>
                        </a:xfrm>
                      </a:grpSpPr>
                      <a:sp>
                        <a:nvSpPr>
                          <a:cNvPr id="2" name="TextBox 1"/>
                          <a:cNvSpPr txBox="1"/>
                        </a:nvSpPr>
                        <a:spPr>
                          <a:xfrm>
                            <a:off x="1306943" y="1030655"/>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cxnSp>
                        <a:nvCxnSpPr>
                          <a:cNvPr id="6" name="Straight Connector 5"/>
                          <a:cNvCxnSpPr/>
                        </a:nvCxnSpPr>
                        <a:spPr>
                          <a:xfrm>
                            <a:off x="1583045" y="121470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7" name="Straight Connector 6"/>
                          <a:cNvCxnSpPr/>
                        </a:nvCxnSpPr>
                        <a:spPr>
                          <a:xfrm>
                            <a:off x="1127981" y="123827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8" name="Straight Connector 7"/>
                          <a:cNvCxnSpPr/>
                        </a:nvCxnSpPr>
                        <a:spPr>
                          <a:xfrm>
                            <a:off x="1588181" y="129348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9" name="Straight Connector 8"/>
                          <a:cNvCxnSpPr/>
                        </a:nvCxnSpPr>
                        <a:spPr>
                          <a:xfrm>
                            <a:off x="1372421" y="1464290"/>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10" name="TextBox 9"/>
                          <a:cNvSpPr txBox="1"/>
                        </a:nvSpPr>
                        <a:spPr>
                          <a:xfrm>
                            <a:off x="1312079" y="1477535"/>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cxnSp>
                        <a:nvCxnSpPr>
                          <a:cNvPr id="11" name="Straight Connector 10"/>
                          <a:cNvCxnSpPr/>
                        </a:nvCxnSpPr>
                        <a:spPr>
                          <a:xfrm>
                            <a:off x="1133117" y="168515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2" name="Straight Connector 11"/>
                          <a:cNvCxnSpPr/>
                        </a:nvCxnSpPr>
                        <a:spPr>
                          <a:xfrm>
                            <a:off x="1377557" y="1929575"/>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13" name="Straight Connector 12"/>
                          <a:cNvCxnSpPr/>
                        </a:nvCxnSpPr>
                        <a:spPr>
                          <a:xfrm>
                            <a:off x="1561637" y="169031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4" name="Straight Connector 13"/>
                          <a:cNvCxnSpPr/>
                        </a:nvCxnSpPr>
                        <a:spPr>
                          <a:xfrm>
                            <a:off x="1156661" y="211362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15" name="Straight Connector 14"/>
                          <a:cNvCxnSpPr/>
                        </a:nvCxnSpPr>
                        <a:spPr>
                          <a:xfrm>
                            <a:off x="1401101" y="2358050"/>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16" name="Straight Connector 15"/>
                          <a:cNvCxnSpPr/>
                        </a:nvCxnSpPr>
                        <a:spPr>
                          <a:xfrm>
                            <a:off x="1585181" y="211878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17" name="TextBox 16"/>
                          <a:cNvSpPr txBox="1"/>
                        </a:nvSpPr>
                        <a:spPr>
                          <a:xfrm>
                            <a:off x="1317215" y="1924415"/>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cxnSp>
                        <a:nvCxnSpPr>
                          <a:cNvPr id="18" name="Straight Connector 17"/>
                          <a:cNvCxnSpPr/>
                        </a:nvCxnSpPr>
                        <a:spPr>
                          <a:xfrm>
                            <a:off x="1401101" y="2339645"/>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19" name="Straight Connector 18"/>
                          <a:cNvCxnSpPr/>
                        </a:nvCxnSpPr>
                        <a:spPr>
                          <a:xfrm>
                            <a:off x="1180205" y="252369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0" name="Straight Connector 19"/>
                          <a:cNvCxnSpPr/>
                        </a:nvCxnSpPr>
                        <a:spPr>
                          <a:xfrm>
                            <a:off x="1424645" y="2768120"/>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21" name="Straight Connector 20"/>
                          <a:cNvCxnSpPr/>
                        </a:nvCxnSpPr>
                        <a:spPr>
                          <a:xfrm>
                            <a:off x="1608725" y="252885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22" name="TextBox 21"/>
                          <a:cNvSpPr txBox="1"/>
                        </a:nvSpPr>
                        <a:spPr>
                          <a:xfrm>
                            <a:off x="1340759" y="2334485"/>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cxnSp>
                        <a:nvCxnSpPr>
                          <a:cNvPr id="24" name="Straight Connector 23"/>
                          <a:cNvCxnSpPr/>
                        </a:nvCxnSpPr>
                        <a:spPr>
                          <a:xfrm>
                            <a:off x="1198613" y="294701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25" name="Straight Connector 24"/>
                          <a:cNvCxnSpPr/>
                        </a:nvCxnSpPr>
                        <a:spPr>
                          <a:xfrm>
                            <a:off x="1424645" y="3191435"/>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26" name="Straight Connector 25"/>
                          <a:cNvCxnSpPr/>
                        </a:nvCxnSpPr>
                        <a:spPr>
                          <a:xfrm>
                            <a:off x="1627133" y="295217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27" name="TextBox 26"/>
                          <a:cNvSpPr txBox="1"/>
                        </a:nvSpPr>
                        <a:spPr>
                          <a:xfrm>
                            <a:off x="1359167" y="2757800"/>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cxnSp>
                        <a:nvCxnSpPr>
                          <a:cNvPr id="29" name="Straight Connector 28"/>
                          <a:cNvCxnSpPr/>
                        </a:nvCxnSpPr>
                        <a:spPr>
                          <a:xfrm>
                            <a:off x="1198613" y="337032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31" name="Straight Connector 30"/>
                          <a:cNvCxnSpPr/>
                        </a:nvCxnSpPr>
                        <a:spPr>
                          <a:xfrm>
                            <a:off x="1645541" y="337548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33" name="TextBox 32"/>
                          <a:cNvSpPr txBox="1"/>
                        </a:nvSpPr>
                        <a:spPr>
                          <a:xfrm>
                            <a:off x="1382711" y="3186275"/>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sp>
                        <a:nvSpPr>
                          <a:cNvPr id="34" name="TextBox 33"/>
                          <a:cNvSpPr txBox="1"/>
                        </a:nvSpPr>
                        <a:spPr>
                          <a:xfrm>
                            <a:off x="1767126" y="1054220"/>
                            <a:ext cx="33750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a:t>
                              </a:r>
                              <a:endParaRPr lang="en-US" b="1" dirty="0"/>
                            </a:p>
                          </a:txBody>
                          <a:useSpRect/>
                        </a:txSp>
                      </a:sp>
                      <a:sp>
                        <a:nvSpPr>
                          <a:cNvPr id="35" name="TextBox 34"/>
                          <a:cNvSpPr txBox="1"/>
                        </a:nvSpPr>
                        <a:spPr>
                          <a:xfrm>
                            <a:off x="833454" y="1040975"/>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sp>
                        <a:nvSpPr>
                          <a:cNvPr id="36" name="TextBox 35"/>
                          <a:cNvSpPr txBox="1"/>
                        </a:nvSpPr>
                        <a:spPr>
                          <a:xfrm>
                            <a:off x="723006" y="1482695"/>
                            <a:ext cx="48639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HO</a:t>
                              </a:r>
                              <a:endParaRPr lang="en-US" b="1" dirty="0"/>
                            </a:p>
                          </a:txBody>
                          <a:useSpRect/>
                        </a:txSp>
                      </a:sp>
                      <a:sp>
                        <a:nvSpPr>
                          <a:cNvPr id="37" name="TextBox 36"/>
                          <a:cNvSpPr txBox="1"/>
                        </a:nvSpPr>
                        <a:spPr>
                          <a:xfrm>
                            <a:off x="746550" y="2316080"/>
                            <a:ext cx="48639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HO</a:t>
                              </a:r>
                              <a:endParaRPr lang="en-US" b="1" dirty="0"/>
                            </a:p>
                          </a:txBody>
                          <a:useSpRect/>
                        </a:txSp>
                      </a:sp>
                      <a:sp>
                        <a:nvSpPr>
                          <a:cNvPr id="38" name="TextBox 37"/>
                          <a:cNvSpPr txBox="1"/>
                        </a:nvSpPr>
                        <a:spPr>
                          <a:xfrm>
                            <a:off x="770094" y="2726150"/>
                            <a:ext cx="48639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HO</a:t>
                              </a:r>
                              <a:endParaRPr lang="en-US" b="1" dirty="0"/>
                            </a:p>
                          </a:txBody>
                          <a:useSpRect/>
                        </a:txSp>
                      </a:sp>
                      <a:sp>
                        <a:nvSpPr>
                          <a:cNvPr id="39" name="TextBox 38"/>
                          <a:cNvSpPr txBox="1"/>
                        </a:nvSpPr>
                        <a:spPr>
                          <a:xfrm>
                            <a:off x="880542" y="1916330"/>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sp>
                        <a:nvSpPr>
                          <a:cNvPr id="40" name="TextBox 39"/>
                          <a:cNvSpPr txBox="1"/>
                        </a:nvSpPr>
                        <a:spPr>
                          <a:xfrm>
                            <a:off x="1714038" y="1479770"/>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sp>
                        <a:nvSpPr>
                          <a:cNvPr id="41" name="TextBox 40"/>
                          <a:cNvSpPr txBox="1"/>
                        </a:nvSpPr>
                        <a:spPr>
                          <a:xfrm>
                            <a:off x="1750854" y="2289590"/>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sp>
                        <a:nvSpPr>
                          <a:cNvPr id="42" name="TextBox 41"/>
                          <a:cNvSpPr txBox="1"/>
                        </a:nvSpPr>
                        <a:spPr>
                          <a:xfrm>
                            <a:off x="1774398" y="2736470"/>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sp>
                        <a:nvSpPr>
                          <a:cNvPr id="43" name="TextBox 42"/>
                          <a:cNvSpPr txBox="1"/>
                        </a:nvSpPr>
                        <a:spPr>
                          <a:xfrm>
                            <a:off x="1737582" y="1908245"/>
                            <a:ext cx="48639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OH</a:t>
                              </a:r>
                              <a:endParaRPr lang="en-US" b="1" dirty="0"/>
                            </a:p>
                          </a:txBody>
                          <a:useSpRect/>
                        </a:txSp>
                      </a:sp>
                      <a:sp>
                        <a:nvSpPr>
                          <a:cNvPr id="44" name="TextBox 43"/>
                          <a:cNvSpPr txBox="1"/>
                        </a:nvSpPr>
                        <a:spPr>
                          <a:xfrm>
                            <a:off x="1816350" y="3183350"/>
                            <a:ext cx="486394"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OH</a:t>
                              </a:r>
                              <a:endParaRPr lang="en-US" b="1" dirty="0"/>
                            </a:p>
                          </a:txBody>
                          <a:useSpRect/>
                        </a:txSp>
                      </a:sp>
                      <a:sp>
                        <a:nvSpPr>
                          <a:cNvPr id="45" name="TextBox 44"/>
                          <a:cNvSpPr txBox="1"/>
                        </a:nvSpPr>
                        <a:spPr>
                          <a:xfrm>
                            <a:off x="932766" y="3164945"/>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sp>
                        <a:nvSpPr>
                          <a:cNvPr id="46" name="TextBox 45"/>
                          <a:cNvSpPr txBox="1"/>
                        </a:nvSpPr>
                        <a:spPr>
                          <a:xfrm>
                            <a:off x="1361286" y="3667040"/>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cxnSp>
                        <a:nvCxnSpPr>
                          <a:cNvPr id="47" name="Straight Connector 46"/>
                          <a:cNvCxnSpPr/>
                        </a:nvCxnSpPr>
                        <a:spPr>
                          <a:xfrm>
                            <a:off x="1424645" y="3651560"/>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grpSp>
                    <a:sp>
                      <a:nvSpPr>
                        <a:cNvPr id="49" name="TextBox 48"/>
                        <a:cNvSpPr txBox="1"/>
                      </a:nvSpPr>
                      <a:spPr>
                        <a:xfrm>
                          <a:off x="128851" y="717786"/>
                          <a:ext cx="410840"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A)</a:t>
                            </a:r>
                            <a:endParaRPr lang="en-US" sz="2000" dirty="0"/>
                          </a:p>
                        </a:txBody>
                        <a:useSpRect/>
                      </a:txSp>
                    </a:sp>
                    <a:grpSp>
                      <a:nvGrpSpPr>
                        <a:cNvPr id="5" name="Group 61"/>
                        <a:cNvGrpSpPr/>
                      </a:nvGrpSpPr>
                      <a:grpSpPr>
                        <a:xfrm>
                          <a:off x="2655883" y="741351"/>
                          <a:ext cx="1704793" cy="826516"/>
                          <a:chOff x="2655883" y="741351"/>
                          <a:chExt cx="1704793" cy="826516"/>
                        </a:xfrm>
                      </a:grpSpPr>
                      <a:sp>
                        <a:nvSpPr>
                          <a:cNvPr id="50" name="TextBox 49"/>
                          <a:cNvSpPr txBox="1"/>
                        </a:nvSpPr>
                        <a:spPr>
                          <a:xfrm>
                            <a:off x="2655883" y="741351"/>
                            <a:ext cx="401948"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B</a:t>
                              </a:r>
                              <a:r>
                                <a:rPr lang="en-US" sz="2000" dirty="0" smtClean="0"/>
                                <a:t>)</a:t>
                              </a:r>
                              <a:endParaRPr lang="en-US" sz="2000" dirty="0"/>
                            </a:p>
                          </a:txBody>
                          <a:useSpRect/>
                        </a:txSp>
                      </a:sp>
                      <a:sp>
                        <a:nvSpPr>
                          <a:cNvPr id="51" name="TextBox 50"/>
                          <a:cNvSpPr txBox="1"/>
                        </a:nvSpPr>
                        <a:spPr>
                          <a:xfrm>
                            <a:off x="3544583" y="1004165"/>
                            <a:ext cx="306845"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C</a:t>
                              </a:r>
                              <a:endParaRPr lang="en-US" b="1" dirty="0"/>
                            </a:p>
                          </a:txBody>
                          <a:useSpRect/>
                        </a:txSp>
                      </a:sp>
                      <a:cxnSp>
                        <a:nvCxnSpPr>
                          <a:cNvPr id="52" name="Straight Connector 51"/>
                          <a:cNvCxnSpPr/>
                        </a:nvCxnSpPr>
                        <a:spPr>
                          <a:xfrm>
                            <a:off x="3344213" y="119045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53" name="Straight Connector 52"/>
                          <a:cNvCxnSpPr/>
                        </a:nvCxnSpPr>
                        <a:spPr>
                          <a:xfrm>
                            <a:off x="3349349" y="126923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54" name="Straight Connector 53"/>
                          <a:cNvCxnSpPr/>
                        </a:nvCxnSpPr>
                        <a:spPr>
                          <a:xfrm>
                            <a:off x="3846365" y="117720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55" name="Straight Connector 54"/>
                          <a:cNvCxnSpPr/>
                        </a:nvCxnSpPr>
                        <a:spPr>
                          <a:xfrm>
                            <a:off x="3851501" y="1255985"/>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56" name="TextBox 55"/>
                          <a:cNvSpPr txBox="1"/>
                        </a:nvSpPr>
                        <a:spPr>
                          <a:xfrm>
                            <a:off x="3042414" y="1022570"/>
                            <a:ext cx="33750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a:t>
                              </a:r>
                              <a:endParaRPr lang="en-US" b="1" dirty="0"/>
                            </a:p>
                          </a:txBody>
                          <a:useSpRect/>
                        </a:txSp>
                      </a:sp>
                      <a:sp>
                        <a:nvSpPr>
                          <a:cNvPr id="57" name="TextBox 56"/>
                          <a:cNvSpPr txBox="1"/>
                        </a:nvSpPr>
                        <a:spPr>
                          <a:xfrm>
                            <a:off x="4023174" y="1009325"/>
                            <a:ext cx="337502"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a:t>
                              </a:r>
                              <a:endParaRPr lang="en-US" b="1" dirty="0"/>
                            </a:p>
                          </a:txBody>
                          <a:useSpRect/>
                        </a:txSp>
                      </a:sp>
                      <a:sp>
                        <a:nvSpPr>
                          <a:cNvPr id="58" name="TextBox 57"/>
                          <a:cNvSpPr txBox="1"/>
                        </a:nvSpPr>
                        <a:spPr>
                          <a:xfrm>
                            <a:off x="3068093" y="1198535"/>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sp>
                        <a:nvSpPr>
                          <a:cNvPr id="59" name="TextBox 58"/>
                          <a:cNvSpPr txBox="1"/>
                        </a:nvSpPr>
                        <a:spPr>
                          <a:xfrm>
                            <a:off x="3036413" y="927620"/>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sp>
                        <a:nvSpPr>
                          <a:cNvPr id="60" name="TextBox 59"/>
                          <a:cNvSpPr txBox="1"/>
                        </a:nvSpPr>
                        <a:spPr>
                          <a:xfrm>
                            <a:off x="4048853" y="1185290"/>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sp>
                        <a:nvSpPr>
                          <a:cNvPr id="61" name="TextBox 60"/>
                          <a:cNvSpPr txBox="1"/>
                        </a:nvSpPr>
                        <a:spPr>
                          <a:xfrm>
                            <a:off x="4035581" y="895970"/>
                            <a:ext cx="246432" cy="369332"/>
                          </a:xfrm>
                          <a:prstGeom prst="rect">
                            <a:avLst/>
                          </a:prstGeom>
                          <a:noFill/>
                          <a:scene3d>
                            <a:camera prst="orthographicFront">
                              <a:rot lat="0" lon="0" rev="54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grpSp>
                    <a:sp>
                      <a:nvSpPr>
                        <a:cNvPr id="63" name="TextBox 62"/>
                        <a:cNvSpPr txBox="1"/>
                      </a:nvSpPr>
                      <a:spPr>
                        <a:xfrm>
                          <a:off x="4888387" y="746511"/>
                          <a:ext cx="399193"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dirty="0" smtClean="0"/>
                              <a:t>C)</a:t>
                            </a:r>
                            <a:endParaRPr lang="en-US" sz="2000" dirty="0"/>
                          </a:p>
                        </a:txBody>
                        <a:useSpRect/>
                      </a:txSp>
                    </a:sp>
                    <a:sp>
                      <a:nvSpPr>
                        <a:cNvPr id="64" name="TextBox 63"/>
                        <a:cNvSpPr txBox="1"/>
                      </a:nvSpPr>
                      <a:spPr>
                        <a:xfrm>
                          <a:off x="5311924" y="937324"/>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cxnSp>
                      <a:nvCxnSpPr>
                        <a:cNvPr id="66" name="Straight Connector 65"/>
                        <a:cNvCxnSpPr/>
                      </a:nvCxnSpPr>
                      <a:spPr>
                        <a:xfrm>
                          <a:off x="5568581" y="1021880"/>
                          <a:ext cx="202484" cy="1588"/>
                        </a:xfrm>
                        <a:prstGeom prst="line">
                          <a:avLst/>
                        </a:prstGeom>
                        <a:ln>
                          <a:solidFill>
                            <a:schemeClr val="tx1"/>
                          </a:solidFill>
                        </a:ln>
                        <a:effectLst/>
                        <a:scene3d>
                          <a:camera prst="orthographicFront">
                            <a:rot lat="0" lon="0" rev="2700000"/>
                          </a:camera>
                          <a:lightRig rig="threePt" dir="t"/>
                        </a:scene3d>
                      </a:spPr>
                      <a:style>
                        <a:lnRef idx="2">
                          <a:schemeClr val="accent1"/>
                        </a:lnRef>
                        <a:fillRef idx="0">
                          <a:schemeClr val="accent1"/>
                        </a:fillRef>
                        <a:effectRef idx="1">
                          <a:schemeClr val="accent1"/>
                        </a:effectRef>
                        <a:fontRef idx="minor">
                          <a:schemeClr val="tx1"/>
                        </a:fontRef>
                      </a:style>
                    </a:cxnSp>
                    <a:sp>
                      <a:nvSpPr>
                        <a:cNvPr id="74" name="TextBox 73"/>
                        <a:cNvSpPr txBox="1"/>
                      </a:nvSpPr>
                      <a:spPr>
                        <a:xfrm>
                          <a:off x="5716368" y="664790"/>
                          <a:ext cx="340771"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O</a:t>
                            </a:r>
                            <a:endParaRPr lang="en-US" b="1" dirty="0"/>
                          </a:p>
                        </a:txBody>
                        <a:useSpRect/>
                      </a:txSp>
                    </a:sp>
                    <a:sp>
                      <a:nvSpPr>
                        <a:cNvPr id="78" name="TextBox 77"/>
                        <a:cNvSpPr txBox="1"/>
                      </a:nvSpPr>
                      <a:spPr>
                        <a:xfrm>
                          <a:off x="6279239" y="940865"/>
                          <a:ext cx="33028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H</a:t>
                            </a:r>
                            <a:endParaRPr lang="en-US" b="1" dirty="0"/>
                          </a:p>
                        </a:txBody>
                        <a:useSpRect/>
                      </a:txSp>
                    </a:sp>
                    <a:cxnSp>
                      <a:nvCxnSpPr>
                        <a:cNvPr id="79" name="Straight Connector 78"/>
                        <a:cNvCxnSpPr/>
                      </a:nvCxnSpPr>
                      <a:spPr>
                        <a:xfrm>
                          <a:off x="6057139" y="927620"/>
                          <a:ext cx="266166" cy="16946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sp>
                      <a:nvSpPr>
                        <a:cNvPr id="84" name="TextBox 83"/>
                        <a:cNvSpPr txBox="1"/>
                      </a:nvSpPr>
                      <a:spPr>
                        <a:xfrm>
                          <a:off x="5863109" y="569840"/>
                          <a:ext cx="246432" cy="369332"/>
                        </a:xfrm>
                        <a:prstGeom prst="rect">
                          <a:avLst/>
                        </a:prstGeom>
                        <a:noFill/>
                        <a:scene3d>
                          <a:camera prst="orthographicFront">
                            <a:rot lat="0" lon="0" rev="27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sp>
                      <a:nvSpPr>
                        <a:cNvPr id="86" name="TextBox 85"/>
                        <a:cNvSpPr txBox="1"/>
                      </a:nvSpPr>
                      <a:spPr>
                        <a:xfrm>
                          <a:off x="5642213" y="569840"/>
                          <a:ext cx="246432" cy="369332"/>
                        </a:xfrm>
                        <a:prstGeom prst="rect">
                          <a:avLst/>
                        </a:prstGeom>
                        <a:noFill/>
                        <a:scene3d>
                          <a:camera prst="orthographicFront">
                            <a:rot lat="0" lon="0" rev="18900000"/>
                          </a:camera>
                          <a:lightRig rig="threePt" dir="t"/>
                        </a:scene3d>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dirty="0" smtClean="0"/>
                              <a:t>:</a:t>
                            </a:r>
                            <a:endParaRPr lang="en-US" dirty="0"/>
                          </a:p>
                        </a:txBody>
                        <a:useSpRect/>
                      </a:txSp>
                    </a:sp>
                    <a:grpSp>
                      <a:nvGrpSpPr>
                        <a:cNvPr id="14" name="Group 96"/>
                        <a:cNvGrpSpPr/>
                      </a:nvGrpSpPr>
                      <a:grpSpPr>
                        <a:xfrm>
                          <a:off x="1933879" y="4141027"/>
                          <a:ext cx="1809666" cy="1478536"/>
                          <a:chOff x="1933879" y="4141027"/>
                          <a:chExt cx="1809666" cy="1478536"/>
                        </a:xfrm>
                      </a:grpSpPr>
                      <a:sp>
                        <a:nvSpPr>
                          <a:cNvPr id="87" name="TextBox 86"/>
                          <a:cNvSpPr txBox="1"/>
                        </a:nvSpPr>
                        <a:spPr>
                          <a:xfrm>
                            <a:off x="1933879" y="4141027"/>
                            <a:ext cx="428322"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D)</a:t>
                              </a:r>
                              <a:endParaRPr lang="en-US" sz="2000" b="1" dirty="0"/>
                            </a:p>
                          </a:txBody>
                          <a:useSpRect/>
                        </a:txSp>
                      </a:sp>
                      <a:sp>
                        <a:nvSpPr>
                          <a:cNvPr id="88" name="TextBox 87"/>
                          <a:cNvSpPr txBox="1"/>
                        </a:nvSpPr>
                        <a:spPr>
                          <a:xfrm>
                            <a:off x="2914670" y="4779786"/>
                            <a:ext cx="351378"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smtClean="0"/>
                                <a:t>Si</a:t>
                              </a:r>
                              <a:endParaRPr lang="en-US" b="1" dirty="0"/>
                            </a:p>
                          </a:txBody>
                          <a:useSpRect/>
                        </a:txSp>
                      </a:sp>
                      <a:cxnSp>
                        <a:nvCxnSpPr>
                          <a:cNvPr id="89" name="Straight Connector 88"/>
                          <a:cNvCxnSpPr/>
                        </a:nvCxnSpPr>
                        <a:spPr>
                          <a:xfrm>
                            <a:off x="3207221" y="499220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90" name="Straight Connector 89"/>
                          <a:cNvCxnSpPr/>
                        </a:nvCxnSpPr>
                        <a:spPr>
                          <a:xfrm>
                            <a:off x="2733749" y="4997360"/>
                            <a:ext cx="202484" cy="1588"/>
                          </a:xfrm>
                          <a:prstGeom prst="line">
                            <a:avLst/>
                          </a:prstGeom>
                          <a:ln>
                            <a:solidFill>
                              <a:schemeClr val="tx1"/>
                            </a:solidFill>
                          </a:ln>
                          <a:effectLst/>
                        </a:spPr>
                        <a:style>
                          <a:lnRef idx="2">
                            <a:schemeClr val="accent1"/>
                          </a:lnRef>
                          <a:fillRef idx="0">
                            <a:schemeClr val="accent1"/>
                          </a:fillRef>
                          <a:effectRef idx="1">
                            <a:schemeClr val="accent1"/>
                          </a:effectRef>
                          <a:fontRef idx="minor">
                            <a:schemeClr val="tx1"/>
                          </a:fontRef>
                        </a:style>
                      </a:cxnSp>
                      <a:cxnSp>
                        <a:nvCxnSpPr>
                          <a:cNvPr id="91" name="Straight Connector 90"/>
                          <a:cNvCxnSpPr/>
                        </a:nvCxnSpPr>
                        <a:spPr>
                          <a:xfrm>
                            <a:off x="2996597" y="4726445"/>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cxnSp>
                        <a:nvCxnSpPr>
                          <a:cNvPr id="92" name="Straight Connector 91"/>
                          <a:cNvCxnSpPr/>
                        </a:nvCxnSpPr>
                        <a:spPr>
                          <a:xfrm>
                            <a:off x="3001733" y="5228540"/>
                            <a:ext cx="202484" cy="1588"/>
                          </a:xfrm>
                          <a:prstGeom prst="line">
                            <a:avLst/>
                          </a:prstGeom>
                          <a:ln>
                            <a:solidFill>
                              <a:schemeClr val="tx1"/>
                            </a:solidFill>
                          </a:ln>
                          <a:effectLst/>
                          <a:scene3d>
                            <a:camera prst="orthographicFront">
                              <a:rot lat="0" lon="0" rev="5400000"/>
                            </a:camera>
                            <a:lightRig rig="threePt" dir="t"/>
                          </a:scene3d>
                        </a:spPr>
                        <a:style>
                          <a:lnRef idx="2">
                            <a:schemeClr val="accent1"/>
                          </a:lnRef>
                          <a:fillRef idx="0">
                            <a:schemeClr val="accent1"/>
                          </a:fillRef>
                          <a:effectRef idx="1">
                            <a:schemeClr val="accent1"/>
                          </a:effectRef>
                          <a:fontRef idx="minor">
                            <a:schemeClr val="tx1"/>
                          </a:fontRef>
                        </a:style>
                      </a:cxnSp>
                      <a:sp>
                        <a:nvSpPr>
                          <a:cNvPr id="93" name="TextBox 92"/>
                          <a:cNvSpPr txBox="1"/>
                        </a:nvSpPr>
                        <a:spPr>
                          <a:xfrm>
                            <a:off x="3380006" y="4803351"/>
                            <a:ext cx="36353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err="1" smtClean="0"/>
                                <a:t>Cl</a:t>
                              </a:r>
                              <a:endParaRPr lang="en-US" b="1" dirty="0"/>
                            </a:p>
                          </a:txBody>
                          <a:useSpRect/>
                        </a:txSp>
                      </a:sp>
                      <a:sp>
                        <a:nvSpPr>
                          <a:cNvPr id="94" name="TextBox 93"/>
                          <a:cNvSpPr txBox="1"/>
                        </a:nvSpPr>
                        <a:spPr>
                          <a:xfrm>
                            <a:off x="2906534" y="5250231"/>
                            <a:ext cx="36353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err="1" smtClean="0"/>
                                <a:t>Cl</a:t>
                              </a:r>
                              <a:endParaRPr lang="en-US" b="1" dirty="0"/>
                            </a:p>
                          </a:txBody>
                          <a:useSpRect/>
                        </a:txSp>
                      </a:sp>
                      <a:sp>
                        <a:nvSpPr>
                          <a:cNvPr id="95" name="TextBox 94"/>
                          <a:cNvSpPr txBox="1"/>
                        </a:nvSpPr>
                        <a:spPr>
                          <a:xfrm>
                            <a:off x="2402792" y="4788874"/>
                            <a:ext cx="36353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err="1" smtClean="0"/>
                                <a:t>Cl</a:t>
                              </a:r>
                              <a:endParaRPr lang="en-US" b="1" dirty="0"/>
                            </a:p>
                          </a:txBody>
                          <a:useSpRect/>
                        </a:txSp>
                      </a:sp>
                      <a:sp>
                        <a:nvSpPr>
                          <a:cNvPr id="96" name="TextBox 95"/>
                          <a:cNvSpPr txBox="1"/>
                        </a:nvSpPr>
                        <a:spPr>
                          <a:xfrm>
                            <a:off x="2886536" y="4278694"/>
                            <a:ext cx="363539" cy="369332"/>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b="1" dirty="0" err="1" smtClean="0"/>
                                <a:t>Cl</a:t>
                              </a:r>
                              <a:endParaRPr lang="en-US" b="1" dirty="0"/>
                            </a:p>
                          </a:txBody>
                          <a:useSpRect/>
                        </a:txSp>
                      </a:sp>
                    </a:grpSp>
                    <a:pic>
                      <a:nvPicPr>
                        <a:cNvPr id="98" name="Picture 97"/>
                        <a:cNvPicPr>
                          <a:picLocks noChangeAspect="1"/>
                        </a:cNvPicPr>
                      </a:nvPicPr>
                      <a:blipFill>
                        <a:blip r:embed="rId33"/>
                        <a:stretch>
                          <a:fillRect/>
                        </a:stretch>
                      </a:blipFill>
                      <a:spPr>
                        <a:xfrm>
                          <a:off x="4962172" y="4165207"/>
                          <a:ext cx="2222500" cy="2222500"/>
                        </a:xfrm>
                        <a:prstGeom prst="rect">
                          <a:avLst/>
                        </a:prstGeom>
                      </a:spPr>
                    </a:pic>
                    <a:sp>
                      <a:nvSpPr>
                        <a:cNvPr id="99" name="TextBox 98"/>
                        <a:cNvSpPr txBox="1"/>
                      </a:nvSpPr>
                      <a:spPr>
                        <a:xfrm>
                          <a:off x="4552951" y="4146187"/>
                          <a:ext cx="389850" cy="400110"/>
                        </a:xfrm>
                        <a:prstGeom prst="rect">
                          <a:avLst/>
                        </a:prstGeom>
                        <a:noFill/>
                      </a:spPr>
                      <a:txSp>
                        <a:txBody>
                          <a:bodyPr wrap="none" rtlCol="0">
                            <a:spAutoFit/>
                          </a:bodyPr>
                          <a:lstStyle>
                            <a:defPPr>
                              <a:defRPr lang="en-US"/>
                            </a:defPPr>
                            <a:lvl1pPr marL="0" algn="l" defTabSz="457200" rtl="0" eaLnBrk="1" latinLnBrk="0" hangingPunct="1">
                              <a:defRPr sz="1800" kern="1200">
                                <a:solidFill>
                                  <a:schemeClr val="tx1"/>
                                </a:solidFill>
                                <a:latin typeface="+mn-lt"/>
                                <a:ea typeface="+mn-ea"/>
                                <a:cs typeface="+mn-cs"/>
                              </a:defRPr>
                            </a:lvl1pPr>
                            <a:lvl2pPr marL="457200" algn="l" defTabSz="457200" rtl="0" eaLnBrk="1" latinLnBrk="0" hangingPunct="1">
                              <a:defRPr sz="1800" kern="1200">
                                <a:solidFill>
                                  <a:schemeClr val="tx1"/>
                                </a:solidFill>
                                <a:latin typeface="+mn-lt"/>
                                <a:ea typeface="+mn-ea"/>
                                <a:cs typeface="+mn-cs"/>
                              </a:defRPr>
                            </a:lvl2pPr>
                            <a:lvl3pPr marL="914400" algn="l" defTabSz="457200" rtl="0" eaLnBrk="1" latinLnBrk="0" hangingPunct="1">
                              <a:defRPr sz="1800" kern="1200">
                                <a:solidFill>
                                  <a:schemeClr val="tx1"/>
                                </a:solidFill>
                                <a:latin typeface="+mn-lt"/>
                                <a:ea typeface="+mn-ea"/>
                                <a:cs typeface="+mn-cs"/>
                              </a:defRPr>
                            </a:lvl3pPr>
                            <a:lvl4pPr marL="1371600" algn="l" defTabSz="457200" rtl="0" eaLnBrk="1" latinLnBrk="0" hangingPunct="1">
                              <a:defRPr sz="1800" kern="1200">
                                <a:solidFill>
                                  <a:schemeClr val="tx1"/>
                                </a:solidFill>
                                <a:latin typeface="+mn-lt"/>
                                <a:ea typeface="+mn-ea"/>
                                <a:cs typeface="+mn-cs"/>
                              </a:defRPr>
                            </a:lvl4pPr>
                            <a:lvl5pPr marL="1828800" algn="l" defTabSz="457200" rtl="0" eaLnBrk="1" latinLnBrk="0" hangingPunct="1">
                              <a:defRPr sz="1800" kern="1200">
                                <a:solidFill>
                                  <a:schemeClr val="tx1"/>
                                </a:solidFill>
                                <a:latin typeface="+mn-lt"/>
                                <a:ea typeface="+mn-ea"/>
                                <a:cs typeface="+mn-cs"/>
                              </a:defRPr>
                            </a:lvl5pPr>
                            <a:lvl6pPr marL="2286000" algn="l" defTabSz="457200" rtl="0" eaLnBrk="1" latinLnBrk="0" hangingPunct="1">
                              <a:defRPr sz="1800" kern="1200">
                                <a:solidFill>
                                  <a:schemeClr val="tx1"/>
                                </a:solidFill>
                                <a:latin typeface="+mn-lt"/>
                                <a:ea typeface="+mn-ea"/>
                                <a:cs typeface="+mn-cs"/>
                              </a:defRPr>
                            </a:lvl6pPr>
                            <a:lvl7pPr marL="2743200" algn="l" defTabSz="457200" rtl="0" eaLnBrk="1" latinLnBrk="0" hangingPunct="1">
                              <a:defRPr sz="1800" kern="1200">
                                <a:solidFill>
                                  <a:schemeClr val="tx1"/>
                                </a:solidFill>
                                <a:latin typeface="+mn-lt"/>
                                <a:ea typeface="+mn-ea"/>
                                <a:cs typeface="+mn-cs"/>
                              </a:defRPr>
                            </a:lvl7pPr>
                            <a:lvl8pPr marL="3200400" algn="l" defTabSz="457200" rtl="0" eaLnBrk="1" latinLnBrk="0" hangingPunct="1">
                              <a:defRPr sz="1800" kern="1200">
                                <a:solidFill>
                                  <a:schemeClr val="tx1"/>
                                </a:solidFill>
                                <a:latin typeface="+mn-lt"/>
                                <a:ea typeface="+mn-ea"/>
                                <a:cs typeface="+mn-cs"/>
                              </a:defRPr>
                            </a:lvl8pPr>
                            <a:lvl9pPr marL="3657600" algn="l" defTabSz="457200" rtl="0" eaLnBrk="1" latinLnBrk="0" hangingPunct="1">
                              <a:defRPr sz="1800" kern="1200">
                                <a:solidFill>
                                  <a:schemeClr val="tx1"/>
                                </a:solidFill>
                                <a:latin typeface="+mn-lt"/>
                                <a:ea typeface="+mn-ea"/>
                                <a:cs typeface="+mn-cs"/>
                              </a:defRPr>
                            </a:lvl9pPr>
                          </a:lstStyle>
                          <a:p>
                            <a:r>
                              <a:rPr lang="en-US" sz="2000" b="1" dirty="0" smtClean="0"/>
                              <a:t>E</a:t>
                            </a:r>
                            <a:r>
                              <a:rPr lang="en-US" sz="2000" b="1" dirty="0" smtClean="0"/>
                              <a:t>)</a:t>
                            </a:r>
                            <a:endParaRPr lang="en-US" sz="2000" b="1" dirty="0"/>
                          </a:p>
                        </a:txBody>
                        <a:useSpRect/>
                      </a:txSp>
                    </a:sp>
                  </a:grpSp>
                </lc:lockedCanvas>
              </a:graphicData>
            </a:graphic>
          </wp:inline>
        </w:drawing>
      </w:r>
    </w:p>
    <w:p w:rsidR="00CE710D" w:rsidRPr="00D74B0F" w:rsidRDefault="00CE710D" w:rsidP="00CE710D"/>
    <w:p w:rsidR="00CE710D" w:rsidRPr="00D74B0F" w:rsidRDefault="00CE710D" w:rsidP="00CE710D">
      <w:r w:rsidRPr="00D74B0F">
        <w:t>1</w:t>
      </w:r>
      <w:r w:rsidR="001701AB" w:rsidRPr="00D74B0F">
        <w:t>7</w:t>
      </w:r>
      <w:r w:rsidRPr="00D74B0F">
        <w:t>.  The radius of aluminum is 1.43 x 10</w:t>
      </w:r>
      <w:r w:rsidRPr="00D74B0F">
        <w:rPr>
          <w:vertAlign w:val="superscript"/>
        </w:rPr>
        <w:t>-10</w:t>
      </w:r>
      <w:r w:rsidRPr="00D74B0F">
        <w:t xml:space="preserve"> m.  What is the edge length given that the metal has face-centered cubic unit cell structure?</w:t>
      </w:r>
    </w:p>
    <w:p w:rsidR="00CE710D" w:rsidRPr="00D74B0F" w:rsidRDefault="00CE710D" w:rsidP="00CE710D"/>
    <w:p w:rsidR="00CE710D" w:rsidRPr="00D74B0F" w:rsidRDefault="00CE710D" w:rsidP="00CE710D">
      <w:r w:rsidRPr="00D74B0F">
        <w:tab/>
        <w:t>A) 3.30 x 10</w:t>
      </w:r>
      <w:r w:rsidRPr="00D74B0F">
        <w:rPr>
          <w:vertAlign w:val="superscript"/>
        </w:rPr>
        <w:t>-10</w:t>
      </w:r>
      <w:r w:rsidRPr="00D74B0F">
        <w:t xml:space="preserve"> m</w:t>
      </w:r>
    </w:p>
    <w:p w:rsidR="00CE710D" w:rsidRPr="00D74B0F" w:rsidRDefault="00CE710D" w:rsidP="00CE710D">
      <w:r w:rsidRPr="00D74B0F">
        <w:tab/>
        <w:t>B) 4.04 x 10</w:t>
      </w:r>
      <w:r w:rsidRPr="00D74B0F">
        <w:rPr>
          <w:vertAlign w:val="superscript"/>
        </w:rPr>
        <w:t>-10</w:t>
      </w:r>
      <w:r w:rsidRPr="00D74B0F">
        <w:t xml:space="preserve"> m </w:t>
      </w:r>
    </w:p>
    <w:p w:rsidR="00CE710D" w:rsidRPr="00D74B0F" w:rsidRDefault="00CE710D" w:rsidP="00CE710D">
      <w:r w:rsidRPr="00D74B0F">
        <w:tab/>
        <w:t>C) 2.86 x 10</w:t>
      </w:r>
      <w:r w:rsidRPr="00D74B0F">
        <w:rPr>
          <w:vertAlign w:val="superscript"/>
        </w:rPr>
        <w:t>-10</w:t>
      </w:r>
      <w:r w:rsidRPr="00D74B0F">
        <w:t xml:space="preserve"> m</w:t>
      </w:r>
    </w:p>
    <w:p w:rsidR="00CE710D" w:rsidRPr="00D74B0F" w:rsidRDefault="00CE710D" w:rsidP="00CE710D">
      <w:r w:rsidRPr="00D74B0F">
        <w:tab/>
        <w:t>D) 3.38 x 10</w:t>
      </w:r>
      <w:r w:rsidRPr="00D74B0F">
        <w:rPr>
          <w:vertAlign w:val="superscript"/>
        </w:rPr>
        <w:t>-5</w:t>
      </w:r>
      <w:r w:rsidRPr="00D74B0F">
        <w:t xml:space="preserve"> m</w:t>
      </w:r>
    </w:p>
    <w:p w:rsidR="00CE710D" w:rsidRPr="00D74B0F" w:rsidRDefault="00CE710D" w:rsidP="00CE710D">
      <w:r w:rsidRPr="00D74B0F">
        <w:tab/>
        <w:t>E) There is not enough information to solve this problem.</w:t>
      </w:r>
    </w:p>
    <w:p w:rsidR="00CE710D" w:rsidRPr="00D74B0F" w:rsidRDefault="00CE710D" w:rsidP="00CE710D"/>
    <w:p w:rsidR="00CE710D" w:rsidRPr="00D74B0F" w:rsidRDefault="00CE710D" w:rsidP="00CE710D"/>
    <w:p w:rsidR="00CE710D" w:rsidRPr="00D74B0F" w:rsidRDefault="00CE710D" w:rsidP="00CE710D">
      <w:r w:rsidRPr="00D74B0F">
        <w:t>1</w:t>
      </w:r>
      <w:r w:rsidR="001701AB" w:rsidRPr="00D74B0F">
        <w:t>8</w:t>
      </w:r>
      <w:r w:rsidRPr="00D74B0F">
        <w:t>.  What is the primary intermolecular force in a sample of H</w:t>
      </w:r>
      <w:r w:rsidRPr="00D74B0F">
        <w:rPr>
          <w:vertAlign w:val="subscript"/>
        </w:rPr>
        <w:t>2</w:t>
      </w:r>
      <w:r w:rsidRPr="00D74B0F">
        <w:t>S?</w:t>
      </w:r>
    </w:p>
    <w:p w:rsidR="00CE710D" w:rsidRPr="00D74B0F" w:rsidRDefault="00CE710D" w:rsidP="00CE710D"/>
    <w:p w:rsidR="00CE710D" w:rsidRPr="00D74B0F" w:rsidRDefault="00CE710D" w:rsidP="00CE710D">
      <w:r w:rsidRPr="00D74B0F">
        <w:tab/>
        <w:t>A) ion-dipole interaction</w:t>
      </w:r>
    </w:p>
    <w:p w:rsidR="00CE710D" w:rsidRPr="00D74B0F" w:rsidRDefault="00CE710D" w:rsidP="00CE710D">
      <w:r w:rsidRPr="00D74B0F">
        <w:tab/>
        <w:t>B) London forces</w:t>
      </w:r>
    </w:p>
    <w:p w:rsidR="00CE710D" w:rsidRPr="00D74B0F" w:rsidRDefault="00CE710D" w:rsidP="00CE710D">
      <w:r w:rsidRPr="00D74B0F">
        <w:tab/>
        <w:t>C) dipole-dipole interaction</w:t>
      </w:r>
    </w:p>
    <w:p w:rsidR="00CE710D" w:rsidRPr="00D74B0F" w:rsidRDefault="00CE710D" w:rsidP="00CE710D">
      <w:r w:rsidRPr="00D74B0F">
        <w:tab/>
        <w:t>D) hydrogen bonding</w:t>
      </w:r>
    </w:p>
    <w:p w:rsidR="00CE710D" w:rsidRPr="00D74B0F" w:rsidRDefault="00CE710D" w:rsidP="00CE710D">
      <w:r w:rsidRPr="00D74B0F">
        <w:tab/>
        <w:t>E) covalent bonding</w:t>
      </w:r>
    </w:p>
    <w:p w:rsidR="00CE710D" w:rsidRPr="00D74B0F" w:rsidRDefault="00CE710D" w:rsidP="00CE710D"/>
    <w:p w:rsidR="00CE710D" w:rsidRPr="00D74B0F" w:rsidRDefault="00CE710D" w:rsidP="00CE710D"/>
    <w:p w:rsidR="00CE710D" w:rsidRPr="00D74B0F" w:rsidRDefault="00CE710D" w:rsidP="00CE710D">
      <w:r w:rsidRPr="00D74B0F">
        <w:t>1</w:t>
      </w:r>
      <w:r w:rsidR="001701AB" w:rsidRPr="00D74B0F">
        <w:t>9</w:t>
      </w:r>
      <w:r w:rsidRPr="00D74B0F">
        <w:t>.  Which statement best explains why CH</w:t>
      </w:r>
      <w:r w:rsidRPr="00D74B0F">
        <w:rPr>
          <w:vertAlign w:val="subscript"/>
        </w:rPr>
        <w:t>4</w:t>
      </w:r>
      <w:r w:rsidRPr="00D74B0F">
        <w:t xml:space="preserve"> has a lower boiling point than C</w:t>
      </w:r>
      <w:r w:rsidRPr="00D74B0F">
        <w:rPr>
          <w:vertAlign w:val="subscript"/>
        </w:rPr>
        <w:t>2</w:t>
      </w:r>
      <w:r w:rsidRPr="00D74B0F">
        <w:t>H</w:t>
      </w:r>
      <w:r w:rsidRPr="00D74B0F">
        <w:rPr>
          <w:vertAlign w:val="subscript"/>
        </w:rPr>
        <w:t>6</w:t>
      </w:r>
      <w:r w:rsidRPr="00D74B0F">
        <w:t>?</w:t>
      </w:r>
    </w:p>
    <w:p w:rsidR="00CE710D" w:rsidRPr="00D74B0F" w:rsidRDefault="00CE710D" w:rsidP="00CE710D"/>
    <w:p w:rsidR="00CE710D" w:rsidRPr="00D74B0F" w:rsidRDefault="00CE710D" w:rsidP="00CE710D">
      <w:r w:rsidRPr="00D74B0F">
        <w:tab/>
        <w:t>A) CH</w:t>
      </w:r>
      <w:r w:rsidRPr="00D74B0F">
        <w:rPr>
          <w:vertAlign w:val="subscript"/>
        </w:rPr>
        <w:t>4</w:t>
      </w:r>
      <w:r w:rsidRPr="00D74B0F">
        <w:t xml:space="preserve"> does not have a lower boiling point than C</w:t>
      </w:r>
      <w:r w:rsidRPr="00D74B0F">
        <w:rPr>
          <w:vertAlign w:val="subscript"/>
        </w:rPr>
        <w:t>2</w:t>
      </w:r>
      <w:r w:rsidRPr="00D74B0F">
        <w:t>H</w:t>
      </w:r>
      <w:r w:rsidRPr="00D74B0F">
        <w:rPr>
          <w:vertAlign w:val="subscript"/>
        </w:rPr>
        <w:t>6</w:t>
      </w:r>
      <w:r w:rsidRPr="00D74B0F">
        <w:t>; CH</w:t>
      </w:r>
      <w:r w:rsidRPr="00D74B0F">
        <w:rPr>
          <w:vertAlign w:val="subscript"/>
        </w:rPr>
        <w:t>4</w:t>
      </w:r>
      <w:r w:rsidRPr="00D74B0F">
        <w:t xml:space="preserve"> is polar while C</w:t>
      </w:r>
      <w:r w:rsidRPr="00D74B0F">
        <w:rPr>
          <w:vertAlign w:val="subscript"/>
        </w:rPr>
        <w:t>2</w:t>
      </w:r>
      <w:r w:rsidRPr="00D74B0F">
        <w:t>H</w:t>
      </w:r>
      <w:r w:rsidRPr="00D74B0F">
        <w:rPr>
          <w:vertAlign w:val="subscript"/>
        </w:rPr>
        <w:t>6</w:t>
      </w:r>
      <w:r w:rsidRPr="00D74B0F">
        <w:t xml:space="preserve"> </w:t>
      </w:r>
      <w:r w:rsidRPr="00D74B0F">
        <w:tab/>
        <w:t xml:space="preserve"> </w:t>
      </w:r>
      <w:r w:rsidRPr="00D74B0F">
        <w:tab/>
        <w:t xml:space="preserve">       is not.</w:t>
      </w:r>
    </w:p>
    <w:p w:rsidR="00CE710D" w:rsidRPr="00D74B0F" w:rsidRDefault="00CE710D" w:rsidP="00CE710D">
      <w:r w:rsidRPr="00D74B0F">
        <w:tab/>
        <w:t>B) C</w:t>
      </w:r>
      <w:r w:rsidRPr="00D74B0F">
        <w:rPr>
          <w:vertAlign w:val="subscript"/>
        </w:rPr>
        <w:t>2</w:t>
      </w:r>
      <w:r w:rsidRPr="00D74B0F">
        <w:t>H</w:t>
      </w:r>
      <w:r w:rsidRPr="00D74B0F">
        <w:rPr>
          <w:vertAlign w:val="subscript"/>
        </w:rPr>
        <w:t>6</w:t>
      </w:r>
      <w:r w:rsidRPr="00D74B0F">
        <w:t xml:space="preserve"> is polar while CH</w:t>
      </w:r>
      <w:r w:rsidRPr="00D74B0F">
        <w:rPr>
          <w:vertAlign w:val="subscript"/>
        </w:rPr>
        <w:t>4</w:t>
      </w:r>
      <w:r w:rsidRPr="00D74B0F">
        <w:t xml:space="preserve"> is not.</w:t>
      </w:r>
    </w:p>
    <w:p w:rsidR="00CE710D" w:rsidRPr="00D74B0F" w:rsidRDefault="00CE710D" w:rsidP="00CE710D">
      <w:r w:rsidRPr="00D74B0F">
        <w:tab/>
        <w:t>C) C</w:t>
      </w:r>
      <w:r w:rsidRPr="00D74B0F">
        <w:rPr>
          <w:vertAlign w:val="subscript"/>
        </w:rPr>
        <w:t>2</w:t>
      </w:r>
      <w:r w:rsidRPr="00D74B0F">
        <w:t>H</w:t>
      </w:r>
      <w:r w:rsidRPr="00D74B0F">
        <w:rPr>
          <w:vertAlign w:val="subscript"/>
        </w:rPr>
        <w:t>6</w:t>
      </w:r>
      <w:r w:rsidRPr="00D74B0F">
        <w:t xml:space="preserve"> is more polarizable due to its greater number of electrons.</w:t>
      </w:r>
    </w:p>
    <w:p w:rsidR="00CE710D" w:rsidRPr="00D74B0F" w:rsidRDefault="00CE710D" w:rsidP="00CE710D">
      <w:r w:rsidRPr="00D74B0F">
        <w:tab/>
        <w:t>D) CH</w:t>
      </w:r>
      <w:r w:rsidRPr="00D74B0F">
        <w:rPr>
          <w:vertAlign w:val="subscript"/>
        </w:rPr>
        <w:t>4</w:t>
      </w:r>
      <w:r w:rsidRPr="00D74B0F">
        <w:t xml:space="preserve"> has London forces while C</w:t>
      </w:r>
      <w:r w:rsidRPr="00D74B0F">
        <w:rPr>
          <w:vertAlign w:val="subscript"/>
        </w:rPr>
        <w:t>2</w:t>
      </w:r>
      <w:r w:rsidRPr="00D74B0F">
        <w:t>H</w:t>
      </w:r>
      <w:r w:rsidRPr="00D74B0F">
        <w:rPr>
          <w:vertAlign w:val="subscript"/>
        </w:rPr>
        <w:t>6</w:t>
      </w:r>
      <w:r w:rsidRPr="00D74B0F">
        <w:t xml:space="preserve"> does not.</w:t>
      </w:r>
    </w:p>
    <w:p w:rsidR="00CE710D" w:rsidRPr="00D74B0F" w:rsidRDefault="00CE710D" w:rsidP="00CE710D">
      <w:r w:rsidRPr="00D74B0F">
        <w:tab/>
        <w:t>E) CH</w:t>
      </w:r>
      <w:r w:rsidRPr="00D74B0F">
        <w:rPr>
          <w:vertAlign w:val="subscript"/>
        </w:rPr>
        <w:t>4</w:t>
      </w:r>
      <w:r w:rsidRPr="00D74B0F">
        <w:t xml:space="preserve"> does not have a lower boiling point than C</w:t>
      </w:r>
      <w:r w:rsidRPr="00D74B0F">
        <w:rPr>
          <w:vertAlign w:val="subscript"/>
        </w:rPr>
        <w:t>2</w:t>
      </w:r>
      <w:r w:rsidRPr="00D74B0F">
        <w:t>H</w:t>
      </w:r>
      <w:r w:rsidRPr="00D74B0F">
        <w:rPr>
          <w:vertAlign w:val="subscript"/>
        </w:rPr>
        <w:t>6</w:t>
      </w:r>
      <w:r w:rsidRPr="00D74B0F">
        <w:t>; CH</w:t>
      </w:r>
      <w:r w:rsidRPr="00D74B0F">
        <w:rPr>
          <w:vertAlign w:val="subscript"/>
        </w:rPr>
        <w:t>4</w:t>
      </w:r>
      <w:r w:rsidRPr="00D74B0F">
        <w:t xml:space="preserve"> can hydrogen bond </w:t>
      </w:r>
      <w:r w:rsidRPr="00D74B0F">
        <w:tab/>
        <w:t xml:space="preserve">     while C</w:t>
      </w:r>
      <w:r w:rsidRPr="00D74B0F">
        <w:rPr>
          <w:vertAlign w:val="subscript"/>
        </w:rPr>
        <w:t>2</w:t>
      </w:r>
      <w:r w:rsidRPr="00D74B0F">
        <w:t>H</w:t>
      </w:r>
      <w:r w:rsidRPr="00D74B0F">
        <w:rPr>
          <w:vertAlign w:val="subscript"/>
        </w:rPr>
        <w:t>6</w:t>
      </w:r>
      <w:r w:rsidR="00B87017" w:rsidRPr="00D74B0F">
        <w:t xml:space="preserve"> cannot.</w:t>
      </w:r>
    </w:p>
    <w:p w:rsidR="00CE710D" w:rsidRPr="00D74B0F" w:rsidRDefault="00CE710D" w:rsidP="00CE710D"/>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CE710D" w:rsidRPr="00D74B0F">
        <w:tc>
          <w:tcPr>
            <w:tcW w:w="720" w:type="dxa"/>
            <w:tcBorders>
              <w:top w:val="nil"/>
              <w:left w:val="nil"/>
              <w:bottom w:val="nil"/>
              <w:right w:val="nil"/>
            </w:tcBorders>
          </w:tcPr>
          <w:p w:rsidR="00CE710D" w:rsidRPr="00D74B0F" w:rsidRDefault="001701AB" w:rsidP="001701AB">
            <w:pPr>
              <w:keepNext/>
              <w:keepLines/>
              <w:widowControl w:val="0"/>
              <w:autoSpaceDE w:val="0"/>
              <w:autoSpaceDN w:val="0"/>
              <w:adjustRightInd w:val="0"/>
            </w:pPr>
            <w:r w:rsidRPr="00D74B0F">
              <w:t>20</w:t>
            </w:r>
            <w:r w:rsidR="00CE710D" w:rsidRPr="00D74B0F">
              <w:t>.</w:t>
            </w:r>
          </w:p>
        </w:tc>
        <w:tc>
          <w:tcPr>
            <w:tcW w:w="8640" w:type="dxa"/>
            <w:gridSpan w:val="2"/>
            <w:tcBorders>
              <w:top w:val="nil"/>
              <w:left w:val="nil"/>
              <w:bottom w:val="nil"/>
              <w:right w:val="nil"/>
            </w:tcBorders>
          </w:tcPr>
          <w:p w:rsidR="00CE710D" w:rsidRPr="00D74B0F" w:rsidRDefault="00CE710D">
            <w:pPr>
              <w:keepNext/>
              <w:keepLines/>
              <w:widowControl w:val="0"/>
              <w:autoSpaceDE w:val="0"/>
              <w:autoSpaceDN w:val="0"/>
              <w:adjustRightInd w:val="0"/>
            </w:pPr>
            <w:r w:rsidRPr="00D74B0F">
              <w:t xml:space="preserve">Which of the following statements is true? </w:t>
            </w:r>
          </w:p>
        </w:tc>
      </w:tr>
      <w:tr w:rsidR="00CE710D" w:rsidRPr="00D74B0F">
        <w:trPr>
          <w:gridBefore w:val="1"/>
          <w:wBefore w:w="720" w:type="dxa"/>
        </w:trPr>
        <w:tc>
          <w:tcPr>
            <w:tcW w:w="58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t>A)</w:t>
            </w:r>
          </w:p>
        </w:tc>
        <w:tc>
          <w:tcPr>
            <w:tcW w:w="8055" w:type="dxa"/>
            <w:tcBorders>
              <w:top w:val="nil"/>
              <w:left w:val="nil"/>
              <w:bottom w:val="nil"/>
              <w:right w:val="nil"/>
            </w:tcBorders>
          </w:tcPr>
          <w:p w:rsidR="00CE710D" w:rsidRPr="00D74B0F" w:rsidRDefault="00CE710D" w:rsidP="001701AB">
            <w:pPr>
              <w:keepNext/>
              <w:keepLines/>
              <w:widowControl w:val="0"/>
              <w:autoSpaceDE w:val="0"/>
              <w:autoSpaceDN w:val="0"/>
              <w:adjustRightInd w:val="0"/>
            </w:pPr>
            <w:r w:rsidRPr="00D74B0F">
              <w:rPr>
                <w:noProof/>
              </w:rPr>
              <w:drawing>
                <wp:inline distT="0" distB="0" distL="0" distR="0">
                  <wp:extent cx="965200" cy="489913"/>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flipV="1">
                            <a:off x="0" y="0"/>
                            <a:ext cx="964548" cy="489582"/>
                          </a:xfrm>
                          <a:prstGeom prst="rect">
                            <a:avLst/>
                          </a:prstGeom>
                          <a:noFill/>
                          <a:ln w="9525">
                            <a:noFill/>
                            <a:miter lim="800000"/>
                            <a:headEnd/>
                            <a:tailEnd/>
                          </a:ln>
                        </pic:spPr>
                      </pic:pic>
                    </a:graphicData>
                  </a:graphic>
                </wp:inline>
              </w:drawing>
            </w:r>
            <w:r w:rsidRPr="00D74B0F">
              <w:t xml:space="preserve">has a higher boiling point than </w:t>
            </w:r>
            <w:r w:rsidRPr="00D74B0F">
              <w:rPr>
                <w:noProof/>
              </w:rPr>
              <w:drawing>
                <wp:inline distT="0" distB="0" distL="0" distR="0">
                  <wp:extent cx="906928" cy="584007"/>
                  <wp:effectExtent l="25400" t="0" r="7472"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912943" cy="587881"/>
                          </a:xfrm>
                          <a:prstGeom prst="rect">
                            <a:avLst/>
                          </a:prstGeom>
                          <a:noFill/>
                          <a:ln w="9525">
                            <a:noFill/>
                            <a:miter lim="800000"/>
                            <a:headEnd/>
                            <a:tailEnd/>
                          </a:ln>
                        </pic:spPr>
                      </pic:pic>
                    </a:graphicData>
                  </a:graphic>
                </wp:inline>
              </w:drawing>
            </w:r>
          </w:p>
        </w:tc>
      </w:tr>
      <w:tr w:rsidR="00CE710D" w:rsidRPr="00D74B0F">
        <w:trPr>
          <w:gridBefore w:val="1"/>
          <w:wBefore w:w="720" w:type="dxa"/>
        </w:trPr>
        <w:tc>
          <w:tcPr>
            <w:tcW w:w="58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t>B)</w:t>
            </w:r>
          </w:p>
        </w:tc>
        <w:tc>
          <w:tcPr>
            <w:tcW w:w="8055" w:type="dxa"/>
            <w:tcBorders>
              <w:top w:val="nil"/>
              <w:left w:val="nil"/>
              <w:bottom w:val="nil"/>
              <w:right w:val="nil"/>
            </w:tcBorders>
          </w:tcPr>
          <w:p w:rsidR="00CE710D" w:rsidRPr="00D74B0F" w:rsidRDefault="00CE710D" w:rsidP="001701AB">
            <w:pPr>
              <w:keepNext/>
              <w:keepLines/>
              <w:widowControl w:val="0"/>
              <w:autoSpaceDE w:val="0"/>
              <w:autoSpaceDN w:val="0"/>
              <w:adjustRightInd w:val="0"/>
            </w:pPr>
            <w:r w:rsidRPr="00D74B0F">
              <w:rPr>
                <w:noProof/>
              </w:rPr>
              <w:drawing>
                <wp:inline distT="0" distB="0" distL="0" distR="0">
                  <wp:extent cx="1117600" cy="490502"/>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1117600" cy="490502"/>
                          </a:xfrm>
                          <a:prstGeom prst="rect">
                            <a:avLst/>
                          </a:prstGeom>
                          <a:noFill/>
                          <a:ln w="9525">
                            <a:noFill/>
                            <a:miter lim="800000"/>
                            <a:headEnd/>
                            <a:tailEnd/>
                          </a:ln>
                        </pic:spPr>
                      </pic:pic>
                    </a:graphicData>
                  </a:graphic>
                </wp:inline>
              </w:drawing>
            </w:r>
            <w:r w:rsidRPr="00D74B0F">
              <w:t xml:space="preserve">has a lower boiling point than </w:t>
            </w:r>
            <w:r w:rsidRPr="00D74B0F">
              <w:rPr>
                <w:noProof/>
              </w:rPr>
              <w:drawing>
                <wp:inline distT="0" distB="0" distL="0" distR="0">
                  <wp:extent cx="889000" cy="889000"/>
                  <wp:effectExtent l="2540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889000" cy="889000"/>
                          </a:xfrm>
                          <a:prstGeom prst="rect">
                            <a:avLst/>
                          </a:prstGeom>
                          <a:noFill/>
                          <a:ln w="9525">
                            <a:noFill/>
                            <a:miter lim="800000"/>
                            <a:headEnd/>
                            <a:tailEnd/>
                          </a:ln>
                        </pic:spPr>
                      </pic:pic>
                    </a:graphicData>
                  </a:graphic>
                </wp:inline>
              </w:drawing>
            </w:r>
          </w:p>
        </w:tc>
      </w:tr>
      <w:tr w:rsidR="00CE710D" w:rsidRPr="00D74B0F">
        <w:trPr>
          <w:gridBefore w:val="1"/>
          <w:wBefore w:w="720" w:type="dxa"/>
        </w:trPr>
        <w:tc>
          <w:tcPr>
            <w:tcW w:w="58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t>C)</w:t>
            </w:r>
          </w:p>
        </w:tc>
        <w:tc>
          <w:tcPr>
            <w:tcW w:w="805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rPr>
                <w:noProof/>
              </w:rPr>
              <w:drawing>
                <wp:inline distT="0" distB="0" distL="0" distR="0">
                  <wp:extent cx="533400" cy="559210"/>
                  <wp:effectExtent l="2540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33400" cy="559210"/>
                          </a:xfrm>
                          <a:prstGeom prst="rect">
                            <a:avLst/>
                          </a:prstGeom>
                          <a:noFill/>
                          <a:ln w="9525">
                            <a:noFill/>
                            <a:miter lim="800000"/>
                            <a:headEnd/>
                            <a:tailEnd/>
                          </a:ln>
                        </pic:spPr>
                      </pic:pic>
                    </a:graphicData>
                  </a:graphic>
                </wp:inline>
              </w:drawing>
            </w:r>
            <w:r w:rsidRPr="00D74B0F">
              <w:t xml:space="preserve">has a higher boiling point than </w:t>
            </w:r>
            <w:r w:rsidRPr="00D74B0F">
              <w:rPr>
                <w:noProof/>
              </w:rPr>
              <w:drawing>
                <wp:inline distT="0" distB="0" distL="0" distR="0">
                  <wp:extent cx="726528" cy="800100"/>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733425" cy="807695"/>
                          </a:xfrm>
                          <a:prstGeom prst="rect">
                            <a:avLst/>
                          </a:prstGeom>
                          <a:noFill/>
                          <a:ln w="9525">
                            <a:noFill/>
                            <a:miter lim="800000"/>
                            <a:headEnd/>
                            <a:tailEnd/>
                          </a:ln>
                        </pic:spPr>
                      </pic:pic>
                    </a:graphicData>
                  </a:graphic>
                </wp:inline>
              </w:drawing>
            </w:r>
          </w:p>
        </w:tc>
      </w:tr>
      <w:tr w:rsidR="00CE710D" w:rsidRPr="00D74B0F">
        <w:trPr>
          <w:gridBefore w:val="1"/>
          <w:wBefore w:w="720" w:type="dxa"/>
        </w:trPr>
        <w:tc>
          <w:tcPr>
            <w:tcW w:w="58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t>D)</w:t>
            </w:r>
          </w:p>
        </w:tc>
        <w:tc>
          <w:tcPr>
            <w:tcW w:w="805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rPr>
                <w:noProof/>
              </w:rPr>
              <w:drawing>
                <wp:inline distT="0" distB="0" distL="0" distR="0">
                  <wp:extent cx="542515" cy="561647"/>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flipV="1">
                            <a:off x="0" y="0"/>
                            <a:ext cx="544881" cy="564096"/>
                          </a:xfrm>
                          <a:prstGeom prst="rect">
                            <a:avLst/>
                          </a:prstGeom>
                          <a:noFill/>
                          <a:ln w="9525">
                            <a:noFill/>
                            <a:miter lim="800000"/>
                            <a:headEnd/>
                            <a:tailEnd/>
                          </a:ln>
                        </pic:spPr>
                      </pic:pic>
                    </a:graphicData>
                  </a:graphic>
                </wp:inline>
              </w:drawing>
            </w:r>
            <w:r w:rsidRPr="00D74B0F">
              <w:t xml:space="preserve">has a higher boiling point than </w:t>
            </w:r>
            <w:r w:rsidRPr="00D74B0F">
              <w:rPr>
                <w:noProof/>
              </w:rPr>
              <w:drawing>
                <wp:inline distT="0" distB="0" distL="0" distR="0">
                  <wp:extent cx="617126" cy="609600"/>
                  <wp:effectExtent l="2540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617126" cy="609600"/>
                          </a:xfrm>
                          <a:prstGeom prst="rect">
                            <a:avLst/>
                          </a:prstGeom>
                          <a:noFill/>
                          <a:ln w="9525">
                            <a:noFill/>
                            <a:miter lim="800000"/>
                            <a:headEnd/>
                            <a:tailEnd/>
                          </a:ln>
                        </pic:spPr>
                      </pic:pic>
                    </a:graphicData>
                  </a:graphic>
                </wp:inline>
              </w:drawing>
            </w:r>
          </w:p>
        </w:tc>
      </w:tr>
      <w:tr w:rsidR="00CE710D" w:rsidRPr="00D74B0F">
        <w:trPr>
          <w:gridBefore w:val="1"/>
          <w:wBefore w:w="720" w:type="dxa"/>
        </w:trPr>
        <w:tc>
          <w:tcPr>
            <w:tcW w:w="585" w:type="dxa"/>
            <w:tcBorders>
              <w:top w:val="nil"/>
              <w:left w:val="nil"/>
              <w:bottom w:val="nil"/>
              <w:right w:val="nil"/>
            </w:tcBorders>
          </w:tcPr>
          <w:p w:rsidR="00CE710D" w:rsidRPr="00D74B0F" w:rsidRDefault="00CE710D">
            <w:pPr>
              <w:keepNext/>
              <w:keepLines/>
              <w:widowControl w:val="0"/>
              <w:autoSpaceDE w:val="0"/>
              <w:autoSpaceDN w:val="0"/>
              <w:adjustRightInd w:val="0"/>
            </w:pPr>
            <w:r w:rsidRPr="00D74B0F">
              <w:t>E)</w:t>
            </w:r>
          </w:p>
        </w:tc>
        <w:tc>
          <w:tcPr>
            <w:tcW w:w="8055" w:type="dxa"/>
            <w:tcBorders>
              <w:top w:val="nil"/>
              <w:left w:val="nil"/>
              <w:bottom w:val="nil"/>
              <w:right w:val="nil"/>
            </w:tcBorders>
          </w:tcPr>
          <w:p w:rsidR="00CE710D" w:rsidRPr="00D74B0F" w:rsidRDefault="00CE710D" w:rsidP="001701AB">
            <w:pPr>
              <w:keepNext/>
              <w:keepLines/>
              <w:widowControl w:val="0"/>
              <w:autoSpaceDE w:val="0"/>
              <w:autoSpaceDN w:val="0"/>
              <w:adjustRightInd w:val="0"/>
            </w:pPr>
            <w:r w:rsidRPr="00D74B0F">
              <w:rPr>
                <w:noProof/>
              </w:rPr>
              <w:t xml:space="preserve">H—F </w:t>
            </w:r>
            <w:r w:rsidRPr="00D74B0F">
              <w:t xml:space="preserve">has a lower boiling point than H—Br  </w:t>
            </w:r>
          </w:p>
        </w:tc>
      </w:tr>
    </w:tbl>
    <w:p w:rsidR="00CE710D" w:rsidRPr="00D74B0F" w:rsidRDefault="00CE710D" w:rsidP="00CE710D"/>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8055"/>
      </w:tblGrid>
      <w:tr w:rsidR="001701AB" w:rsidRPr="00D74B0F">
        <w:tc>
          <w:tcPr>
            <w:tcW w:w="720"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21.</w:t>
            </w:r>
          </w:p>
        </w:tc>
        <w:tc>
          <w:tcPr>
            <w:tcW w:w="8640" w:type="dxa"/>
            <w:gridSpan w:val="2"/>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If a unit cell of an ionic compound has A cations at the corners and X anions on the face centers, what is the empirical formula of the compound?</w:t>
            </w:r>
          </w:p>
        </w:tc>
      </w:tr>
      <w:tr w:rsidR="001701AB" w:rsidRPr="00D74B0F">
        <w:trPr>
          <w:gridBefore w:val="1"/>
          <w:wBefore w:w="720" w:type="dxa"/>
        </w:trPr>
        <w:tc>
          <w:tcPr>
            <w:tcW w:w="58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A)</w:t>
            </w:r>
          </w:p>
        </w:tc>
        <w:tc>
          <w:tcPr>
            <w:tcW w:w="805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AX</w:t>
            </w:r>
          </w:p>
        </w:tc>
      </w:tr>
      <w:tr w:rsidR="001701AB" w:rsidRPr="00D74B0F">
        <w:trPr>
          <w:gridBefore w:val="1"/>
          <w:wBefore w:w="720" w:type="dxa"/>
        </w:trPr>
        <w:tc>
          <w:tcPr>
            <w:tcW w:w="58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B)</w:t>
            </w:r>
          </w:p>
        </w:tc>
        <w:tc>
          <w:tcPr>
            <w:tcW w:w="805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AX</w:t>
            </w:r>
            <w:r w:rsidRPr="00D74B0F">
              <w:rPr>
                <w:vertAlign w:val="subscript"/>
              </w:rPr>
              <w:t>3</w:t>
            </w:r>
          </w:p>
        </w:tc>
      </w:tr>
      <w:tr w:rsidR="001701AB" w:rsidRPr="00D74B0F">
        <w:trPr>
          <w:gridBefore w:val="1"/>
          <w:wBefore w:w="720" w:type="dxa"/>
        </w:trPr>
        <w:tc>
          <w:tcPr>
            <w:tcW w:w="58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C)</w:t>
            </w:r>
          </w:p>
        </w:tc>
        <w:tc>
          <w:tcPr>
            <w:tcW w:w="805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AX</w:t>
            </w:r>
            <w:r w:rsidRPr="00D74B0F">
              <w:rPr>
                <w:vertAlign w:val="subscript"/>
              </w:rPr>
              <w:t>2</w:t>
            </w:r>
          </w:p>
        </w:tc>
      </w:tr>
      <w:tr w:rsidR="001701AB" w:rsidRPr="00D74B0F">
        <w:trPr>
          <w:gridBefore w:val="1"/>
          <w:wBefore w:w="720" w:type="dxa"/>
        </w:trPr>
        <w:tc>
          <w:tcPr>
            <w:tcW w:w="58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D)</w:t>
            </w:r>
          </w:p>
        </w:tc>
        <w:tc>
          <w:tcPr>
            <w:tcW w:w="805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A</w:t>
            </w:r>
            <w:r w:rsidRPr="00D74B0F">
              <w:rPr>
                <w:vertAlign w:val="subscript"/>
              </w:rPr>
              <w:t>2</w:t>
            </w:r>
            <w:r w:rsidRPr="00D74B0F">
              <w:t>X</w:t>
            </w:r>
            <w:r w:rsidRPr="00D74B0F">
              <w:rPr>
                <w:vertAlign w:val="subscript"/>
              </w:rPr>
              <w:t>3</w:t>
            </w:r>
          </w:p>
        </w:tc>
      </w:tr>
      <w:tr w:rsidR="001701AB" w:rsidRPr="00D74B0F">
        <w:trPr>
          <w:gridBefore w:val="1"/>
          <w:wBefore w:w="720" w:type="dxa"/>
        </w:trPr>
        <w:tc>
          <w:tcPr>
            <w:tcW w:w="58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E)</w:t>
            </w:r>
          </w:p>
        </w:tc>
        <w:tc>
          <w:tcPr>
            <w:tcW w:w="8055" w:type="dxa"/>
            <w:tcBorders>
              <w:top w:val="nil"/>
              <w:left w:val="nil"/>
              <w:bottom w:val="nil"/>
              <w:right w:val="nil"/>
            </w:tcBorders>
          </w:tcPr>
          <w:p w:rsidR="001701AB" w:rsidRPr="00D74B0F" w:rsidRDefault="001701AB" w:rsidP="001701AB">
            <w:pPr>
              <w:keepNext/>
              <w:keepLines/>
              <w:widowControl w:val="0"/>
              <w:autoSpaceDE w:val="0"/>
              <w:autoSpaceDN w:val="0"/>
              <w:adjustRightInd w:val="0"/>
            </w:pPr>
            <w:r w:rsidRPr="00D74B0F">
              <w:t>A</w:t>
            </w:r>
            <w:r w:rsidRPr="00D74B0F">
              <w:rPr>
                <w:vertAlign w:val="subscript"/>
              </w:rPr>
              <w:t>2</w:t>
            </w:r>
            <w:r w:rsidRPr="00D74B0F">
              <w:t>X</w:t>
            </w:r>
          </w:p>
        </w:tc>
      </w:tr>
    </w:tbl>
    <w:p w:rsidR="00EE148B" w:rsidRPr="00D74B0F" w:rsidRDefault="00EE148B" w:rsidP="00CE710D"/>
    <w:p w:rsidR="00EE148B" w:rsidRPr="00D74B0F" w:rsidRDefault="00EE148B" w:rsidP="00CE710D"/>
    <w:p w:rsidR="00EE148B" w:rsidRPr="00D74B0F" w:rsidRDefault="00B87017" w:rsidP="00EE148B">
      <w:pPr>
        <w:numPr>
          <w:ins w:id="331" w:author="Chem Annex 042 Cox" w:date="2011-05-05T16:18:00Z"/>
        </w:numPr>
        <w:rPr>
          <w:ins w:id="332" w:author="Chem Annex 042 Cox" w:date="2011-05-05T16:18:00Z"/>
        </w:rPr>
      </w:pPr>
      <w:r w:rsidRPr="00D74B0F">
        <w:br w:type="page"/>
      </w:r>
      <w:ins w:id="333" w:author="Chem Annex 042 Cox" w:date="2011-05-05T16:18:00Z">
        <w:r w:rsidR="00EE148B" w:rsidRPr="00D74B0F">
          <w:t>2</w:t>
        </w:r>
      </w:ins>
      <w:r w:rsidR="00EE148B" w:rsidRPr="00D74B0F">
        <w:t>2</w:t>
      </w:r>
      <w:ins w:id="334" w:author="Chem Annex 042 Cox" w:date="2011-05-05T16:18:00Z">
        <w:r w:rsidR="00EE148B" w:rsidRPr="00D74B0F">
          <w:t>.  How many atoms are in one unit cell of the structure below?</w:t>
        </w:r>
      </w:ins>
    </w:p>
    <w:p w:rsidR="00EE148B" w:rsidRPr="00D74B0F" w:rsidRDefault="00D74B0F" w:rsidP="00EE148B">
      <w:pPr>
        <w:numPr>
          <w:ins w:id="335" w:author="Chem Annex 042 Cox" w:date="2011-05-05T16:18:00Z"/>
        </w:numPr>
        <w:jc w:val="center"/>
        <w:rPr>
          <w:ins w:id="336" w:author="Chem Annex 042 Cox" w:date="2011-05-05T16:18:00Z"/>
        </w:rPr>
      </w:pPr>
      <w:ins w:id="337" w:author="Chem Annex 042 Cox" w:date="2011-05-05T16:18:00Z">
        <w:r w:rsidRPr="00D74B0F">
          <w:rPr>
            <w:noProof/>
          </w:rPr>
          <w:drawing>
            <wp:inline distT="0" distB="0" distL="0" distR="0">
              <wp:extent cx="1912620" cy="1432619"/>
              <wp:effectExtent l="2540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1916395" cy="1435446"/>
                      </a:xfrm>
                      <a:prstGeom prst="rect">
                        <a:avLst/>
                      </a:prstGeom>
                      <a:noFill/>
                      <a:ln w="9525">
                        <a:noFill/>
                        <a:miter lim="800000"/>
                        <a:headEnd/>
                        <a:tailEnd/>
                      </a:ln>
                    </pic:spPr>
                  </pic:pic>
                </a:graphicData>
              </a:graphic>
            </wp:inline>
          </w:drawing>
        </w:r>
      </w:ins>
    </w:p>
    <w:p w:rsidR="00EE148B" w:rsidRPr="00D74B0F" w:rsidRDefault="00EE148B" w:rsidP="00EE148B">
      <w:pPr>
        <w:numPr>
          <w:ins w:id="338" w:author="Chem Annex 042 Cox" w:date="2011-05-05T16:18:00Z"/>
        </w:numPr>
        <w:rPr>
          <w:ins w:id="339" w:author="Chem Annex 042 Cox" w:date="2011-05-05T16:18:00Z"/>
        </w:rPr>
      </w:pPr>
      <w:ins w:id="340" w:author="Chem Annex 042 Cox" w:date="2011-05-05T16:18:00Z">
        <w:r w:rsidRPr="00D74B0F">
          <w:t xml:space="preserve"> </w:t>
        </w:r>
        <w:r w:rsidRPr="00D74B0F">
          <w:tab/>
          <w:t>A) 1</w:t>
        </w:r>
      </w:ins>
    </w:p>
    <w:p w:rsidR="00EE148B" w:rsidRPr="00D74B0F" w:rsidRDefault="00EE148B" w:rsidP="00EE148B">
      <w:pPr>
        <w:numPr>
          <w:ins w:id="341" w:author="Chem Annex 042 Cox" w:date="2011-05-05T16:18:00Z"/>
        </w:numPr>
        <w:rPr>
          <w:ins w:id="342" w:author="Chem Annex 042 Cox" w:date="2011-05-05T16:18:00Z"/>
        </w:rPr>
      </w:pPr>
      <w:ins w:id="343" w:author="Chem Annex 042 Cox" w:date="2011-05-05T16:18:00Z">
        <w:r w:rsidRPr="00D74B0F">
          <w:tab/>
          <w:t>B) 2</w:t>
        </w:r>
      </w:ins>
    </w:p>
    <w:p w:rsidR="00EE148B" w:rsidRPr="00D74B0F" w:rsidRDefault="00EE148B" w:rsidP="00EE148B">
      <w:pPr>
        <w:numPr>
          <w:ins w:id="344" w:author="Chem Annex 042 Cox" w:date="2011-05-05T16:18:00Z"/>
        </w:numPr>
        <w:rPr>
          <w:ins w:id="345" w:author="Chem Annex 042 Cox" w:date="2011-05-05T16:18:00Z"/>
        </w:rPr>
      </w:pPr>
      <w:ins w:id="346" w:author="Chem Annex 042 Cox" w:date="2011-05-05T16:18:00Z">
        <w:r w:rsidRPr="00D74B0F">
          <w:tab/>
          <w:t>C) 3</w:t>
        </w:r>
      </w:ins>
    </w:p>
    <w:p w:rsidR="00EE148B" w:rsidRPr="00D74B0F" w:rsidRDefault="00EE148B" w:rsidP="00EE148B">
      <w:pPr>
        <w:numPr>
          <w:ins w:id="347" w:author="Chem Annex 042 Cox" w:date="2011-05-05T16:18:00Z"/>
        </w:numPr>
        <w:rPr>
          <w:ins w:id="348" w:author="Chem Annex 042 Cox" w:date="2011-05-05T16:18:00Z"/>
        </w:rPr>
      </w:pPr>
      <w:ins w:id="349" w:author="Chem Annex 042 Cox" w:date="2011-05-05T16:18:00Z">
        <w:r w:rsidRPr="00D74B0F">
          <w:tab/>
          <w:t>D) 4</w:t>
        </w:r>
      </w:ins>
    </w:p>
    <w:p w:rsidR="00EE148B" w:rsidRPr="00D74B0F" w:rsidRDefault="00EE148B" w:rsidP="00EE148B">
      <w:pPr>
        <w:numPr>
          <w:ins w:id="350" w:author="Chem Annex 042 Cox" w:date="2011-05-05T16:18:00Z"/>
        </w:numPr>
        <w:rPr>
          <w:ins w:id="351" w:author="Chem Annex 042 Cox" w:date="2011-05-05T16:18:00Z"/>
        </w:rPr>
      </w:pPr>
      <w:ins w:id="352" w:author="Chem Annex 042 Cox" w:date="2011-05-05T16:18:00Z">
        <w:r w:rsidRPr="00D74B0F">
          <w:tab/>
          <w:t>E) 9</w:t>
        </w:r>
      </w:ins>
    </w:p>
    <w:p w:rsidR="00EE148B" w:rsidRPr="00D74B0F" w:rsidRDefault="00EE148B" w:rsidP="00EE148B"/>
    <w:p w:rsidR="00EE148B" w:rsidRPr="00D74B0F" w:rsidRDefault="00EE148B" w:rsidP="00EE148B">
      <w:r w:rsidRPr="00D74B0F">
        <w:t>23</w:t>
      </w:r>
      <w:del w:id="353" w:author="Chem Annex 042 Cox" w:date="2011-05-05T16:18:00Z">
        <w:r w:rsidRPr="00D74B0F" w:rsidDel="00B5798A">
          <w:delText>8</w:delText>
        </w:r>
      </w:del>
      <w:r w:rsidRPr="00D74B0F">
        <w:t>.  Which substance would you expect to have the lowest boiling point?</w:t>
      </w:r>
    </w:p>
    <w:p w:rsidR="00EE148B" w:rsidRPr="00D74B0F" w:rsidRDefault="00EE148B" w:rsidP="00EE148B"/>
    <w:p w:rsidR="00EE148B" w:rsidRPr="00D74B0F" w:rsidRDefault="00EE148B" w:rsidP="00EE148B">
      <w:r w:rsidRPr="00D74B0F">
        <w:tab/>
        <w:t>A) CH</w:t>
      </w:r>
      <w:r w:rsidRPr="00D74B0F">
        <w:rPr>
          <w:vertAlign w:val="subscript"/>
        </w:rPr>
        <w:t>4</w:t>
      </w:r>
    </w:p>
    <w:p w:rsidR="00EE148B" w:rsidRPr="00D74B0F" w:rsidRDefault="00EE148B" w:rsidP="00EE148B">
      <w:r w:rsidRPr="00D74B0F">
        <w:tab/>
        <w:t>B) SiH</w:t>
      </w:r>
      <w:r w:rsidRPr="00D74B0F">
        <w:rPr>
          <w:vertAlign w:val="subscript"/>
        </w:rPr>
        <w:t>4</w:t>
      </w:r>
    </w:p>
    <w:p w:rsidR="00EE148B" w:rsidRPr="00D74B0F" w:rsidRDefault="00EE148B" w:rsidP="00EE148B">
      <w:r w:rsidRPr="00D74B0F">
        <w:tab/>
        <w:t>C) CH</w:t>
      </w:r>
      <w:r w:rsidRPr="00D74B0F">
        <w:rPr>
          <w:vertAlign w:val="subscript"/>
        </w:rPr>
        <w:t>3</w:t>
      </w:r>
      <w:r w:rsidRPr="00D74B0F">
        <w:t>Cl</w:t>
      </w:r>
    </w:p>
    <w:p w:rsidR="00EE148B" w:rsidRPr="00D74B0F" w:rsidDel="00B5798A" w:rsidRDefault="00EE148B" w:rsidP="00EE148B">
      <w:pPr>
        <w:rPr>
          <w:del w:id="354" w:author="Chem Annex 042 Cox" w:date="2011-05-05T16:19:00Z"/>
        </w:rPr>
      </w:pPr>
      <w:r w:rsidRPr="00D74B0F">
        <w:tab/>
        <w:t>D) SiH</w:t>
      </w:r>
      <w:r w:rsidRPr="00D74B0F">
        <w:rPr>
          <w:vertAlign w:val="subscript"/>
        </w:rPr>
        <w:t>2</w:t>
      </w:r>
      <w:r w:rsidRPr="00D74B0F">
        <w:t>Cl</w:t>
      </w:r>
      <w:r w:rsidRPr="00D74B0F">
        <w:rPr>
          <w:vertAlign w:val="subscript"/>
        </w:rPr>
        <w:t>2</w:t>
      </w:r>
      <w:r w:rsidRPr="00D74B0F">
        <w:br/>
      </w:r>
      <w:r w:rsidRPr="00D74B0F">
        <w:tab/>
        <w:t>E) CH</w:t>
      </w:r>
      <w:r w:rsidRPr="00D74B0F">
        <w:rPr>
          <w:vertAlign w:val="subscript"/>
        </w:rPr>
        <w:t>3</w:t>
      </w:r>
      <w:r w:rsidR="00B87017" w:rsidRPr="00D74B0F">
        <w:t>F</w:t>
      </w:r>
      <w:r w:rsidR="00B87017" w:rsidRPr="00D74B0F">
        <w:br/>
      </w:r>
    </w:p>
    <w:p w:rsidR="00EE148B" w:rsidRPr="00D74B0F" w:rsidRDefault="00EE148B" w:rsidP="00EE148B">
      <w:pPr>
        <w:numPr>
          <w:ins w:id="355" w:author="Chem Annex 042 Cox" w:date="2011-05-05T16:17:00Z"/>
        </w:numPr>
        <w:rPr>
          <w:ins w:id="356" w:author="Chem Annex 042 Cox" w:date="2011-05-05T16:17:00Z"/>
        </w:rPr>
      </w:pPr>
    </w:p>
    <w:p w:rsidR="00EE148B" w:rsidRPr="00D74B0F" w:rsidRDefault="00EE148B" w:rsidP="00EE148B">
      <w:r w:rsidRPr="00D74B0F">
        <w:t>24</w:t>
      </w:r>
      <w:del w:id="357" w:author="Chem Annex 042 Cox" w:date="2011-05-05T16:18:00Z">
        <w:r w:rsidRPr="00D74B0F" w:rsidDel="00B5798A">
          <w:delText>29</w:delText>
        </w:r>
      </w:del>
      <w:r w:rsidRPr="00D74B0F">
        <w:t xml:space="preserve">. If a unit cell of an ionic compound has A cations at the corners and the face centers and X anions in the centers of the </w:t>
      </w:r>
      <w:r w:rsidR="005827F7" w:rsidRPr="00D74B0F">
        <w:t xml:space="preserve">edges of the </w:t>
      </w:r>
      <w:r w:rsidRPr="00D74B0F">
        <w:t>unit cells, what is the empirical formula of the compound?</w:t>
      </w:r>
    </w:p>
    <w:p w:rsidR="00EE148B" w:rsidRPr="00D74B0F" w:rsidRDefault="00EE148B" w:rsidP="00EE148B"/>
    <w:p w:rsidR="00EE148B" w:rsidRPr="00D74B0F" w:rsidRDefault="00EE148B" w:rsidP="00EE148B">
      <w:pPr>
        <w:rPr>
          <w:vertAlign w:val="subscript"/>
        </w:rPr>
      </w:pPr>
      <w:r w:rsidRPr="00D74B0F">
        <w:tab/>
        <w:t>A) A</w:t>
      </w:r>
      <w:r w:rsidRPr="00D74B0F">
        <w:rPr>
          <w:vertAlign w:val="subscript"/>
        </w:rPr>
        <w:t>4</w:t>
      </w:r>
      <w:r w:rsidRPr="00D74B0F">
        <w:t>X</w:t>
      </w:r>
      <w:r w:rsidRPr="00D74B0F">
        <w:rPr>
          <w:vertAlign w:val="subscript"/>
        </w:rPr>
        <w:t>3</w:t>
      </w:r>
    </w:p>
    <w:p w:rsidR="00EE148B" w:rsidRPr="00D74B0F" w:rsidRDefault="00EE148B" w:rsidP="00EE148B">
      <w:pPr>
        <w:rPr>
          <w:vertAlign w:val="subscript"/>
        </w:rPr>
      </w:pPr>
      <w:r w:rsidRPr="00D74B0F">
        <w:rPr>
          <w:vertAlign w:val="subscript"/>
        </w:rPr>
        <w:tab/>
      </w:r>
      <w:r w:rsidRPr="00D74B0F">
        <w:t>B) A</w:t>
      </w:r>
      <w:r w:rsidRPr="00D74B0F">
        <w:rPr>
          <w:vertAlign w:val="subscript"/>
        </w:rPr>
        <w:t>6</w:t>
      </w:r>
      <w:r w:rsidRPr="00D74B0F">
        <w:t>X</w:t>
      </w:r>
      <w:r w:rsidRPr="00D74B0F">
        <w:rPr>
          <w:vertAlign w:val="subscript"/>
        </w:rPr>
        <w:t>3</w:t>
      </w:r>
    </w:p>
    <w:p w:rsidR="00EE148B" w:rsidRPr="00D74B0F" w:rsidRDefault="00EE148B" w:rsidP="00EE148B">
      <w:r w:rsidRPr="00D74B0F">
        <w:tab/>
        <w:t>C) A</w:t>
      </w:r>
      <w:r w:rsidRPr="00D74B0F">
        <w:rPr>
          <w:vertAlign w:val="subscript"/>
        </w:rPr>
        <w:t>4</w:t>
      </w:r>
      <w:r w:rsidRPr="00D74B0F">
        <w:t>X</w:t>
      </w:r>
      <w:r w:rsidRPr="00D74B0F">
        <w:rPr>
          <w:vertAlign w:val="subscript"/>
        </w:rPr>
        <w:t>2</w:t>
      </w:r>
    </w:p>
    <w:p w:rsidR="00EE148B" w:rsidRPr="00D74B0F" w:rsidRDefault="00EE148B" w:rsidP="00EE148B">
      <w:r w:rsidRPr="00D74B0F">
        <w:tab/>
        <w:t>D) A</w:t>
      </w:r>
      <w:r w:rsidRPr="00D74B0F">
        <w:rPr>
          <w:vertAlign w:val="subscript"/>
        </w:rPr>
        <w:t>3</w:t>
      </w:r>
      <w:r w:rsidRPr="00D74B0F">
        <w:t>X</w:t>
      </w:r>
      <w:r w:rsidRPr="00D74B0F">
        <w:rPr>
          <w:vertAlign w:val="subscript"/>
        </w:rPr>
        <w:t>4</w:t>
      </w:r>
    </w:p>
    <w:p w:rsidR="00EE148B" w:rsidRPr="00D74B0F" w:rsidDel="00B5798A" w:rsidRDefault="00EE148B" w:rsidP="00EE148B">
      <w:pPr>
        <w:rPr>
          <w:del w:id="358" w:author="Chem Annex 042 Cox" w:date="2011-05-05T16:19:00Z"/>
        </w:rPr>
      </w:pPr>
      <w:r w:rsidRPr="00D74B0F">
        <w:tab/>
        <w:t>E) A</w:t>
      </w:r>
      <w:r w:rsidRPr="00D74B0F">
        <w:rPr>
          <w:vertAlign w:val="subscript"/>
        </w:rPr>
        <w:t>3</w:t>
      </w:r>
      <w:r w:rsidRPr="00D74B0F">
        <w:t>X</w:t>
      </w:r>
      <w:r w:rsidRPr="00D74B0F">
        <w:rPr>
          <w:vertAlign w:val="subscript"/>
        </w:rPr>
        <w:t>3</w:t>
      </w:r>
      <w:r w:rsidRPr="00D74B0F">
        <w:br/>
      </w:r>
    </w:p>
    <w:p w:rsidR="00EE148B" w:rsidRPr="00D74B0F" w:rsidDel="00B5798A" w:rsidRDefault="00EE148B" w:rsidP="00EE148B">
      <w:pPr>
        <w:rPr>
          <w:del w:id="359" w:author="Chem Annex 042 Cox" w:date="2011-05-05T16:18:00Z"/>
        </w:rPr>
      </w:pPr>
      <w:del w:id="360" w:author="Chem Annex 042 Cox" w:date="2011-05-05T16:18:00Z">
        <w:r w:rsidRPr="00D74B0F" w:rsidDel="00B5798A">
          <w:delText>30.  How many atoms are in one unit cell of the structure below?</w:delText>
        </w:r>
      </w:del>
    </w:p>
    <w:p w:rsidR="00EE148B" w:rsidRPr="00D74B0F" w:rsidDel="00B5798A" w:rsidRDefault="00EE148B" w:rsidP="00EE148B">
      <w:pPr>
        <w:rPr>
          <w:del w:id="361" w:author="Chem Annex 042 Cox" w:date="2011-05-05T16:18:00Z"/>
        </w:rPr>
      </w:pPr>
    </w:p>
    <w:p w:rsidR="00EE148B" w:rsidRPr="00D74B0F" w:rsidDel="00B5798A" w:rsidRDefault="00D74B0F" w:rsidP="00EE148B">
      <w:pPr>
        <w:jc w:val="center"/>
        <w:rPr>
          <w:del w:id="362" w:author="Chem Annex 042 Cox" w:date="2011-05-05T16:18:00Z"/>
        </w:rPr>
      </w:pPr>
      <w:del w:id="363" w:author="Chem Annex 042 Cox" w:date="2011-05-05T16:18:00Z">
        <w:r w:rsidRPr="00D74B0F">
          <w:rPr>
            <w:noProof/>
          </w:rPr>
          <w:drawing>
            <wp:inline distT="0" distB="0" distL="0" distR="0">
              <wp:extent cx="1912620" cy="1432619"/>
              <wp:effectExtent l="25400" t="0" r="0" b="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1916395" cy="1435446"/>
                      </a:xfrm>
                      <a:prstGeom prst="rect">
                        <a:avLst/>
                      </a:prstGeom>
                      <a:noFill/>
                      <a:ln w="9525">
                        <a:noFill/>
                        <a:miter lim="800000"/>
                        <a:headEnd/>
                        <a:tailEnd/>
                      </a:ln>
                    </pic:spPr>
                  </pic:pic>
                </a:graphicData>
              </a:graphic>
            </wp:inline>
          </w:drawing>
        </w:r>
      </w:del>
    </w:p>
    <w:p w:rsidR="00EE148B" w:rsidRPr="00D74B0F" w:rsidDel="00B5798A" w:rsidRDefault="00EE148B" w:rsidP="00EE148B">
      <w:pPr>
        <w:jc w:val="center"/>
        <w:rPr>
          <w:del w:id="364" w:author="Chem Annex 042 Cox" w:date="2011-05-05T16:18:00Z"/>
        </w:rPr>
      </w:pPr>
    </w:p>
    <w:p w:rsidR="00EE148B" w:rsidRPr="00D74B0F" w:rsidDel="00B5798A" w:rsidRDefault="00EE148B" w:rsidP="00EE148B">
      <w:pPr>
        <w:rPr>
          <w:del w:id="365" w:author="Chem Annex 042 Cox" w:date="2011-05-05T16:18:00Z"/>
        </w:rPr>
      </w:pPr>
      <w:del w:id="366" w:author="Chem Annex 042 Cox" w:date="2011-05-05T16:18:00Z">
        <w:r w:rsidRPr="00D74B0F" w:rsidDel="00B5798A">
          <w:delText xml:space="preserve"> </w:delText>
        </w:r>
        <w:r w:rsidRPr="00D74B0F" w:rsidDel="00B5798A">
          <w:tab/>
          <w:delText>A) 1</w:delText>
        </w:r>
      </w:del>
    </w:p>
    <w:p w:rsidR="00EE148B" w:rsidRPr="00D74B0F" w:rsidDel="00B5798A" w:rsidRDefault="00EE148B" w:rsidP="00EE148B">
      <w:pPr>
        <w:rPr>
          <w:del w:id="367" w:author="Chem Annex 042 Cox" w:date="2011-05-05T16:18:00Z"/>
        </w:rPr>
      </w:pPr>
      <w:del w:id="368" w:author="Chem Annex 042 Cox" w:date="2011-05-05T16:18:00Z">
        <w:r w:rsidRPr="00D74B0F" w:rsidDel="00B5798A">
          <w:tab/>
          <w:delText>B) 2</w:delText>
        </w:r>
      </w:del>
    </w:p>
    <w:p w:rsidR="00EE148B" w:rsidRPr="00D74B0F" w:rsidDel="00B5798A" w:rsidRDefault="00EE148B" w:rsidP="00EE148B">
      <w:pPr>
        <w:rPr>
          <w:del w:id="369" w:author="Chem Annex 042 Cox" w:date="2011-05-05T16:18:00Z"/>
        </w:rPr>
      </w:pPr>
      <w:del w:id="370" w:author="Chem Annex 042 Cox" w:date="2011-05-05T16:18:00Z">
        <w:r w:rsidRPr="00D74B0F" w:rsidDel="00B5798A">
          <w:tab/>
          <w:delText>C) 3</w:delText>
        </w:r>
      </w:del>
    </w:p>
    <w:p w:rsidR="00EE148B" w:rsidRPr="00D74B0F" w:rsidDel="00B5798A" w:rsidRDefault="00EE148B" w:rsidP="00EE148B">
      <w:pPr>
        <w:rPr>
          <w:del w:id="371" w:author="Chem Annex 042 Cox" w:date="2011-05-05T16:18:00Z"/>
        </w:rPr>
      </w:pPr>
      <w:del w:id="372" w:author="Chem Annex 042 Cox" w:date="2011-05-05T16:18:00Z">
        <w:r w:rsidRPr="00D74B0F" w:rsidDel="00B5798A">
          <w:tab/>
          <w:delText>D) 4</w:delText>
        </w:r>
      </w:del>
    </w:p>
    <w:p w:rsidR="00EE148B" w:rsidRPr="00D74B0F" w:rsidDel="00B5798A" w:rsidRDefault="00EE148B" w:rsidP="00EE148B">
      <w:pPr>
        <w:rPr>
          <w:del w:id="373" w:author="Chem Annex 042 Cox" w:date="2011-05-05T16:18:00Z"/>
        </w:rPr>
      </w:pPr>
      <w:del w:id="374" w:author="Chem Annex 042 Cox" w:date="2011-05-05T16:18:00Z">
        <w:r w:rsidRPr="00D74B0F" w:rsidDel="00B5798A">
          <w:tab/>
          <w:delText>E) 9</w:delText>
        </w:r>
      </w:del>
    </w:p>
    <w:p w:rsidR="00EE148B" w:rsidRPr="00D74B0F" w:rsidRDefault="00EE148B" w:rsidP="00EE148B"/>
    <w:p w:rsidR="00EE148B" w:rsidRPr="00D74B0F" w:rsidRDefault="00EE148B" w:rsidP="00EE148B">
      <w:r w:rsidRPr="00D74B0F">
        <w:t xml:space="preserve">25.  An element crystallizes in a face-centered cubic unit cell has a density of </w:t>
      </w:r>
    </w:p>
    <w:p w:rsidR="00EE148B" w:rsidRPr="00D74B0F" w:rsidRDefault="00EE148B" w:rsidP="00EE148B">
      <w:r w:rsidRPr="00D74B0F">
        <w:t>1.45 g/cm</w:t>
      </w:r>
      <w:r w:rsidRPr="00D74B0F">
        <w:rPr>
          <w:vertAlign w:val="superscript"/>
        </w:rPr>
        <w:t>3</w:t>
      </w:r>
      <w:r w:rsidRPr="00D74B0F">
        <w:t>.  The edge length of its unit cell is 4.52 x 10</w:t>
      </w:r>
      <w:r w:rsidRPr="00D74B0F">
        <w:rPr>
          <w:vertAlign w:val="superscript"/>
        </w:rPr>
        <w:t>-8</w:t>
      </w:r>
      <w:r w:rsidRPr="00D74B0F">
        <w:t xml:space="preserve"> cm.  What is the approximate atomic mass of the element in g/mol?</w:t>
      </w:r>
    </w:p>
    <w:p w:rsidR="00EE148B" w:rsidRPr="00D74B0F" w:rsidRDefault="00EE148B" w:rsidP="00EE148B"/>
    <w:p w:rsidR="00EE148B" w:rsidRPr="00D74B0F" w:rsidRDefault="00EE148B" w:rsidP="00EE148B">
      <w:r w:rsidRPr="00D74B0F">
        <w:tab/>
        <w:t>A) 3.35 g/mol</w:t>
      </w:r>
    </w:p>
    <w:p w:rsidR="00EE148B" w:rsidRPr="00D74B0F" w:rsidRDefault="00EE148B" w:rsidP="00EE148B">
      <w:r w:rsidRPr="00D74B0F">
        <w:tab/>
        <w:t>B) 9.87 g/mol</w:t>
      </w:r>
    </w:p>
    <w:p w:rsidR="00EE148B" w:rsidRPr="00D74B0F" w:rsidRDefault="00EE148B" w:rsidP="00EE148B">
      <w:r w:rsidRPr="00D74B0F">
        <w:tab/>
        <w:t>C) 20.2 g/mol</w:t>
      </w:r>
    </w:p>
    <w:p w:rsidR="00EE148B" w:rsidRPr="00D74B0F" w:rsidRDefault="00EE148B" w:rsidP="00EE148B">
      <w:r w:rsidRPr="00D74B0F">
        <w:tab/>
        <w:t>D) 80.7 g/mol</w:t>
      </w:r>
      <w:r w:rsidRPr="00D74B0F">
        <w:br/>
      </w:r>
      <w:r w:rsidRPr="00D74B0F">
        <w:tab/>
        <w:t>E) Not enough information</w:t>
      </w:r>
    </w:p>
    <w:p w:rsidR="00B87017" w:rsidRPr="00D74B0F" w:rsidRDefault="00B87017" w:rsidP="00CE710D"/>
    <w:p w:rsidR="00B87017" w:rsidRPr="00D74B0F" w:rsidRDefault="00B87017" w:rsidP="00B87017">
      <w:r w:rsidRPr="00D74B0F">
        <w:br w:type="page"/>
      </w:r>
      <w:r w:rsidR="0093562D" w:rsidRPr="00D74B0F">
        <w:t>26</w:t>
      </w:r>
      <w:r w:rsidRPr="00D74B0F">
        <w:t xml:space="preserve">.  What is the </w:t>
      </w:r>
      <w:r w:rsidRPr="00D74B0F">
        <w:rPr>
          <w:i/>
        </w:rPr>
        <w:t>primary</w:t>
      </w:r>
      <w:r w:rsidRPr="00D74B0F">
        <w:t xml:space="preserve"> intermolecular force in a sample of CH</w:t>
      </w:r>
      <w:r w:rsidRPr="00D74B0F">
        <w:rPr>
          <w:vertAlign w:val="subscript"/>
        </w:rPr>
        <w:t>2</w:t>
      </w:r>
      <w:r w:rsidRPr="00D74B0F">
        <w:t>Cl</w:t>
      </w:r>
      <w:r w:rsidRPr="00D74B0F">
        <w:rPr>
          <w:vertAlign w:val="subscript"/>
        </w:rPr>
        <w:t>2</w:t>
      </w:r>
      <w:r w:rsidRPr="00D74B0F">
        <w:t>?</w:t>
      </w:r>
    </w:p>
    <w:p w:rsidR="00B87017" w:rsidRPr="00D74B0F" w:rsidRDefault="00B87017" w:rsidP="00B87017">
      <w:r w:rsidRPr="00D74B0F">
        <w:tab/>
        <w:t>A) London dispersion forces</w:t>
      </w:r>
    </w:p>
    <w:p w:rsidR="00B87017" w:rsidRPr="00D74B0F" w:rsidRDefault="00B87017" w:rsidP="00B87017">
      <w:r w:rsidRPr="00D74B0F">
        <w:tab/>
        <w:t>B) dipole – dipole interactions</w:t>
      </w:r>
    </w:p>
    <w:p w:rsidR="00B87017" w:rsidRPr="00D74B0F" w:rsidRDefault="00B87017" w:rsidP="00B87017">
      <w:r w:rsidRPr="00D74B0F">
        <w:tab/>
        <w:t>C) hydrogen bonding</w:t>
      </w:r>
    </w:p>
    <w:p w:rsidR="00B87017" w:rsidRPr="00D74B0F" w:rsidRDefault="00B87017" w:rsidP="00B87017">
      <w:r w:rsidRPr="00D74B0F">
        <w:tab/>
        <w:t>D) dipole induced-dipole interactions</w:t>
      </w:r>
    </w:p>
    <w:p w:rsidR="0093562D" w:rsidRPr="00D74B0F" w:rsidRDefault="00B87017" w:rsidP="00B87017">
      <w:r w:rsidRPr="00D74B0F">
        <w:tab/>
        <w:t>E)  ion—dipole interactions</w:t>
      </w:r>
    </w:p>
    <w:p w:rsidR="00B87017" w:rsidRPr="00D74B0F" w:rsidRDefault="00B87017" w:rsidP="00B87017"/>
    <w:p w:rsidR="00B87017" w:rsidRPr="00D74B0F" w:rsidRDefault="0093562D" w:rsidP="00B87017">
      <w:r w:rsidRPr="00D74B0F">
        <w:t>27</w:t>
      </w:r>
      <w:r w:rsidR="00B87017" w:rsidRPr="00D74B0F">
        <w:t xml:space="preserve">.  Which statement is </w:t>
      </w:r>
      <w:r w:rsidR="00B87017" w:rsidRPr="00D74B0F">
        <w:rPr>
          <w:i/>
        </w:rPr>
        <w:t>true</w:t>
      </w:r>
      <w:r w:rsidR="00B87017" w:rsidRPr="00D74B0F">
        <w:t>?</w:t>
      </w:r>
    </w:p>
    <w:p w:rsidR="00B87017" w:rsidRPr="00D74B0F" w:rsidRDefault="00B87017" w:rsidP="00B87017"/>
    <w:p w:rsidR="00B87017" w:rsidRPr="00D74B0F" w:rsidRDefault="00B87017" w:rsidP="00B87017">
      <w:r w:rsidRPr="00D74B0F">
        <w:tab/>
        <w:t>A) Two molecules of CH</w:t>
      </w:r>
      <w:r w:rsidRPr="00D74B0F">
        <w:rPr>
          <w:vertAlign w:val="subscript"/>
        </w:rPr>
        <w:t>2</w:t>
      </w:r>
      <w:r w:rsidRPr="00D74B0F">
        <w:t>F</w:t>
      </w:r>
      <w:r w:rsidRPr="00D74B0F">
        <w:rPr>
          <w:vertAlign w:val="subscript"/>
        </w:rPr>
        <w:t xml:space="preserve">2 </w:t>
      </w:r>
      <w:r w:rsidRPr="00D74B0F">
        <w:t>can hydrogen bond to one another.</w:t>
      </w:r>
    </w:p>
    <w:p w:rsidR="00B87017" w:rsidRPr="00D74B0F" w:rsidRDefault="00B87017" w:rsidP="00B87017">
      <w:r w:rsidRPr="00D74B0F">
        <w:tab/>
        <w:t>B) Intermolecular forces are stronger than intramolecular forces.</w:t>
      </w:r>
    </w:p>
    <w:p w:rsidR="00B87017" w:rsidRPr="00D74B0F" w:rsidRDefault="00B87017" w:rsidP="00B87017">
      <w:r w:rsidRPr="00D74B0F">
        <w:tab/>
        <w:t>C) A molecule of CH</w:t>
      </w:r>
      <w:r w:rsidRPr="00D74B0F">
        <w:rPr>
          <w:vertAlign w:val="subscript"/>
        </w:rPr>
        <w:t>3</w:t>
      </w:r>
      <w:r w:rsidRPr="00D74B0F">
        <w:t>OH can hydrogen bond to a molecule of CF</w:t>
      </w:r>
      <w:r w:rsidRPr="00D74B0F">
        <w:rPr>
          <w:vertAlign w:val="subscript"/>
        </w:rPr>
        <w:t>4</w:t>
      </w:r>
      <w:r w:rsidRPr="00D74B0F">
        <w:t>.</w:t>
      </w:r>
    </w:p>
    <w:p w:rsidR="00B87017" w:rsidRPr="00D74B0F" w:rsidRDefault="00B87017" w:rsidP="00B87017">
      <w:r w:rsidRPr="00D74B0F">
        <w:tab/>
        <w:t>D) H</w:t>
      </w:r>
      <w:r w:rsidRPr="00D74B0F">
        <w:rPr>
          <w:vertAlign w:val="subscript"/>
        </w:rPr>
        <w:t>2</w:t>
      </w:r>
      <w:r w:rsidRPr="00D74B0F">
        <w:t>S has a higher boiling point than H</w:t>
      </w:r>
      <w:r w:rsidRPr="00D74B0F">
        <w:rPr>
          <w:vertAlign w:val="subscript"/>
        </w:rPr>
        <w:t>2</w:t>
      </w:r>
      <w:r w:rsidRPr="00D74B0F">
        <w:t>O.</w:t>
      </w:r>
    </w:p>
    <w:p w:rsidR="00B87017" w:rsidRPr="00D74B0F" w:rsidRDefault="00B87017" w:rsidP="00B87017">
      <w:r w:rsidRPr="00D74B0F">
        <w:tab/>
        <w:t>E) Covalent bonds are stronger than ionic bonds.</w:t>
      </w:r>
    </w:p>
    <w:p w:rsidR="00B87017" w:rsidRPr="00D74B0F" w:rsidRDefault="00B87017" w:rsidP="00B87017"/>
    <w:p w:rsidR="00B87017" w:rsidRPr="00D74B0F" w:rsidRDefault="0093562D" w:rsidP="00B87017">
      <w:r w:rsidRPr="00D74B0F">
        <w:t>28</w:t>
      </w:r>
      <w:r w:rsidR="00B87017" w:rsidRPr="00D74B0F">
        <w:t xml:space="preserve">.  Which answer lists </w:t>
      </w:r>
      <w:r w:rsidR="00B87017" w:rsidRPr="00D74B0F">
        <w:rPr>
          <w:i/>
        </w:rPr>
        <w:t>all</w:t>
      </w:r>
      <w:r w:rsidR="00B87017" w:rsidRPr="00D74B0F">
        <w:t xml:space="preserve"> of the intermolecular forces present in an </w:t>
      </w:r>
      <w:ins w:id="375" w:author="Carrie Shepler" w:date="2012-04-08T20:49:00Z">
        <w:r w:rsidR="00B87017" w:rsidRPr="00D74B0F">
          <w:t>a sample of NH</w:t>
        </w:r>
        <w:r w:rsidR="00B87017" w:rsidRPr="00D74B0F">
          <w:rPr>
            <w:vertAlign w:val="subscript"/>
          </w:rPr>
          <w:t>3</w:t>
        </w:r>
      </w:ins>
    </w:p>
    <w:p w:rsidR="00B87017" w:rsidRPr="00D74B0F" w:rsidRDefault="00B87017" w:rsidP="00B87017"/>
    <w:p w:rsidR="00B87017" w:rsidRPr="00D74B0F" w:rsidRDefault="00B87017" w:rsidP="00B87017">
      <w:r w:rsidRPr="00D74B0F">
        <w:tab/>
        <w:t>A</w:t>
      </w:r>
      <w:ins w:id="376" w:author="Carrie Shepler" w:date="2012-04-08T20:50:00Z">
        <w:r w:rsidRPr="00D74B0F">
          <w:t>) hydrogen bonding only</w:t>
        </w:r>
      </w:ins>
    </w:p>
    <w:p w:rsidR="00B87017" w:rsidRPr="00D74B0F" w:rsidRDefault="00B87017" w:rsidP="00B87017">
      <w:r w:rsidRPr="00D74B0F">
        <w:tab/>
        <w:t xml:space="preserve">B) </w:t>
      </w:r>
      <w:ins w:id="377" w:author="Carrie Shepler" w:date="2012-04-08T20:50:00Z">
        <w:r w:rsidRPr="00D74B0F">
          <w:t>dipole dipole interactions and London forces</w:t>
        </w:r>
      </w:ins>
    </w:p>
    <w:p w:rsidR="00B87017" w:rsidRPr="00D74B0F" w:rsidRDefault="00B87017" w:rsidP="00B87017">
      <w:r w:rsidRPr="00D74B0F">
        <w:tab/>
        <w:t xml:space="preserve">C) </w:t>
      </w:r>
      <w:ins w:id="378" w:author="Carrie Shepler" w:date="2012-04-08T20:49:00Z">
        <w:r w:rsidRPr="00D74B0F">
          <w:t>hydrogen bonding, dipole dipole interactions, and London forces</w:t>
        </w:r>
      </w:ins>
      <w:r w:rsidRPr="00D74B0F">
        <w:t xml:space="preserve"> </w:t>
      </w:r>
    </w:p>
    <w:p w:rsidR="00B87017" w:rsidRPr="00D74B0F" w:rsidRDefault="00B87017" w:rsidP="00B87017">
      <w:pPr>
        <w:rPr>
          <w:ins w:id="379" w:author="Carrie Shepler" w:date="2012-04-08T20:50:00Z"/>
        </w:rPr>
      </w:pPr>
      <w:r w:rsidRPr="00D74B0F">
        <w:tab/>
      </w:r>
      <w:ins w:id="380" w:author="Carrie Shepler" w:date="2012-04-08T20:50:00Z">
        <w:r w:rsidRPr="00D74B0F">
          <w:t>D) dipole dipole interactions only</w:t>
        </w:r>
      </w:ins>
    </w:p>
    <w:p w:rsidR="00B87017" w:rsidRPr="00D74B0F" w:rsidRDefault="00B87017" w:rsidP="00B87017">
      <w:pPr>
        <w:numPr>
          <w:ins w:id="381" w:author="Carrie Shepler" w:date="2012-04-08T20:50:00Z"/>
        </w:numPr>
      </w:pPr>
      <w:ins w:id="382" w:author="Carrie Shepler" w:date="2012-04-08T20:50:00Z">
        <w:r w:rsidRPr="00D74B0F">
          <w:tab/>
        </w:r>
      </w:ins>
      <w:r w:rsidRPr="00D74B0F">
        <w:t xml:space="preserve">E) </w:t>
      </w:r>
      <w:ins w:id="383" w:author="Carrie Shepler" w:date="2012-04-08T20:50:00Z">
        <w:r w:rsidRPr="00D74B0F">
          <w:t>London forces only</w:t>
        </w:r>
      </w:ins>
    </w:p>
    <w:p w:rsidR="00B87017" w:rsidRPr="00D74B0F" w:rsidRDefault="00B87017" w:rsidP="00B87017"/>
    <w:p w:rsidR="00B87017" w:rsidRPr="00D74B0F" w:rsidRDefault="0093562D" w:rsidP="00B87017">
      <w:r w:rsidRPr="00D74B0F">
        <w:t>30</w:t>
      </w:r>
      <w:r w:rsidR="00B87017" w:rsidRPr="00D74B0F">
        <w:t xml:space="preserve">. How many atoms </w:t>
      </w:r>
      <w:ins w:id="384" w:author="Carrie Shepler" w:date="2012-03-06T13:28:00Z">
        <w:r w:rsidR="00B87017" w:rsidRPr="00D74B0F">
          <w:t xml:space="preserve">are contained in the </w:t>
        </w:r>
      </w:ins>
      <w:r w:rsidR="00B87017" w:rsidRPr="00D74B0F">
        <w:t>cubic unit cell depicted below?</w:t>
      </w:r>
    </w:p>
    <w:p w:rsidR="00B87017" w:rsidRPr="00D74B0F" w:rsidRDefault="00D74B0F" w:rsidP="00B87017">
      <w:pPr>
        <w:jc w:val="center"/>
      </w:pPr>
      <w:ins w:id="385" w:author="Carrie Shepler" w:date="2012-03-05T15:12:00Z">
        <w:r w:rsidRPr="00D74B0F">
          <w:rPr>
            <w:noProof/>
          </w:rPr>
          <w:drawing>
            <wp:inline distT="0" distB="0" distL="0" distR="0">
              <wp:extent cx="2133600" cy="2105278"/>
              <wp:effectExtent l="2540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2133600" cy="2105278"/>
                      </a:xfrm>
                      <a:prstGeom prst="rect">
                        <a:avLst/>
                      </a:prstGeom>
                      <a:noFill/>
                      <a:ln w="9525">
                        <a:noFill/>
                        <a:miter lim="800000"/>
                        <a:headEnd/>
                        <a:tailEnd/>
                      </a:ln>
                    </pic:spPr>
                  </pic:pic>
                </a:graphicData>
              </a:graphic>
            </wp:inline>
          </w:drawing>
        </w:r>
      </w:ins>
    </w:p>
    <w:p w:rsidR="00B87017" w:rsidRPr="00D74B0F" w:rsidRDefault="00B87017" w:rsidP="00B87017"/>
    <w:p w:rsidR="00B87017" w:rsidRPr="00D74B0F" w:rsidRDefault="00B87017" w:rsidP="00B87017"/>
    <w:p w:rsidR="00B87017" w:rsidRPr="00D74B0F" w:rsidRDefault="00B87017" w:rsidP="00B87017">
      <w:r w:rsidRPr="00D74B0F">
        <w:tab/>
        <w:t>A) 1</w:t>
      </w:r>
    </w:p>
    <w:p w:rsidR="00B87017" w:rsidRPr="00D74B0F" w:rsidRDefault="00B87017" w:rsidP="00B87017">
      <w:r w:rsidRPr="00D74B0F">
        <w:tab/>
        <w:t>B) 2</w:t>
      </w:r>
    </w:p>
    <w:p w:rsidR="00B87017" w:rsidRPr="00D74B0F" w:rsidRDefault="00B87017" w:rsidP="00B87017">
      <w:r w:rsidRPr="00D74B0F">
        <w:tab/>
        <w:t>C) 4</w:t>
      </w:r>
    </w:p>
    <w:p w:rsidR="00B87017" w:rsidRPr="00D74B0F" w:rsidRDefault="00B87017" w:rsidP="00B87017">
      <w:r w:rsidRPr="00D74B0F">
        <w:tab/>
        <w:t>D) 8</w:t>
      </w:r>
    </w:p>
    <w:p w:rsidR="00B87017" w:rsidRPr="00D74B0F" w:rsidRDefault="00B87017" w:rsidP="00B87017">
      <w:r w:rsidRPr="00D74B0F">
        <w:tab/>
        <w:t xml:space="preserve">E) </w:t>
      </w:r>
      <w:ins w:id="386" w:author="Carrie Shepler" w:date="2012-03-06T11:59:00Z">
        <w:r w:rsidRPr="00D74B0F">
          <w:t>9</w:t>
        </w:r>
      </w:ins>
    </w:p>
    <w:p w:rsidR="00B87017" w:rsidRPr="00D74B0F" w:rsidRDefault="00B87017" w:rsidP="00B87017"/>
    <w:p w:rsidR="005827F7" w:rsidRPr="00D74B0F" w:rsidRDefault="005827F7" w:rsidP="00B87017"/>
    <w:p w:rsidR="005827F7" w:rsidRPr="00D74B0F" w:rsidRDefault="005827F7" w:rsidP="00B87017"/>
    <w:p w:rsidR="00B87017" w:rsidRPr="00D74B0F" w:rsidRDefault="0093562D" w:rsidP="00B87017">
      <w:r w:rsidRPr="00D74B0F">
        <w:t>31</w:t>
      </w:r>
      <w:r w:rsidR="00B87017" w:rsidRPr="00D74B0F">
        <w:t xml:space="preserve">.  Which of these is </w:t>
      </w:r>
      <w:r w:rsidR="00B87017" w:rsidRPr="00D74B0F">
        <w:rPr>
          <w:i/>
        </w:rPr>
        <w:t>least</w:t>
      </w:r>
      <w:r w:rsidR="00B87017" w:rsidRPr="00D74B0F">
        <w:t xml:space="preserve"> likely to exist as discrete molecules?</w:t>
      </w:r>
    </w:p>
    <w:p w:rsidR="00B87017" w:rsidRPr="00D74B0F" w:rsidRDefault="00B87017" w:rsidP="00B87017"/>
    <w:p w:rsidR="00B87017" w:rsidRPr="00D74B0F" w:rsidRDefault="00B87017" w:rsidP="00B87017">
      <w:r w:rsidRPr="00D74B0F">
        <w:tab/>
        <w:t xml:space="preserve">A) </w:t>
      </w:r>
      <w:ins w:id="387" w:author="Carrie Shepler" w:date="2012-03-31T19:41:00Z">
        <w:r w:rsidRPr="00D74B0F">
          <w:t>P</w:t>
        </w:r>
        <w:r w:rsidRPr="00D74B0F">
          <w:rPr>
            <w:vertAlign w:val="subscript"/>
          </w:rPr>
          <w:t>2</w:t>
        </w:r>
        <w:r w:rsidRPr="00D74B0F">
          <w:t>O</w:t>
        </w:r>
        <w:r w:rsidRPr="00D74B0F">
          <w:rPr>
            <w:vertAlign w:val="subscript"/>
          </w:rPr>
          <w:t>5</w:t>
        </w:r>
        <w:r w:rsidRPr="00D74B0F">
          <w:t>(g)</w:t>
        </w:r>
      </w:ins>
    </w:p>
    <w:p w:rsidR="00B87017" w:rsidRPr="00D74B0F" w:rsidRDefault="00B87017" w:rsidP="00B87017">
      <w:r w:rsidRPr="00D74B0F">
        <w:tab/>
        <w:t>B) C(s)</w:t>
      </w:r>
    </w:p>
    <w:p w:rsidR="00B87017" w:rsidRPr="00D74B0F" w:rsidRDefault="00B87017" w:rsidP="00B87017">
      <w:r w:rsidRPr="00D74B0F">
        <w:tab/>
        <w:t>C) H</w:t>
      </w:r>
      <w:r w:rsidRPr="00D74B0F">
        <w:rPr>
          <w:vertAlign w:val="subscript"/>
        </w:rPr>
        <w:t>2</w:t>
      </w:r>
      <w:r w:rsidRPr="00D74B0F">
        <w:t>O(s)</w:t>
      </w:r>
    </w:p>
    <w:p w:rsidR="00B87017" w:rsidRPr="00D74B0F" w:rsidRDefault="00B87017" w:rsidP="00B87017">
      <w:r w:rsidRPr="00D74B0F">
        <w:tab/>
        <w:t>D) C</w:t>
      </w:r>
      <w:r w:rsidRPr="00D74B0F">
        <w:rPr>
          <w:vertAlign w:val="subscript"/>
        </w:rPr>
        <w:t>6</w:t>
      </w:r>
      <w:r w:rsidRPr="00D74B0F">
        <w:t>H</w:t>
      </w:r>
      <w:r w:rsidRPr="00D74B0F">
        <w:rPr>
          <w:vertAlign w:val="subscript"/>
        </w:rPr>
        <w:t>12</w:t>
      </w:r>
      <w:r w:rsidRPr="00D74B0F">
        <w:t>O</w:t>
      </w:r>
      <w:r w:rsidRPr="00D74B0F">
        <w:rPr>
          <w:vertAlign w:val="subscript"/>
        </w:rPr>
        <w:t>6</w:t>
      </w:r>
      <w:ins w:id="388" w:author="Carrie Shepler" w:date="2012-03-31T19:42:00Z">
        <w:r w:rsidRPr="00D74B0F">
          <w:t>(s)</w:t>
        </w:r>
      </w:ins>
    </w:p>
    <w:p w:rsidR="00B87017" w:rsidRPr="00D74B0F" w:rsidRDefault="00B87017" w:rsidP="00B87017">
      <w:r w:rsidRPr="00D74B0F">
        <w:tab/>
        <w:t xml:space="preserve">E) </w:t>
      </w:r>
      <w:ins w:id="389" w:author="Carrie Shepler" w:date="2012-03-31T19:41:00Z">
        <w:r w:rsidRPr="00D74B0F">
          <w:t>SO</w:t>
        </w:r>
        <w:r w:rsidRPr="00D74B0F">
          <w:rPr>
            <w:vertAlign w:val="subscript"/>
          </w:rPr>
          <w:t>2</w:t>
        </w:r>
      </w:ins>
      <w:ins w:id="390" w:author="Carrie Shepler" w:date="2012-03-31T19:42:00Z">
        <w:r w:rsidRPr="00D74B0F">
          <w:t>(g)</w:t>
        </w:r>
      </w:ins>
    </w:p>
    <w:p w:rsidR="00B87017" w:rsidRPr="00D74B0F" w:rsidRDefault="00B87017" w:rsidP="00B87017"/>
    <w:p w:rsidR="00B87017" w:rsidRPr="00D74B0F" w:rsidRDefault="0093562D" w:rsidP="00B87017">
      <w:r w:rsidRPr="00D74B0F">
        <w:t>32</w:t>
      </w:r>
      <w:r w:rsidR="00B87017" w:rsidRPr="00D74B0F">
        <w:t xml:space="preserve">.  </w:t>
      </w:r>
      <w:ins w:id="391" w:author="Carrie Shepler" w:date="2012-04-10T22:32:00Z">
        <w:r w:rsidR="00B87017" w:rsidRPr="00D74B0F">
          <w:t>Which of these is NOT a type of liquid crystal?</w:t>
        </w:r>
      </w:ins>
    </w:p>
    <w:p w:rsidR="00B87017" w:rsidRPr="00D74B0F" w:rsidRDefault="00B87017" w:rsidP="00B87017"/>
    <w:p w:rsidR="00B87017" w:rsidRPr="00D74B0F" w:rsidRDefault="00B87017" w:rsidP="00B87017">
      <w:r w:rsidRPr="00D74B0F">
        <w:tab/>
        <w:t xml:space="preserve">A) </w:t>
      </w:r>
      <w:ins w:id="392" w:author="Carrie Shepler" w:date="2012-04-10T22:33:00Z">
        <w:r w:rsidRPr="00D74B0F">
          <w:t>Smectic</w:t>
        </w:r>
      </w:ins>
    </w:p>
    <w:p w:rsidR="00B87017" w:rsidRPr="00D74B0F" w:rsidRDefault="00B87017" w:rsidP="00B87017">
      <w:r w:rsidRPr="00D74B0F">
        <w:tab/>
        <w:t xml:space="preserve">B) </w:t>
      </w:r>
      <w:ins w:id="393" w:author="Carrie Shepler" w:date="2012-04-10T22:33:00Z">
        <w:r w:rsidRPr="00D74B0F">
          <w:t>Cholesteric</w:t>
        </w:r>
      </w:ins>
    </w:p>
    <w:p w:rsidR="00B87017" w:rsidRPr="00D74B0F" w:rsidRDefault="00B87017" w:rsidP="00B87017">
      <w:r w:rsidRPr="00D74B0F">
        <w:tab/>
        <w:t xml:space="preserve">C) </w:t>
      </w:r>
      <w:ins w:id="394" w:author="Carrie Shepler" w:date="2012-04-10T22:33:00Z">
        <w:r w:rsidRPr="00D74B0F">
          <w:t>Nematic</w:t>
        </w:r>
      </w:ins>
    </w:p>
    <w:p w:rsidR="00B87017" w:rsidRPr="00D74B0F" w:rsidRDefault="00B87017" w:rsidP="00B87017">
      <w:r w:rsidRPr="00D74B0F">
        <w:tab/>
        <w:t xml:space="preserve">D) </w:t>
      </w:r>
      <w:ins w:id="395" w:author="Carrie Shepler" w:date="2012-04-10T22:33:00Z">
        <w:r w:rsidRPr="00D74B0F">
          <w:t>Anisotropic</w:t>
        </w:r>
      </w:ins>
    </w:p>
    <w:p w:rsidR="00B87017" w:rsidRPr="00D74B0F" w:rsidRDefault="00B87017" w:rsidP="00B87017">
      <w:r w:rsidRPr="00D74B0F">
        <w:tab/>
      </w:r>
      <w:ins w:id="396" w:author="Carrie Shepler" w:date="2012-04-10T22:33:00Z">
        <w:r w:rsidRPr="00D74B0F">
          <w:t>E) All of these are types of liquid crystals.</w:t>
        </w:r>
      </w:ins>
    </w:p>
    <w:p w:rsidR="00B87017" w:rsidRPr="00D74B0F" w:rsidRDefault="00B87017" w:rsidP="00B87017"/>
    <w:p w:rsidR="00B87017" w:rsidRPr="00D74B0F" w:rsidRDefault="0093562D" w:rsidP="00B87017">
      <w:r w:rsidRPr="00D74B0F">
        <w:t>33</w:t>
      </w:r>
      <w:r w:rsidR="00B87017" w:rsidRPr="00D74B0F">
        <w:t xml:space="preserve">. Which of the following has the </w:t>
      </w:r>
      <w:r w:rsidR="00B87017" w:rsidRPr="00D74B0F">
        <w:rPr>
          <w:i/>
        </w:rPr>
        <w:t>second highest</w:t>
      </w:r>
      <w:r w:rsidR="00B87017" w:rsidRPr="00D74B0F">
        <w:t xml:space="preserve"> boiling point? </w:t>
      </w:r>
    </w:p>
    <w:p w:rsidR="00B87017" w:rsidRPr="00D74B0F" w:rsidRDefault="00B87017" w:rsidP="00B87017"/>
    <w:p w:rsidR="00B87017" w:rsidRPr="00D74B0F" w:rsidRDefault="00B87017" w:rsidP="00B87017">
      <w:r w:rsidRPr="00D74B0F">
        <w:tab/>
        <w:t xml:space="preserve">A) HF    </w:t>
      </w:r>
    </w:p>
    <w:p w:rsidR="00B87017" w:rsidRPr="00D74B0F" w:rsidRDefault="00B87017" w:rsidP="00B87017">
      <w:r w:rsidRPr="00D74B0F">
        <w:tab/>
        <w:t>B) GeH</w:t>
      </w:r>
      <w:r w:rsidRPr="00D74B0F">
        <w:rPr>
          <w:vertAlign w:val="subscript"/>
        </w:rPr>
        <w:t xml:space="preserve">4 </w:t>
      </w:r>
      <w:r w:rsidRPr="00D74B0F">
        <w:t xml:space="preserve">    </w:t>
      </w:r>
    </w:p>
    <w:p w:rsidR="00B87017" w:rsidRPr="00D74B0F" w:rsidRDefault="00B87017" w:rsidP="00B87017">
      <w:r w:rsidRPr="00D74B0F">
        <w:tab/>
        <w:t>C) SiH</w:t>
      </w:r>
      <w:r w:rsidRPr="00D74B0F">
        <w:rPr>
          <w:vertAlign w:val="subscript"/>
        </w:rPr>
        <w:t xml:space="preserve">4 </w:t>
      </w:r>
      <w:r w:rsidRPr="00D74B0F">
        <w:t xml:space="preserve">    </w:t>
      </w:r>
      <w:r w:rsidRPr="00D74B0F">
        <w:tab/>
      </w:r>
    </w:p>
    <w:p w:rsidR="00B87017" w:rsidRPr="00D74B0F" w:rsidRDefault="00B87017" w:rsidP="00B87017">
      <w:r w:rsidRPr="00D74B0F">
        <w:tab/>
        <w:t>D) PH</w:t>
      </w:r>
      <w:r w:rsidRPr="00D74B0F">
        <w:rPr>
          <w:vertAlign w:val="subscript"/>
        </w:rPr>
        <w:t xml:space="preserve">3 </w:t>
      </w:r>
      <w:r w:rsidRPr="00D74B0F">
        <w:t xml:space="preserve">    </w:t>
      </w:r>
    </w:p>
    <w:p w:rsidR="00B87017" w:rsidRPr="00D74B0F" w:rsidRDefault="00B87017" w:rsidP="00B87017">
      <w:r w:rsidRPr="00D74B0F">
        <w:tab/>
        <w:t xml:space="preserve">E) </w:t>
      </w:r>
      <w:ins w:id="397" w:author="Carrie Shepler" w:date="2012-04-08T20:25:00Z">
        <w:r w:rsidRPr="00D74B0F">
          <w:t>CCl</w:t>
        </w:r>
        <w:r w:rsidRPr="00D74B0F">
          <w:rPr>
            <w:vertAlign w:val="subscript"/>
          </w:rPr>
          <w:t>4</w:t>
        </w:r>
      </w:ins>
    </w:p>
    <w:p w:rsidR="0093562D" w:rsidRPr="00D74B0F" w:rsidRDefault="0093562D" w:rsidP="00EC2346"/>
    <w:p w:rsidR="00EC2346" w:rsidRPr="00D74B0F" w:rsidRDefault="00EC2346" w:rsidP="00EC2346">
      <w:pPr>
        <w:rPr>
          <w:b/>
          <w:u w:val="single"/>
        </w:rPr>
      </w:pPr>
      <w:r w:rsidRPr="00D74B0F">
        <w:rPr>
          <w:b/>
          <w:u w:val="single"/>
        </w:rPr>
        <w:t>Chapter 7</w:t>
      </w:r>
    </w:p>
    <w:tbl>
      <w:tblPr>
        <w:tblW w:w="7552" w:type="dxa"/>
        <w:tblInd w:w="60" w:type="dxa"/>
        <w:tblLayout w:type="fixed"/>
        <w:tblCellMar>
          <w:left w:w="60" w:type="dxa"/>
          <w:right w:w="60" w:type="dxa"/>
        </w:tblCellMar>
        <w:tblLook w:val="0000" w:firstRow="0" w:lastRow="0" w:firstColumn="0" w:lastColumn="0" w:noHBand="0" w:noVBand="0"/>
      </w:tblPr>
      <w:tblGrid>
        <w:gridCol w:w="581"/>
        <w:gridCol w:w="472"/>
        <w:gridCol w:w="5607"/>
        <w:gridCol w:w="892"/>
      </w:tblGrid>
      <w:tr w:rsidR="00EC2346" w:rsidRPr="00D74B0F">
        <w:trPr>
          <w:trHeight w:val="410"/>
        </w:trPr>
        <w:tc>
          <w:tcPr>
            <w:tcW w:w="581" w:type="dxa"/>
            <w:tcBorders>
              <w:top w:val="nil"/>
              <w:left w:val="nil"/>
              <w:bottom w:val="nil"/>
              <w:right w:val="nil"/>
            </w:tcBorders>
          </w:tcPr>
          <w:p w:rsidR="00EC2346" w:rsidRPr="00D74B0F" w:rsidRDefault="002E2AAF">
            <w:pPr>
              <w:keepNext/>
              <w:keepLines/>
              <w:widowControl w:val="0"/>
              <w:autoSpaceDE w:val="0"/>
              <w:autoSpaceDN w:val="0"/>
              <w:adjustRightInd w:val="0"/>
              <w:jc w:val="right"/>
              <w:rPr>
                <w:sz w:val="20"/>
                <w:szCs w:val="20"/>
              </w:rPr>
            </w:pPr>
            <w:r w:rsidRPr="00D74B0F">
              <w:t>1</w:t>
            </w:r>
            <w:r w:rsidR="00EC2346" w:rsidRPr="00D74B0F">
              <w:t>.</w:t>
            </w:r>
          </w:p>
        </w:tc>
        <w:tc>
          <w:tcPr>
            <w:tcW w:w="6971" w:type="dxa"/>
            <w:gridSpan w:val="3"/>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If an isolated system contained +5 kJ of energy, after 100 years </w:t>
            </w:r>
            <w:r w:rsidRPr="00D74B0F">
              <w:rPr>
                <w:i/>
                <w:iCs/>
              </w:rPr>
              <w:t>U</w:t>
            </w:r>
            <w:r w:rsidRPr="00D74B0F">
              <w:t xml:space="preserve"> = </w:t>
            </w:r>
          </w:p>
        </w:tc>
      </w:tr>
      <w:tr w:rsidR="00EC2346" w:rsidRPr="00D74B0F">
        <w:trPr>
          <w:gridBefore w:val="1"/>
          <w:gridAfter w:val="1"/>
          <w:wBefore w:w="581" w:type="dxa"/>
          <w:wAfter w:w="892" w:type="dxa"/>
          <w:trHeight w:val="555"/>
        </w:trPr>
        <w:tc>
          <w:tcPr>
            <w:tcW w:w="472"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A)</w:t>
            </w:r>
          </w:p>
        </w:tc>
        <w:tc>
          <w:tcPr>
            <w:tcW w:w="5607"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 xml:space="preserve">The answer is impossible to determine </w:t>
            </w:r>
          </w:p>
        </w:tc>
      </w:tr>
      <w:tr w:rsidR="00EC2346" w:rsidRPr="00D74B0F">
        <w:trPr>
          <w:gridBefore w:val="1"/>
          <w:gridAfter w:val="1"/>
          <w:wBefore w:w="581" w:type="dxa"/>
          <w:wAfter w:w="892" w:type="dxa"/>
          <w:trHeight w:val="271"/>
        </w:trPr>
        <w:tc>
          <w:tcPr>
            <w:tcW w:w="472"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B)</w:t>
            </w:r>
          </w:p>
        </w:tc>
        <w:tc>
          <w:tcPr>
            <w:tcW w:w="5607"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slightly less than +5 kJ</w:t>
            </w:r>
          </w:p>
        </w:tc>
      </w:tr>
      <w:tr w:rsidR="00EC2346" w:rsidRPr="00D74B0F">
        <w:trPr>
          <w:gridBefore w:val="1"/>
          <w:gridAfter w:val="1"/>
          <w:wBefore w:w="581" w:type="dxa"/>
          <w:wAfter w:w="892" w:type="dxa"/>
          <w:trHeight w:val="271"/>
        </w:trPr>
        <w:tc>
          <w:tcPr>
            <w:tcW w:w="472"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C)</w:t>
            </w:r>
          </w:p>
        </w:tc>
        <w:tc>
          <w:tcPr>
            <w:tcW w:w="5607"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+5 kJ</w:t>
            </w:r>
          </w:p>
        </w:tc>
      </w:tr>
      <w:tr w:rsidR="00EC2346" w:rsidRPr="00D74B0F">
        <w:trPr>
          <w:gridBefore w:val="1"/>
          <w:gridAfter w:val="1"/>
          <w:wBefore w:w="581" w:type="dxa"/>
          <w:wAfter w:w="892" w:type="dxa"/>
          <w:trHeight w:val="271"/>
        </w:trPr>
        <w:tc>
          <w:tcPr>
            <w:tcW w:w="472"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D)</w:t>
            </w:r>
          </w:p>
        </w:tc>
        <w:tc>
          <w:tcPr>
            <w:tcW w:w="5607"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0 kJ</w:t>
            </w:r>
          </w:p>
        </w:tc>
      </w:tr>
      <w:tr w:rsidR="00EC2346" w:rsidRPr="00D74B0F">
        <w:trPr>
          <w:gridBefore w:val="1"/>
          <w:gridAfter w:val="1"/>
          <w:wBefore w:w="581" w:type="dxa"/>
          <w:wAfter w:w="892" w:type="dxa"/>
          <w:trHeight w:val="284"/>
        </w:trPr>
        <w:tc>
          <w:tcPr>
            <w:tcW w:w="472"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t>E)</w:t>
            </w:r>
          </w:p>
        </w:tc>
        <w:tc>
          <w:tcPr>
            <w:tcW w:w="5607" w:type="dxa"/>
            <w:tcBorders>
              <w:top w:val="nil"/>
              <w:left w:val="nil"/>
              <w:bottom w:val="nil"/>
              <w:right w:val="nil"/>
            </w:tcBorders>
          </w:tcPr>
          <w:p w:rsidR="00EC2346" w:rsidRPr="00D74B0F" w:rsidRDefault="00EC2346">
            <w:pPr>
              <w:keepNext/>
              <w:keepLines/>
              <w:widowControl w:val="0"/>
              <w:autoSpaceDE w:val="0"/>
              <w:autoSpaceDN w:val="0"/>
              <w:adjustRightInd w:val="0"/>
            </w:pPr>
            <w:r w:rsidRPr="00D74B0F">
              <w:rPr>
                <w:rFonts w:ascii="Symbol" w:hAnsi="Symbol" w:cs="Symbol"/>
              </w:rPr>
              <w:t></w:t>
            </w:r>
            <w:r w:rsidRPr="00D74B0F">
              <w:t>5 kJ</w:t>
            </w:r>
          </w:p>
        </w:tc>
      </w:tr>
    </w:tbl>
    <w:p w:rsidR="00EC2346" w:rsidRPr="00D74B0F" w:rsidRDefault="00EC2346" w:rsidP="00EC2346"/>
    <w:tbl>
      <w:tblPr>
        <w:tblpPr w:leftFromText="180" w:rightFromText="180" w:vertAnchor="text" w:horzAnchor="page" w:tblpX="1501" w:tblpY="1"/>
        <w:tblW w:w="9360" w:type="dxa"/>
        <w:tblLayout w:type="fixed"/>
        <w:tblCellMar>
          <w:left w:w="60" w:type="dxa"/>
          <w:right w:w="60" w:type="dxa"/>
        </w:tblCellMar>
        <w:tblLook w:val="0000" w:firstRow="0" w:lastRow="0" w:firstColumn="0" w:lastColumn="0" w:noHBand="0" w:noVBand="0"/>
      </w:tblPr>
      <w:tblGrid>
        <w:gridCol w:w="720"/>
        <w:gridCol w:w="8640"/>
      </w:tblGrid>
      <w:tr w:rsidR="00035D3D" w:rsidRPr="00D74B0F">
        <w:tc>
          <w:tcPr>
            <w:tcW w:w="720" w:type="dxa"/>
            <w:tcBorders>
              <w:top w:val="nil"/>
              <w:left w:val="nil"/>
              <w:bottom w:val="nil"/>
              <w:right w:val="nil"/>
            </w:tcBorders>
          </w:tcPr>
          <w:p w:rsidR="00035D3D" w:rsidRPr="00D74B0F" w:rsidRDefault="00035D3D" w:rsidP="00035D3D">
            <w:pPr>
              <w:keepNext/>
              <w:keepLines/>
              <w:widowControl w:val="0"/>
              <w:autoSpaceDE w:val="0"/>
              <w:autoSpaceDN w:val="0"/>
              <w:adjustRightInd w:val="0"/>
              <w:jc w:val="right"/>
              <w:rPr>
                <w:sz w:val="20"/>
                <w:szCs w:val="20"/>
              </w:rPr>
            </w:pPr>
            <w:r w:rsidRPr="00D74B0F">
              <w:t>2.</w:t>
            </w:r>
          </w:p>
        </w:tc>
        <w:tc>
          <w:tcPr>
            <w:tcW w:w="8640" w:type="dxa"/>
            <w:tcBorders>
              <w:top w:val="nil"/>
              <w:left w:val="nil"/>
              <w:bottom w:val="nil"/>
              <w:right w:val="nil"/>
            </w:tcBorders>
          </w:tcPr>
          <w:p w:rsidR="00035D3D" w:rsidRPr="00D74B0F" w:rsidRDefault="00035D3D" w:rsidP="00035D3D">
            <w:pPr>
              <w:keepNext/>
              <w:keepLines/>
              <w:widowControl w:val="0"/>
              <w:autoSpaceDE w:val="0"/>
              <w:autoSpaceDN w:val="0"/>
              <w:adjustRightInd w:val="0"/>
            </w:pPr>
            <w:r w:rsidRPr="00D74B0F">
              <w:t xml:space="preserve">A CD player and its battery together do 500 kJ of work.  The battery also releases 250 kJ of energy as heat and the CD player releases 50 kJ as heat due to friction from spinning. Assume that the system is the battery </w:t>
            </w:r>
            <w:r w:rsidRPr="00D74B0F">
              <w:rPr>
                <w:i/>
              </w:rPr>
              <w:t>and</w:t>
            </w:r>
            <w:r w:rsidRPr="00D74B0F">
              <w:t xml:space="preserve"> the CD player together. For the system, what are the signs of heat and work? </w:t>
            </w:r>
          </w:p>
          <w:p w:rsidR="00035D3D" w:rsidRPr="00D74B0F" w:rsidRDefault="00035D3D" w:rsidP="00035D3D">
            <w:pPr>
              <w:keepNext/>
              <w:keepLines/>
              <w:widowControl w:val="0"/>
              <w:autoSpaceDE w:val="0"/>
              <w:autoSpaceDN w:val="0"/>
              <w:adjustRightInd w:val="0"/>
            </w:pPr>
          </w:p>
        </w:tc>
      </w:tr>
      <w:tr w:rsidR="00035D3D" w:rsidRPr="00D74B0F">
        <w:tc>
          <w:tcPr>
            <w:tcW w:w="720" w:type="dxa"/>
            <w:tcBorders>
              <w:top w:val="nil"/>
              <w:left w:val="nil"/>
              <w:bottom w:val="nil"/>
              <w:right w:val="nil"/>
            </w:tcBorders>
          </w:tcPr>
          <w:p w:rsidR="00035D3D" w:rsidRPr="00D74B0F" w:rsidRDefault="00035D3D" w:rsidP="00035D3D">
            <w:pPr>
              <w:keepNext/>
              <w:keepLines/>
              <w:widowControl w:val="0"/>
              <w:autoSpaceDE w:val="0"/>
              <w:autoSpaceDN w:val="0"/>
              <w:adjustRightInd w:val="0"/>
              <w:jc w:val="right"/>
            </w:pPr>
          </w:p>
        </w:tc>
        <w:tc>
          <w:tcPr>
            <w:tcW w:w="8640" w:type="dxa"/>
            <w:tcBorders>
              <w:top w:val="nil"/>
              <w:left w:val="nil"/>
              <w:bottom w:val="nil"/>
              <w:right w:val="nil"/>
            </w:tcBorders>
          </w:tcPr>
          <w:p w:rsidR="00035D3D" w:rsidRPr="00D74B0F" w:rsidRDefault="00035D3D" w:rsidP="00035D3D">
            <w:pPr>
              <w:keepNext/>
              <w:keepLines/>
              <w:widowControl w:val="0"/>
              <w:autoSpaceDE w:val="0"/>
              <w:autoSpaceDN w:val="0"/>
              <w:adjustRightInd w:val="0"/>
            </w:pPr>
            <w:r w:rsidRPr="00D74B0F">
              <w:t xml:space="preserve">A)  q and w are both positive     </w:t>
            </w:r>
          </w:p>
          <w:p w:rsidR="00035D3D" w:rsidRPr="00D74B0F" w:rsidRDefault="00035D3D" w:rsidP="00035D3D">
            <w:pPr>
              <w:keepNext/>
              <w:keepLines/>
              <w:widowControl w:val="0"/>
              <w:autoSpaceDE w:val="0"/>
              <w:autoSpaceDN w:val="0"/>
              <w:adjustRightInd w:val="0"/>
            </w:pPr>
            <w:r w:rsidRPr="00D74B0F">
              <w:t>B)  q and w are both negative</w:t>
            </w:r>
          </w:p>
          <w:p w:rsidR="00035D3D" w:rsidRPr="00D74B0F" w:rsidRDefault="00035D3D" w:rsidP="00035D3D">
            <w:pPr>
              <w:keepNext/>
              <w:keepLines/>
              <w:widowControl w:val="0"/>
              <w:autoSpaceDE w:val="0"/>
              <w:autoSpaceDN w:val="0"/>
              <w:adjustRightInd w:val="0"/>
            </w:pPr>
            <w:r w:rsidRPr="00D74B0F">
              <w:t>C)  q is positive and w is negative</w:t>
            </w:r>
          </w:p>
          <w:p w:rsidR="00035D3D" w:rsidRPr="00D74B0F" w:rsidRDefault="00035D3D" w:rsidP="00035D3D">
            <w:pPr>
              <w:keepNext/>
              <w:keepLines/>
              <w:widowControl w:val="0"/>
              <w:autoSpaceDE w:val="0"/>
              <w:autoSpaceDN w:val="0"/>
              <w:adjustRightInd w:val="0"/>
            </w:pPr>
            <w:r w:rsidRPr="00D74B0F">
              <w:t>D)  q is negative and w is positive</w:t>
            </w:r>
          </w:p>
          <w:p w:rsidR="00035D3D" w:rsidRPr="00D74B0F" w:rsidRDefault="00035D3D" w:rsidP="00035D3D">
            <w:pPr>
              <w:keepNext/>
              <w:keepLines/>
              <w:widowControl w:val="0"/>
              <w:autoSpaceDE w:val="0"/>
              <w:autoSpaceDN w:val="0"/>
              <w:adjustRightInd w:val="0"/>
            </w:pPr>
            <w:r w:rsidRPr="00D74B0F">
              <w:t>E)  Cannot determine without the internal energy of the system</w:t>
            </w:r>
          </w:p>
        </w:tc>
      </w:tr>
    </w:tbl>
    <w:p w:rsidR="00EC2346" w:rsidRPr="00D74B0F" w:rsidRDefault="00EC2346" w:rsidP="00EC2346"/>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EC2346" w:rsidRPr="00D74B0F">
        <w:tc>
          <w:tcPr>
            <w:tcW w:w="720" w:type="dxa"/>
            <w:tcBorders>
              <w:top w:val="nil"/>
              <w:left w:val="nil"/>
              <w:bottom w:val="nil"/>
              <w:right w:val="nil"/>
            </w:tcBorders>
          </w:tcPr>
          <w:p w:rsidR="00EC2346" w:rsidRPr="00D74B0F" w:rsidRDefault="002E2AAF">
            <w:pPr>
              <w:keepNext/>
              <w:keepLines/>
              <w:widowControl w:val="0"/>
              <w:autoSpaceDE w:val="0"/>
              <w:autoSpaceDN w:val="0"/>
              <w:adjustRightInd w:val="0"/>
              <w:jc w:val="right"/>
              <w:rPr>
                <w:sz w:val="20"/>
                <w:szCs w:val="20"/>
              </w:rPr>
            </w:pPr>
            <w:r w:rsidRPr="00D74B0F">
              <w:rPr>
                <w:szCs w:val="20"/>
              </w:rPr>
              <w:t>3</w:t>
            </w:r>
            <w:r w:rsidR="00EC2346" w:rsidRPr="00D74B0F">
              <w:rPr>
                <w:sz w:val="20"/>
                <w:szCs w:val="20"/>
              </w:rPr>
              <w:t>.</w:t>
            </w: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 xml:space="preserve">You hold a gram of aluminum in one hand and a gram of copper in the other; each started at the same temperature. </w:t>
            </w:r>
            <w:r w:rsidRPr="00D74B0F">
              <w:rPr>
                <w:rFonts w:cs="Helvetica"/>
              </w:rPr>
              <w:t>To/from which metal will more heat have been transferred when both have reached body temperature?</w:t>
            </w:r>
            <w:r w:rsidRPr="00D74B0F">
              <w:t xml:space="preserve"> Given C</w:t>
            </w:r>
            <w:r w:rsidRPr="00D74B0F">
              <w:softHyphen/>
            </w:r>
            <w:r w:rsidRPr="00D74B0F">
              <w:rPr>
                <w:vertAlign w:val="subscript"/>
              </w:rPr>
              <w:t>s,Cu</w:t>
            </w:r>
            <w:r w:rsidRPr="00D74B0F">
              <w:t>= 0.387 J/g°C, d</w:t>
            </w:r>
            <w:r w:rsidRPr="00D74B0F">
              <w:rPr>
                <w:vertAlign w:val="subscript"/>
              </w:rPr>
              <w:t>Cu</w:t>
            </w:r>
            <w:r w:rsidRPr="00D74B0F">
              <w:t>= 8.93 g/cm</w:t>
            </w:r>
            <w:r w:rsidRPr="00D74B0F">
              <w:rPr>
                <w:vertAlign w:val="superscript"/>
              </w:rPr>
              <w:t>3</w:t>
            </w:r>
            <w:r w:rsidRPr="00D74B0F">
              <w:t>, C</w:t>
            </w:r>
            <w:r w:rsidRPr="00D74B0F">
              <w:rPr>
                <w:vertAlign w:val="subscript"/>
              </w:rPr>
              <w:t>s,Al</w:t>
            </w:r>
            <w:r w:rsidRPr="00D74B0F">
              <w:t>= 0.900 J/g°C, and d</w:t>
            </w:r>
            <w:r w:rsidRPr="00D74B0F">
              <w:rPr>
                <w:vertAlign w:val="subscript"/>
              </w:rPr>
              <w:t>Al</w:t>
            </w:r>
            <w:r w:rsidRPr="00D74B0F">
              <w:t>= 2.70 g/cm</w:t>
            </w:r>
            <w:r w:rsidRPr="00D74B0F">
              <w:rPr>
                <w:vertAlign w:val="superscript"/>
              </w:rPr>
              <w:t>3</w:t>
            </w:r>
            <w:r w:rsidRPr="00D74B0F">
              <w:t>.</w:t>
            </w:r>
          </w:p>
          <w:p w:rsidR="00EC2346" w:rsidRPr="00D74B0F" w:rsidRDefault="00EC2346" w:rsidP="00EC2346">
            <w:pPr>
              <w:keepNext/>
              <w:keepLines/>
              <w:widowControl w:val="0"/>
              <w:autoSpaceDE w:val="0"/>
              <w:autoSpaceDN w:val="0"/>
              <w:adjustRightInd w:val="0"/>
            </w:pPr>
          </w:p>
        </w:tc>
      </w:tr>
      <w:tr w:rsidR="00EC2346" w:rsidRPr="00D74B0F">
        <w:tc>
          <w:tcPr>
            <w:tcW w:w="720" w:type="dxa"/>
            <w:tcBorders>
              <w:top w:val="nil"/>
              <w:left w:val="nil"/>
              <w:bottom w:val="nil"/>
              <w:right w:val="nil"/>
            </w:tcBorders>
          </w:tcPr>
          <w:p w:rsidR="00EC2346" w:rsidRPr="00D74B0F" w:rsidRDefault="00EC2346">
            <w:pPr>
              <w:keepNext/>
              <w:keepLines/>
              <w:widowControl w:val="0"/>
              <w:autoSpaceDE w:val="0"/>
              <w:autoSpaceDN w:val="0"/>
              <w:adjustRightInd w:val="0"/>
              <w:jc w:val="right"/>
            </w:pPr>
          </w:p>
        </w:tc>
        <w:tc>
          <w:tcPr>
            <w:tcW w:w="8640" w:type="dxa"/>
            <w:tcBorders>
              <w:top w:val="nil"/>
              <w:left w:val="nil"/>
              <w:bottom w:val="nil"/>
              <w:right w:val="nil"/>
            </w:tcBorders>
          </w:tcPr>
          <w:p w:rsidR="00EC2346" w:rsidRPr="00D74B0F" w:rsidRDefault="00EC2346" w:rsidP="00EC2346">
            <w:pPr>
              <w:keepNext/>
              <w:keepLines/>
              <w:widowControl w:val="0"/>
              <w:autoSpaceDE w:val="0"/>
              <w:autoSpaceDN w:val="0"/>
              <w:adjustRightInd w:val="0"/>
            </w:pPr>
            <w:r w:rsidRPr="00D74B0F">
              <w:t>A) Copper, because it’s specific heat capacity is lower</w:t>
            </w:r>
          </w:p>
          <w:p w:rsidR="00EC2346" w:rsidRPr="00D74B0F" w:rsidRDefault="00EC2346" w:rsidP="00EC2346">
            <w:pPr>
              <w:keepNext/>
              <w:keepLines/>
              <w:widowControl w:val="0"/>
              <w:autoSpaceDE w:val="0"/>
              <w:autoSpaceDN w:val="0"/>
              <w:adjustRightInd w:val="0"/>
            </w:pPr>
            <w:r w:rsidRPr="00D74B0F">
              <w:t>B) Copper, because it’s density is higher</w:t>
            </w:r>
          </w:p>
          <w:p w:rsidR="00EC2346" w:rsidRPr="00D74B0F" w:rsidRDefault="00EC2346" w:rsidP="00EC2346">
            <w:pPr>
              <w:keepNext/>
              <w:keepLines/>
              <w:widowControl w:val="0"/>
              <w:autoSpaceDE w:val="0"/>
              <w:autoSpaceDN w:val="0"/>
              <w:adjustRightInd w:val="0"/>
            </w:pPr>
            <w:r w:rsidRPr="00D74B0F">
              <w:t>C) Aluminum, because it’s specific heat capacity is higher</w:t>
            </w:r>
          </w:p>
          <w:p w:rsidR="00EC2346" w:rsidRPr="00D74B0F" w:rsidRDefault="00EC2346" w:rsidP="00EC2346">
            <w:pPr>
              <w:keepNext/>
              <w:keepLines/>
              <w:widowControl w:val="0"/>
              <w:autoSpaceDE w:val="0"/>
              <w:autoSpaceDN w:val="0"/>
              <w:adjustRightInd w:val="0"/>
            </w:pPr>
            <w:r w:rsidRPr="00D74B0F">
              <w:t>D) Aluminum, because it’s density is lower</w:t>
            </w:r>
          </w:p>
          <w:p w:rsidR="00EC2346" w:rsidRPr="00D74B0F" w:rsidRDefault="00EC2346" w:rsidP="00EC2346">
            <w:pPr>
              <w:keepNext/>
              <w:keepLines/>
              <w:widowControl w:val="0"/>
              <w:autoSpaceDE w:val="0"/>
              <w:autoSpaceDN w:val="0"/>
              <w:adjustRightInd w:val="0"/>
            </w:pPr>
            <w:r w:rsidRPr="00D74B0F">
              <w:t>E) Copper and aluminum will reach body temperature at the same time</w:t>
            </w:r>
          </w:p>
        </w:tc>
      </w:tr>
    </w:tbl>
    <w:p w:rsidR="00771472" w:rsidRPr="00D74B0F" w:rsidRDefault="00771472" w:rsidP="00EC2346"/>
    <w:p w:rsidR="00771472" w:rsidRPr="00D74B0F" w:rsidRDefault="00771472" w:rsidP="00771472"/>
    <w:tbl>
      <w:tblPr>
        <w:tblW w:w="9360" w:type="dxa"/>
        <w:tblInd w:w="60" w:type="dxa"/>
        <w:tblLayout w:type="fixed"/>
        <w:tblCellMar>
          <w:left w:w="60" w:type="dxa"/>
          <w:right w:w="60" w:type="dxa"/>
        </w:tblCellMar>
        <w:tblLook w:val="0000" w:firstRow="0" w:lastRow="0" w:firstColumn="0" w:lastColumn="0" w:noHBand="0" w:noVBand="0"/>
      </w:tblPr>
      <w:tblGrid>
        <w:gridCol w:w="720"/>
        <w:gridCol w:w="585"/>
        <w:gridCol w:w="3735"/>
        <w:gridCol w:w="4320"/>
      </w:tblGrid>
      <w:tr w:rsidR="00771472" w:rsidRPr="00D74B0F">
        <w:tc>
          <w:tcPr>
            <w:tcW w:w="720" w:type="dxa"/>
            <w:tcBorders>
              <w:top w:val="nil"/>
              <w:left w:val="nil"/>
              <w:bottom w:val="nil"/>
              <w:right w:val="nil"/>
            </w:tcBorders>
          </w:tcPr>
          <w:p w:rsidR="00771472" w:rsidRPr="00D74B0F" w:rsidRDefault="00B9415A">
            <w:pPr>
              <w:keepNext/>
              <w:keepLines/>
              <w:widowControl w:val="0"/>
              <w:autoSpaceDE w:val="0"/>
              <w:autoSpaceDN w:val="0"/>
              <w:adjustRightInd w:val="0"/>
              <w:jc w:val="right"/>
              <w:rPr>
                <w:sz w:val="20"/>
                <w:szCs w:val="20"/>
              </w:rPr>
            </w:pPr>
            <w:r w:rsidRPr="00D74B0F">
              <w:t>5</w:t>
            </w:r>
            <w:r w:rsidR="00771472" w:rsidRPr="00D74B0F">
              <w:t>.</w:t>
            </w:r>
          </w:p>
        </w:tc>
        <w:tc>
          <w:tcPr>
            <w:tcW w:w="8640" w:type="dxa"/>
            <w:gridSpan w:val="3"/>
            <w:tcBorders>
              <w:top w:val="nil"/>
              <w:left w:val="nil"/>
              <w:bottom w:val="nil"/>
              <w:right w:val="nil"/>
            </w:tcBorders>
          </w:tcPr>
          <w:p w:rsidR="00771472" w:rsidRPr="00D74B0F" w:rsidRDefault="00771472">
            <w:pPr>
              <w:keepNext/>
              <w:keepLines/>
              <w:widowControl w:val="0"/>
              <w:autoSpaceDE w:val="0"/>
              <w:autoSpaceDN w:val="0"/>
              <w:adjustRightInd w:val="0"/>
            </w:pPr>
            <w:r w:rsidRPr="00D74B0F">
              <w:t>Calculate the standard reaction enthalpy for the following reaction.</w:t>
            </w:r>
          </w:p>
          <w:tbl>
            <w:tblPr>
              <w:tblW w:w="0" w:type="auto"/>
              <w:tblInd w:w="8" w:type="dxa"/>
              <w:tblLayout w:type="fixed"/>
              <w:tblCellMar>
                <w:left w:w="0" w:type="dxa"/>
                <w:right w:w="0" w:type="dxa"/>
              </w:tblCellMar>
              <w:tblLook w:val="0000" w:firstRow="0" w:lastRow="0" w:firstColumn="0" w:lastColumn="0" w:noHBand="0" w:noVBand="0"/>
            </w:tblPr>
            <w:tblGrid>
              <w:gridCol w:w="720"/>
              <w:gridCol w:w="4589"/>
              <w:gridCol w:w="4051"/>
            </w:tblGrid>
            <w:tr w:rsidR="00771472" w:rsidRPr="00D74B0F">
              <w:trPr>
                <w:gridAfter w:val="1"/>
                <w:wAfter w:w="4051" w:type="dxa"/>
                <w:cantSplit/>
              </w:trPr>
              <w:tc>
                <w:tcPr>
                  <w:tcW w:w="720" w:type="dxa"/>
                  <w:tcBorders>
                    <w:top w:val="nil"/>
                    <w:left w:val="nil"/>
                    <w:bottom w:val="nil"/>
                    <w:right w:val="nil"/>
                  </w:tcBorders>
                </w:tcPr>
                <w:p w:rsidR="00771472" w:rsidRPr="00D74B0F" w:rsidRDefault="00771472">
                  <w:pPr>
                    <w:keepNext/>
                    <w:keepLines/>
                    <w:widowControl w:val="0"/>
                    <w:autoSpaceDE w:val="0"/>
                    <w:autoSpaceDN w:val="0"/>
                    <w:adjustRightInd w:val="0"/>
                  </w:pPr>
                </w:p>
              </w:tc>
              <w:tc>
                <w:tcPr>
                  <w:tcW w:w="4589" w:type="dxa"/>
                  <w:tcBorders>
                    <w:top w:val="nil"/>
                    <w:left w:val="nil"/>
                    <w:bottom w:val="nil"/>
                    <w:right w:val="nil"/>
                  </w:tcBorders>
                </w:tcPr>
                <w:p w:rsidR="00771472" w:rsidRPr="00D74B0F" w:rsidRDefault="00771472">
                  <w:pPr>
                    <w:keepNext/>
                    <w:keepLines/>
                    <w:widowControl w:val="0"/>
                    <w:autoSpaceDE w:val="0"/>
                    <w:autoSpaceDN w:val="0"/>
                    <w:adjustRightInd w:val="0"/>
                    <w:rPr>
                      <w:lang w:val="pt-BR"/>
                    </w:rPr>
                  </w:pPr>
                  <w:r w:rsidRPr="00D74B0F">
                    <w:rPr>
                      <w:lang w:val="pt-BR"/>
                    </w:rPr>
                    <w:t>CH</w:t>
                  </w:r>
                  <w:r w:rsidRPr="00D74B0F">
                    <w:rPr>
                      <w:vertAlign w:val="subscript"/>
                      <w:lang w:val="pt-BR"/>
                    </w:rPr>
                    <w:t>4</w:t>
                  </w:r>
                  <w:r w:rsidRPr="00D74B0F">
                    <w:rPr>
                      <w:lang w:val="pt-BR"/>
                    </w:rPr>
                    <w:t>(g) + H</w:t>
                  </w:r>
                  <w:r w:rsidRPr="00D74B0F">
                    <w:rPr>
                      <w:vertAlign w:val="subscript"/>
                      <w:lang w:val="pt-BR"/>
                    </w:rPr>
                    <w:t>2</w:t>
                  </w:r>
                  <w:r w:rsidRPr="00D74B0F">
                    <w:rPr>
                      <w:lang w:val="pt-BR"/>
                    </w:rPr>
                    <w:t xml:space="preserve">O(g) </w:t>
                  </w:r>
                  <w:r w:rsidRPr="00D74B0F">
                    <w:rPr>
                      <w:rFonts w:ascii="Symbol" w:hAnsi="Symbol" w:cs="Symbol"/>
                    </w:rPr>
                    <w:t></w:t>
                  </w:r>
                  <w:r w:rsidRPr="00D74B0F">
                    <w:rPr>
                      <w:lang w:val="pt-BR"/>
                    </w:rPr>
                    <w:t xml:space="preserve"> CO(g) + 3H</w:t>
                  </w:r>
                  <w:r w:rsidRPr="00D74B0F">
                    <w:rPr>
                      <w:vertAlign w:val="subscript"/>
                      <w:lang w:val="pt-BR"/>
                    </w:rPr>
                    <w:t>2</w:t>
                  </w:r>
                  <w:r w:rsidRPr="00D74B0F">
                    <w:rPr>
                      <w:lang w:val="pt-BR"/>
                    </w:rPr>
                    <w:t>(g)</w:t>
                  </w:r>
                </w:p>
                <w:p w:rsidR="00771472" w:rsidRPr="00D74B0F" w:rsidRDefault="00771472">
                  <w:pPr>
                    <w:keepNext/>
                    <w:keepLines/>
                    <w:widowControl w:val="0"/>
                    <w:autoSpaceDE w:val="0"/>
                    <w:autoSpaceDN w:val="0"/>
                    <w:adjustRightInd w:val="0"/>
                    <w:rPr>
                      <w:lang w:val="pt-BR"/>
                    </w:rPr>
                  </w:pPr>
                </w:p>
              </w:tc>
            </w:tr>
            <w:tr w:rsidR="00771472" w:rsidRPr="00D74B0F">
              <w:trPr>
                <w:cantSplit/>
              </w:trPr>
              <w:tc>
                <w:tcPr>
                  <w:tcW w:w="720"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Given:</w:t>
                  </w:r>
                </w:p>
              </w:tc>
              <w:tc>
                <w:tcPr>
                  <w:tcW w:w="4589"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2H</w:t>
                  </w:r>
                  <w:r w:rsidRPr="00D74B0F">
                    <w:rPr>
                      <w:vertAlign w:val="subscript"/>
                    </w:rPr>
                    <w:t>2</w:t>
                  </w:r>
                  <w:r w:rsidRPr="00D74B0F">
                    <w:t xml:space="preserve">(g) + CO(g) </w:t>
                  </w:r>
                  <w:r w:rsidRPr="00D74B0F">
                    <w:rPr>
                      <w:rFonts w:ascii="Symbol" w:hAnsi="Symbol" w:cs="Symbol"/>
                    </w:rPr>
                    <w:t></w:t>
                  </w:r>
                  <w:r w:rsidRPr="00D74B0F">
                    <w:t xml:space="preserve"> CH</w:t>
                  </w:r>
                  <w:r w:rsidRPr="00D74B0F">
                    <w:rPr>
                      <w:vertAlign w:val="subscript"/>
                    </w:rPr>
                    <w:t>3</w:t>
                  </w:r>
                  <w:r w:rsidRPr="00D74B0F">
                    <w:t>OH(l)</w:t>
                  </w:r>
                </w:p>
              </w:tc>
              <w:tc>
                <w:tcPr>
                  <w:tcW w:w="4051"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rPr>
                      <w:rFonts w:ascii="Symbol" w:hAnsi="Symbol" w:cs="Symbol"/>
                    </w:rPr>
                    <w:t></w:t>
                  </w:r>
                  <w:r w:rsidRPr="00D74B0F">
                    <w:rPr>
                      <w:i/>
                      <w:iCs/>
                    </w:rPr>
                    <w:t>H</w:t>
                  </w:r>
                  <w:r w:rsidRPr="00D74B0F">
                    <w:t xml:space="preserve">° = </w:t>
                  </w:r>
                  <w:r w:rsidRPr="00D74B0F">
                    <w:rPr>
                      <w:rFonts w:ascii="Symbol" w:hAnsi="Symbol" w:cs="Symbol"/>
                    </w:rPr>
                    <w:t></w:t>
                  </w:r>
                  <w:r w:rsidRPr="00D74B0F">
                    <w:t>128.3 kJ</w:t>
                  </w:r>
                </w:p>
              </w:tc>
            </w:tr>
            <w:tr w:rsidR="00771472" w:rsidRPr="00D74B0F">
              <w:trPr>
                <w:cantSplit/>
              </w:trPr>
              <w:tc>
                <w:tcPr>
                  <w:tcW w:w="720" w:type="dxa"/>
                  <w:tcBorders>
                    <w:top w:val="nil"/>
                    <w:left w:val="nil"/>
                    <w:bottom w:val="nil"/>
                    <w:right w:val="nil"/>
                  </w:tcBorders>
                </w:tcPr>
                <w:p w:rsidR="00771472" w:rsidRPr="00D74B0F" w:rsidRDefault="00771472">
                  <w:pPr>
                    <w:keepNext/>
                    <w:keepLines/>
                    <w:widowControl w:val="0"/>
                    <w:autoSpaceDE w:val="0"/>
                    <w:autoSpaceDN w:val="0"/>
                    <w:adjustRightInd w:val="0"/>
                  </w:pPr>
                </w:p>
              </w:tc>
              <w:tc>
                <w:tcPr>
                  <w:tcW w:w="4589"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CH</w:t>
                  </w:r>
                  <w:r w:rsidRPr="00D74B0F">
                    <w:rPr>
                      <w:vertAlign w:val="subscript"/>
                    </w:rPr>
                    <w:t>4</w:t>
                  </w:r>
                  <w:r w:rsidRPr="00D74B0F">
                    <w:t>(g) + ½ O</w:t>
                  </w:r>
                  <w:r w:rsidRPr="00D74B0F">
                    <w:rPr>
                      <w:vertAlign w:val="subscript"/>
                    </w:rPr>
                    <w:t>2</w:t>
                  </w:r>
                  <w:r w:rsidRPr="00D74B0F">
                    <w:t xml:space="preserve">(g) </w:t>
                  </w:r>
                  <w:r w:rsidRPr="00D74B0F">
                    <w:rPr>
                      <w:rFonts w:ascii="Symbol" w:hAnsi="Symbol" w:cs="Symbol"/>
                    </w:rPr>
                    <w:t></w:t>
                  </w:r>
                  <w:r w:rsidRPr="00D74B0F">
                    <w:t xml:space="preserve"> CH</w:t>
                  </w:r>
                  <w:r w:rsidRPr="00D74B0F">
                    <w:rPr>
                      <w:vertAlign w:val="subscript"/>
                    </w:rPr>
                    <w:t>3</w:t>
                  </w:r>
                  <w:r w:rsidRPr="00D74B0F">
                    <w:t>OH(l)</w:t>
                  </w:r>
                </w:p>
              </w:tc>
              <w:tc>
                <w:tcPr>
                  <w:tcW w:w="4051"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rPr>
                      <w:rFonts w:ascii="Symbol" w:hAnsi="Symbol" w:cs="Symbol"/>
                    </w:rPr>
                    <w:t></w:t>
                  </w:r>
                  <w:r w:rsidRPr="00D74B0F">
                    <w:rPr>
                      <w:i/>
                      <w:iCs/>
                    </w:rPr>
                    <w:t>H</w:t>
                  </w:r>
                  <w:r w:rsidRPr="00D74B0F">
                    <w:t xml:space="preserve">° = </w:t>
                  </w:r>
                  <w:r w:rsidRPr="00D74B0F">
                    <w:rPr>
                      <w:rFonts w:ascii="Symbol" w:hAnsi="Symbol" w:cs="Symbol"/>
                    </w:rPr>
                    <w:t></w:t>
                  </w:r>
                  <w:r w:rsidRPr="00D74B0F">
                    <w:t>164.1 kJ</w:t>
                  </w:r>
                </w:p>
              </w:tc>
            </w:tr>
            <w:tr w:rsidR="00771472" w:rsidRPr="00D74B0F">
              <w:trPr>
                <w:cantSplit/>
              </w:trPr>
              <w:tc>
                <w:tcPr>
                  <w:tcW w:w="720" w:type="dxa"/>
                  <w:tcBorders>
                    <w:top w:val="nil"/>
                    <w:left w:val="nil"/>
                    <w:bottom w:val="nil"/>
                    <w:right w:val="nil"/>
                  </w:tcBorders>
                </w:tcPr>
                <w:p w:rsidR="00771472" w:rsidRPr="00D74B0F" w:rsidRDefault="00771472">
                  <w:pPr>
                    <w:keepNext/>
                    <w:keepLines/>
                    <w:widowControl w:val="0"/>
                    <w:autoSpaceDE w:val="0"/>
                    <w:autoSpaceDN w:val="0"/>
                    <w:adjustRightInd w:val="0"/>
                  </w:pPr>
                </w:p>
              </w:tc>
              <w:tc>
                <w:tcPr>
                  <w:tcW w:w="4589"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2H</w:t>
                  </w:r>
                  <w:r w:rsidRPr="00D74B0F">
                    <w:rPr>
                      <w:vertAlign w:val="subscript"/>
                    </w:rPr>
                    <w:t>2</w:t>
                  </w:r>
                  <w:r w:rsidRPr="00D74B0F">
                    <w:t xml:space="preserve">O(g) </w:t>
                  </w:r>
                  <w:r w:rsidRPr="00D74B0F">
                    <w:rPr>
                      <w:rFonts w:ascii="Symbol" w:hAnsi="Symbol" w:cs="Symbol"/>
                    </w:rPr>
                    <w:t></w:t>
                  </w:r>
                  <w:r w:rsidRPr="00D74B0F">
                    <w:rPr>
                      <w:rFonts w:ascii="Symbol" w:hAnsi="Symbol" w:cs="Symbol"/>
                    </w:rPr>
                    <w:t></w:t>
                  </w:r>
                  <w:r w:rsidRPr="00D74B0F">
                    <w:t>2H</w:t>
                  </w:r>
                  <w:r w:rsidRPr="00D74B0F">
                    <w:rPr>
                      <w:vertAlign w:val="subscript"/>
                    </w:rPr>
                    <w:t>2</w:t>
                  </w:r>
                  <w:r w:rsidRPr="00D74B0F">
                    <w:t>(g) + O</w:t>
                  </w:r>
                  <w:r w:rsidRPr="00D74B0F">
                    <w:rPr>
                      <w:vertAlign w:val="subscript"/>
                    </w:rPr>
                    <w:t>2</w:t>
                  </w:r>
                  <w:r w:rsidRPr="00D74B0F">
                    <w:t xml:space="preserve">(g) </w:t>
                  </w:r>
                </w:p>
              </w:tc>
              <w:tc>
                <w:tcPr>
                  <w:tcW w:w="4051" w:type="dxa"/>
                  <w:tcBorders>
                    <w:top w:val="nil"/>
                    <w:left w:val="nil"/>
                    <w:bottom w:val="nil"/>
                    <w:right w:val="nil"/>
                  </w:tcBorders>
                </w:tcPr>
                <w:p w:rsidR="00771472" w:rsidRPr="00D74B0F" w:rsidRDefault="00771472">
                  <w:pPr>
                    <w:keepNext/>
                    <w:keepLines/>
                    <w:widowControl w:val="0"/>
                    <w:autoSpaceDE w:val="0"/>
                    <w:autoSpaceDN w:val="0"/>
                    <w:adjustRightInd w:val="0"/>
                    <w:rPr>
                      <w:vertAlign w:val="superscript"/>
                    </w:rPr>
                  </w:pPr>
                  <w:r w:rsidRPr="00D74B0F">
                    <w:rPr>
                      <w:rFonts w:ascii="Symbol" w:hAnsi="Symbol" w:cs="Symbol"/>
                    </w:rPr>
                    <w:t></w:t>
                  </w:r>
                  <w:r w:rsidRPr="00D74B0F">
                    <w:rPr>
                      <w:i/>
                      <w:iCs/>
                    </w:rPr>
                    <w:t>H</w:t>
                  </w:r>
                  <w:r w:rsidRPr="00D74B0F">
                    <w:t xml:space="preserve">° = </w:t>
                  </w:r>
                  <w:r w:rsidRPr="00D74B0F">
                    <w:rPr>
                      <w:rFonts w:ascii="Symbol" w:hAnsi="Symbol" w:cs="Symbol"/>
                    </w:rPr>
                    <w:t></w:t>
                  </w:r>
                  <w:r w:rsidRPr="00D74B0F">
                    <w:rPr>
                      <w:rFonts w:ascii="Symbol" w:hAnsi="Symbol" w:cs="Symbol"/>
                    </w:rPr>
                    <w:t></w:t>
                  </w:r>
                  <w:r w:rsidRPr="00D74B0F">
                    <w:t>483.6 kJ</w:t>
                  </w:r>
                  <w:r w:rsidRPr="00D74B0F">
                    <w:rPr>
                      <w:vertAlign w:val="superscript"/>
                    </w:rPr>
                    <w:t xml:space="preserve"> </w:t>
                  </w:r>
                </w:p>
                <w:p w:rsidR="00771472" w:rsidRPr="00D74B0F" w:rsidRDefault="00771472">
                  <w:pPr>
                    <w:keepNext/>
                    <w:keepLines/>
                    <w:widowControl w:val="0"/>
                    <w:autoSpaceDE w:val="0"/>
                    <w:autoSpaceDN w:val="0"/>
                    <w:adjustRightInd w:val="0"/>
                    <w:rPr>
                      <w:vertAlign w:val="superscript"/>
                    </w:rPr>
                  </w:pPr>
                </w:p>
                <w:p w:rsidR="00771472" w:rsidRPr="00D74B0F" w:rsidRDefault="00771472">
                  <w:pPr>
                    <w:keepNext/>
                    <w:keepLines/>
                    <w:widowControl w:val="0"/>
                    <w:autoSpaceDE w:val="0"/>
                    <w:autoSpaceDN w:val="0"/>
                    <w:adjustRightInd w:val="0"/>
                  </w:pPr>
                </w:p>
              </w:tc>
            </w:tr>
          </w:tbl>
          <w:p w:rsidR="00771472" w:rsidRPr="00D74B0F" w:rsidRDefault="00771472">
            <w:pPr>
              <w:keepNext/>
              <w:keepLines/>
              <w:widowControl w:val="0"/>
              <w:autoSpaceDE w:val="0"/>
              <w:autoSpaceDN w:val="0"/>
              <w:adjustRightInd w:val="0"/>
            </w:pPr>
          </w:p>
        </w:tc>
      </w:tr>
      <w:tr w:rsidR="00771472" w:rsidRPr="00D74B0F">
        <w:trPr>
          <w:gridBefore w:val="1"/>
          <w:gridAfter w:val="1"/>
          <w:wBefore w:w="720" w:type="dxa"/>
          <w:wAfter w:w="4320" w:type="dxa"/>
        </w:trPr>
        <w:tc>
          <w:tcPr>
            <w:tcW w:w="585"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A)</w:t>
            </w:r>
          </w:p>
        </w:tc>
        <w:tc>
          <w:tcPr>
            <w:tcW w:w="3735"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+155.5 kJ</w:t>
            </w:r>
            <w:r w:rsidRPr="00D74B0F">
              <w:rPr>
                <w:vertAlign w:val="superscript"/>
              </w:rPr>
              <w:t xml:space="preserve"> </w:t>
            </w:r>
          </w:p>
        </w:tc>
      </w:tr>
      <w:tr w:rsidR="00771472" w:rsidRPr="00D74B0F">
        <w:trPr>
          <w:gridBefore w:val="1"/>
          <w:gridAfter w:val="1"/>
          <w:wBefore w:w="720" w:type="dxa"/>
          <w:wAfter w:w="4320" w:type="dxa"/>
        </w:trPr>
        <w:tc>
          <w:tcPr>
            <w:tcW w:w="585"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B)</w:t>
            </w:r>
          </w:p>
        </w:tc>
        <w:tc>
          <w:tcPr>
            <w:tcW w:w="3735"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+191.2 kJ</w:t>
            </w:r>
            <w:r w:rsidRPr="00D74B0F">
              <w:rPr>
                <w:vertAlign w:val="superscript"/>
              </w:rPr>
              <w:t xml:space="preserve"> </w:t>
            </w:r>
          </w:p>
        </w:tc>
      </w:tr>
      <w:tr w:rsidR="00771472" w:rsidRPr="00D74B0F">
        <w:trPr>
          <w:gridBefore w:val="1"/>
          <w:gridAfter w:val="1"/>
          <w:wBefore w:w="720" w:type="dxa"/>
          <w:wAfter w:w="4320" w:type="dxa"/>
        </w:trPr>
        <w:tc>
          <w:tcPr>
            <w:tcW w:w="585"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C)</w:t>
            </w:r>
          </w:p>
        </w:tc>
        <w:tc>
          <w:tcPr>
            <w:tcW w:w="3735"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+447.8 kJ</w:t>
            </w:r>
            <w:r w:rsidRPr="00D74B0F">
              <w:rPr>
                <w:vertAlign w:val="superscript"/>
              </w:rPr>
              <w:t xml:space="preserve"> </w:t>
            </w:r>
          </w:p>
        </w:tc>
      </w:tr>
      <w:tr w:rsidR="00771472" w:rsidRPr="00D74B0F">
        <w:trPr>
          <w:gridBefore w:val="1"/>
          <w:gridAfter w:val="1"/>
          <w:wBefore w:w="720" w:type="dxa"/>
          <w:wAfter w:w="4320" w:type="dxa"/>
        </w:trPr>
        <w:tc>
          <w:tcPr>
            <w:tcW w:w="585"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D)</w:t>
            </w:r>
          </w:p>
        </w:tc>
        <w:tc>
          <w:tcPr>
            <w:tcW w:w="3735"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-50.6 kJ</w:t>
            </w:r>
          </w:p>
        </w:tc>
      </w:tr>
      <w:tr w:rsidR="00771472" w:rsidRPr="00D74B0F">
        <w:trPr>
          <w:gridBefore w:val="1"/>
          <w:gridAfter w:val="1"/>
          <w:wBefore w:w="720" w:type="dxa"/>
          <w:wAfter w:w="4320" w:type="dxa"/>
        </w:trPr>
        <w:tc>
          <w:tcPr>
            <w:tcW w:w="585" w:type="dxa"/>
            <w:tcBorders>
              <w:top w:val="nil"/>
              <w:left w:val="nil"/>
              <w:bottom w:val="nil"/>
              <w:right w:val="nil"/>
            </w:tcBorders>
          </w:tcPr>
          <w:p w:rsidR="00771472" w:rsidRPr="00D74B0F" w:rsidRDefault="00771472">
            <w:pPr>
              <w:keepNext/>
              <w:keepLines/>
              <w:widowControl w:val="0"/>
              <w:autoSpaceDE w:val="0"/>
              <w:autoSpaceDN w:val="0"/>
              <w:adjustRightInd w:val="0"/>
            </w:pPr>
            <w:r w:rsidRPr="00D74B0F">
              <w:t>E)</w:t>
            </w:r>
          </w:p>
        </w:tc>
        <w:tc>
          <w:tcPr>
            <w:tcW w:w="3735"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+206.0 kJ</w:t>
            </w:r>
            <w:r w:rsidRPr="00D74B0F">
              <w:rPr>
                <w:vertAlign w:val="superscript"/>
              </w:rPr>
              <w:t xml:space="preserve"> </w:t>
            </w:r>
          </w:p>
        </w:tc>
      </w:tr>
    </w:tbl>
    <w:p w:rsidR="00771472" w:rsidRPr="00D74B0F" w:rsidRDefault="00771472" w:rsidP="00771472"/>
    <w:tbl>
      <w:tblPr>
        <w:tblW w:w="0" w:type="auto"/>
        <w:tblInd w:w="60" w:type="dxa"/>
        <w:tblLayout w:type="fixed"/>
        <w:tblCellMar>
          <w:left w:w="60" w:type="dxa"/>
          <w:right w:w="60" w:type="dxa"/>
        </w:tblCellMar>
        <w:tblLook w:val="0000" w:firstRow="0" w:lastRow="0" w:firstColumn="0" w:lastColumn="0" w:noHBand="0" w:noVBand="0"/>
      </w:tblPr>
      <w:tblGrid>
        <w:gridCol w:w="720"/>
        <w:gridCol w:w="8640"/>
      </w:tblGrid>
      <w:tr w:rsidR="00771472" w:rsidRPr="00D74B0F">
        <w:tc>
          <w:tcPr>
            <w:tcW w:w="720" w:type="dxa"/>
            <w:tcBorders>
              <w:top w:val="nil"/>
              <w:left w:val="nil"/>
              <w:bottom w:val="nil"/>
              <w:right w:val="nil"/>
            </w:tcBorders>
          </w:tcPr>
          <w:p w:rsidR="00771472" w:rsidRPr="00D74B0F" w:rsidRDefault="00627C75">
            <w:pPr>
              <w:keepNext/>
              <w:keepLines/>
              <w:widowControl w:val="0"/>
              <w:autoSpaceDE w:val="0"/>
              <w:autoSpaceDN w:val="0"/>
              <w:adjustRightInd w:val="0"/>
              <w:jc w:val="right"/>
              <w:rPr>
                <w:sz w:val="20"/>
                <w:szCs w:val="20"/>
              </w:rPr>
            </w:pPr>
            <w:r w:rsidRPr="00D74B0F">
              <w:t>6</w:t>
            </w:r>
            <w:r w:rsidR="00771472" w:rsidRPr="00D74B0F">
              <w:t>.</w:t>
            </w:r>
          </w:p>
        </w:tc>
        <w:tc>
          <w:tcPr>
            <w:tcW w:w="8640" w:type="dxa"/>
            <w:tcBorders>
              <w:top w:val="nil"/>
              <w:left w:val="nil"/>
              <w:bottom w:val="nil"/>
              <w:right w:val="nil"/>
            </w:tcBorders>
          </w:tcPr>
          <w:p w:rsidR="00771472" w:rsidRPr="00D74B0F" w:rsidRDefault="00771472" w:rsidP="00D0577B">
            <w:pPr>
              <w:keepNext/>
              <w:keepLines/>
              <w:widowControl w:val="0"/>
              <w:autoSpaceDE w:val="0"/>
              <w:autoSpaceDN w:val="0"/>
              <w:adjustRightInd w:val="0"/>
            </w:pPr>
            <w:r w:rsidRPr="00D74B0F">
              <w:t xml:space="preserve">The standard enthalpy of formation of ammonium perchlorate at 298 K is </w:t>
            </w:r>
          </w:p>
          <w:p w:rsidR="00771472" w:rsidRPr="00D74B0F" w:rsidRDefault="00771472" w:rsidP="00D0577B">
            <w:pPr>
              <w:keepNext/>
              <w:keepLines/>
              <w:widowControl w:val="0"/>
              <w:autoSpaceDE w:val="0"/>
              <w:autoSpaceDN w:val="0"/>
              <w:adjustRightInd w:val="0"/>
            </w:pPr>
            <w:r w:rsidRPr="00D74B0F">
              <w:rPr>
                <w:rFonts w:ascii="Symbol" w:hAnsi="Symbol" w:cs="Symbol"/>
              </w:rPr>
              <w:t></w:t>
            </w:r>
            <w:r w:rsidRPr="00D74B0F">
              <w:t>295.31 kJ</w:t>
            </w:r>
            <w:r w:rsidRPr="00D74B0F">
              <w:rPr>
                <w:rFonts w:ascii="Symbol" w:hAnsi="Symbol" w:cs="Symbol"/>
              </w:rPr>
              <w:t></w:t>
            </w:r>
            <w:r w:rsidRPr="00D74B0F">
              <w:t>mol</w:t>
            </w:r>
            <w:r w:rsidRPr="00D74B0F">
              <w:rPr>
                <w:rFonts w:ascii="Symbol" w:hAnsi="Symbol" w:cs="Symbol"/>
                <w:vertAlign w:val="superscript"/>
              </w:rPr>
              <w:t></w:t>
            </w:r>
            <w:r w:rsidRPr="00D74B0F">
              <w:rPr>
                <w:vertAlign w:val="superscript"/>
              </w:rPr>
              <w:t>1</w:t>
            </w:r>
            <w:r w:rsidRPr="00D74B0F">
              <w:t>. Which equation represents the enthalpy of formation?</w:t>
            </w:r>
          </w:p>
          <w:p w:rsidR="00771472" w:rsidRPr="00D74B0F" w:rsidRDefault="00771472" w:rsidP="00D0577B">
            <w:pPr>
              <w:keepNext/>
              <w:keepLines/>
              <w:widowControl w:val="0"/>
              <w:autoSpaceDE w:val="0"/>
              <w:autoSpaceDN w:val="0"/>
              <w:adjustRightInd w:val="0"/>
            </w:pPr>
          </w:p>
          <w:p w:rsidR="00771472" w:rsidRPr="00D74B0F" w:rsidRDefault="00771472" w:rsidP="00D0577B">
            <w:pPr>
              <w:keepNext/>
              <w:keepLines/>
              <w:widowControl w:val="0"/>
              <w:autoSpaceDE w:val="0"/>
              <w:autoSpaceDN w:val="0"/>
              <w:adjustRightInd w:val="0"/>
              <w:spacing w:line="360" w:lineRule="auto"/>
              <w:rPr>
                <w:lang w:val="pt-BR"/>
              </w:rPr>
            </w:pPr>
            <w:r w:rsidRPr="00D74B0F">
              <w:t xml:space="preserve">A) </w:t>
            </w:r>
            <w:r w:rsidRPr="00D74B0F">
              <w:rPr>
                <w:lang w:val="pt-BR"/>
              </w:rPr>
              <w:t>½N</w:t>
            </w:r>
            <w:r w:rsidRPr="00D74B0F">
              <w:rPr>
                <w:vertAlign w:val="subscript"/>
                <w:lang w:val="pt-BR"/>
              </w:rPr>
              <w:t>2</w:t>
            </w:r>
            <w:r w:rsidRPr="00D74B0F">
              <w:rPr>
                <w:lang w:val="pt-BR"/>
              </w:rPr>
              <w:t>(g) + ½Cl</w:t>
            </w:r>
            <w:r w:rsidRPr="00D74B0F">
              <w:rPr>
                <w:vertAlign w:val="subscript"/>
                <w:lang w:val="pt-BR"/>
              </w:rPr>
              <w:t>2</w:t>
            </w:r>
            <w:r w:rsidRPr="00D74B0F">
              <w:rPr>
                <w:lang w:val="pt-BR"/>
              </w:rPr>
              <w:t>(g) + 2O</w:t>
            </w:r>
            <w:r w:rsidRPr="00D74B0F">
              <w:rPr>
                <w:vertAlign w:val="subscript"/>
                <w:lang w:val="pt-BR"/>
              </w:rPr>
              <w:t>2</w:t>
            </w:r>
            <w:r w:rsidRPr="00D74B0F">
              <w:rPr>
                <w:lang w:val="pt-BR"/>
              </w:rPr>
              <w:t>(g) + 2H</w:t>
            </w:r>
            <w:r w:rsidRPr="00D74B0F">
              <w:rPr>
                <w:vertAlign w:val="subscript"/>
                <w:lang w:val="pt-BR"/>
              </w:rPr>
              <w:t>2</w:t>
            </w:r>
            <w:r w:rsidRPr="00D74B0F">
              <w:rPr>
                <w:lang w:val="pt-BR"/>
              </w:rPr>
              <w:t>(g) + 295.31 kJ</w:t>
            </w:r>
            <w:r w:rsidRPr="00D74B0F">
              <w:rPr>
                <w:rFonts w:ascii="Symbol" w:hAnsi="Symbol" w:cs="Symbol"/>
              </w:rPr>
              <w:t></w:t>
            </w:r>
            <w:r w:rsidRPr="00D74B0F">
              <w:rPr>
                <w:lang w:val="pt-BR"/>
              </w:rPr>
              <w:t xml:space="preserve"> NH</w:t>
            </w:r>
            <w:r w:rsidRPr="00D74B0F">
              <w:rPr>
                <w:vertAlign w:val="subscript"/>
                <w:lang w:val="pt-BR"/>
              </w:rPr>
              <w:t>4</w:t>
            </w:r>
            <w:r w:rsidRPr="00D74B0F">
              <w:rPr>
                <w:lang w:val="pt-BR"/>
              </w:rPr>
              <w:t>ClO</w:t>
            </w:r>
            <w:r w:rsidRPr="00D74B0F">
              <w:rPr>
                <w:vertAlign w:val="subscript"/>
                <w:lang w:val="pt-BR"/>
              </w:rPr>
              <w:t>4</w:t>
            </w:r>
            <w:r w:rsidRPr="00D74B0F">
              <w:rPr>
                <w:lang w:val="pt-BR"/>
              </w:rPr>
              <w:t xml:space="preserve">(s) </w:t>
            </w:r>
          </w:p>
          <w:p w:rsidR="00771472" w:rsidRPr="00D74B0F" w:rsidRDefault="00771472" w:rsidP="00D0577B">
            <w:pPr>
              <w:keepNext/>
              <w:keepLines/>
              <w:widowControl w:val="0"/>
              <w:autoSpaceDE w:val="0"/>
              <w:autoSpaceDN w:val="0"/>
              <w:adjustRightInd w:val="0"/>
              <w:spacing w:line="360" w:lineRule="auto"/>
              <w:rPr>
                <w:lang w:val="pt-BR"/>
              </w:rPr>
            </w:pPr>
            <w:r w:rsidRPr="00D74B0F">
              <w:rPr>
                <w:lang w:val="pt-BR"/>
              </w:rPr>
              <w:t>B) ½N</w:t>
            </w:r>
            <w:r w:rsidRPr="00D74B0F">
              <w:rPr>
                <w:vertAlign w:val="subscript"/>
                <w:lang w:val="pt-BR"/>
              </w:rPr>
              <w:t>2</w:t>
            </w:r>
            <w:r w:rsidRPr="00D74B0F">
              <w:rPr>
                <w:lang w:val="pt-BR"/>
              </w:rPr>
              <w:t>(g) + ½Cl</w:t>
            </w:r>
            <w:r w:rsidRPr="00D74B0F">
              <w:rPr>
                <w:vertAlign w:val="subscript"/>
                <w:lang w:val="pt-BR"/>
              </w:rPr>
              <w:t>2</w:t>
            </w:r>
            <w:r w:rsidRPr="00D74B0F">
              <w:rPr>
                <w:lang w:val="pt-BR"/>
              </w:rPr>
              <w:t>(g) + 2O</w:t>
            </w:r>
            <w:r w:rsidRPr="00D74B0F">
              <w:rPr>
                <w:vertAlign w:val="subscript"/>
                <w:lang w:val="pt-BR"/>
              </w:rPr>
              <w:t>2</w:t>
            </w:r>
            <w:r w:rsidRPr="00D74B0F">
              <w:rPr>
                <w:lang w:val="pt-BR"/>
              </w:rPr>
              <w:t>(l) + 2H</w:t>
            </w:r>
            <w:r w:rsidRPr="00D74B0F">
              <w:rPr>
                <w:vertAlign w:val="subscript"/>
                <w:lang w:val="pt-BR"/>
              </w:rPr>
              <w:t>2</w:t>
            </w:r>
            <w:r w:rsidRPr="00D74B0F">
              <w:rPr>
                <w:lang w:val="pt-BR"/>
              </w:rPr>
              <w:t xml:space="preserve">(g) </w:t>
            </w:r>
            <w:r w:rsidRPr="00D74B0F">
              <w:rPr>
                <w:rFonts w:ascii="Symbol" w:hAnsi="Symbol" w:cs="Symbol"/>
              </w:rPr>
              <w:t></w:t>
            </w:r>
            <w:r w:rsidRPr="00D74B0F">
              <w:rPr>
                <w:lang w:val="pt-BR"/>
              </w:rPr>
              <w:t xml:space="preserve"> NH</w:t>
            </w:r>
            <w:r w:rsidRPr="00D74B0F">
              <w:rPr>
                <w:vertAlign w:val="subscript"/>
                <w:lang w:val="pt-BR"/>
              </w:rPr>
              <w:t>4</w:t>
            </w:r>
            <w:r w:rsidRPr="00D74B0F">
              <w:rPr>
                <w:lang w:val="pt-BR"/>
              </w:rPr>
              <w:t>ClO</w:t>
            </w:r>
            <w:r w:rsidRPr="00D74B0F">
              <w:rPr>
                <w:vertAlign w:val="subscript"/>
                <w:lang w:val="pt-BR"/>
              </w:rPr>
              <w:t>4</w:t>
            </w:r>
            <w:r w:rsidRPr="00D74B0F">
              <w:rPr>
                <w:lang w:val="pt-BR"/>
              </w:rPr>
              <w:t>(s) + 295.31 kJ</w:t>
            </w:r>
          </w:p>
          <w:p w:rsidR="00771472" w:rsidRPr="00D74B0F" w:rsidRDefault="00771472" w:rsidP="00D0577B">
            <w:pPr>
              <w:keepNext/>
              <w:keepLines/>
              <w:widowControl w:val="0"/>
              <w:autoSpaceDE w:val="0"/>
              <w:autoSpaceDN w:val="0"/>
              <w:adjustRightInd w:val="0"/>
              <w:spacing w:line="360" w:lineRule="auto"/>
              <w:rPr>
                <w:lang w:val="pt-BR"/>
              </w:rPr>
            </w:pPr>
            <w:r w:rsidRPr="00D74B0F">
              <w:rPr>
                <w:lang w:val="pt-BR"/>
              </w:rPr>
              <w:t>C) N</w:t>
            </w:r>
            <w:r w:rsidRPr="00D74B0F">
              <w:rPr>
                <w:vertAlign w:val="subscript"/>
                <w:lang w:val="pt-BR"/>
              </w:rPr>
              <w:t>2</w:t>
            </w:r>
            <w:r w:rsidRPr="00D74B0F">
              <w:rPr>
                <w:lang w:val="pt-BR"/>
              </w:rPr>
              <w:t>(g) + Cl</w:t>
            </w:r>
            <w:r w:rsidRPr="00D74B0F">
              <w:rPr>
                <w:vertAlign w:val="subscript"/>
                <w:lang w:val="pt-BR"/>
              </w:rPr>
              <w:t>2</w:t>
            </w:r>
            <w:r w:rsidRPr="00D74B0F">
              <w:rPr>
                <w:lang w:val="pt-BR"/>
              </w:rPr>
              <w:t>(g) + 4O</w:t>
            </w:r>
            <w:r w:rsidRPr="00D74B0F">
              <w:rPr>
                <w:vertAlign w:val="subscript"/>
                <w:lang w:val="pt-BR"/>
              </w:rPr>
              <w:t>2</w:t>
            </w:r>
            <w:r w:rsidRPr="00D74B0F">
              <w:rPr>
                <w:lang w:val="pt-BR"/>
              </w:rPr>
              <w:t>(g) + 4H</w:t>
            </w:r>
            <w:r w:rsidRPr="00D74B0F">
              <w:rPr>
                <w:vertAlign w:val="subscript"/>
                <w:lang w:val="pt-BR"/>
              </w:rPr>
              <w:t>2</w:t>
            </w:r>
            <w:r w:rsidRPr="00D74B0F">
              <w:rPr>
                <w:lang w:val="pt-BR"/>
              </w:rPr>
              <w:t xml:space="preserve">(g) </w:t>
            </w:r>
            <w:r w:rsidRPr="00D74B0F">
              <w:rPr>
                <w:rFonts w:ascii="Symbol" w:hAnsi="Symbol" w:cs="Symbol"/>
              </w:rPr>
              <w:t></w:t>
            </w:r>
            <w:r w:rsidRPr="00D74B0F">
              <w:rPr>
                <w:lang w:val="pt-BR"/>
              </w:rPr>
              <w:t xml:space="preserve"> 2NH</w:t>
            </w:r>
            <w:r w:rsidRPr="00D74B0F">
              <w:rPr>
                <w:vertAlign w:val="subscript"/>
                <w:lang w:val="pt-BR"/>
              </w:rPr>
              <w:t>4</w:t>
            </w:r>
            <w:r w:rsidRPr="00D74B0F">
              <w:rPr>
                <w:lang w:val="pt-BR"/>
              </w:rPr>
              <w:t>ClO</w:t>
            </w:r>
            <w:r w:rsidRPr="00D74B0F">
              <w:rPr>
                <w:vertAlign w:val="subscript"/>
                <w:lang w:val="pt-BR"/>
              </w:rPr>
              <w:t>4</w:t>
            </w:r>
            <w:r w:rsidRPr="00D74B0F">
              <w:rPr>
                <w:lang w:val="pt-BR"/>
              </w:rPr>
              <w:t>(s) + 590.62 kJ</w:t>
            </w:r>
          </w:p>
          <w:p w:rsidR="00771472" w:rsidRPr="00D74B0F" w:rsidRDefault="00771472" w:rsidP="00D0577B">
            <w:pPr>
              <w:keepNext/>
              <w:keepLines/>
              <w:widowControl w:val="0"/>
              <w:autoSpaceDE w:val="0"/>
              <w:autoSpaceDN w:val="0"/>
              <w:adjustRightInd w:val="0"/>
              <w:spacing w:line="360" w:lineRule="auto"/>
              <w:rPr>
                <w:lang w:val="pt-BR"/>
              </w:rPr>
            </w:pPr>
            <w:r w:rsidRPr="00D74B0F">
              <w:rPr>
                <w:lang w:val="pt-BR"/>
              </w:rPr>
              <w:t>D) ½N</w:t>
            </w:r>
            <w:r w:rsidRPr="00D74B0F">
              <w:rPr>
                <w:vertAlign w:val="subscript"/>
                <w:lang w:val="pt-BR"/>
              </w:rPr>
              <w:t>2</w:t>
            </w:r>
            <w:r w:rsidRPr="00D74B0F">
              <w:rPr>
                <w:lang w:val="pt-BR"/>
              </w:rPr>
              <w:t>(g) + ½Cl</w:t>
            </w:r>
            <w:r w:rsidRPr="00D74B0F">
              <w:rPr>
                <w:vertAlign w:val="subscript"/>
                <w:lang w:val="pt-BR"/>
              </w:rPr>
              <w:t>2</w:t>
            </w:r>
            <w:r w:rsidRPr="00D74B0F">
              <w:rPr>
                <w:lang w:val="pt-BR"/>
              </w:rPr>
              <w:t>(g) + 2O</w:t>
            </w:r>
            <w:r w:rsidRPr="00D74B0F">
              <w:rPr>
                <w:vertAlign w:val="subscript"/>
                <w:lang w:val="pt-BR"/>
              </w:rPr>
              <w:t>2</w:t>
            </w:r>
            <w:r w:rsidRPr="00D74B0F">
              <w:rPr>
                <w:lang w:val="pt-BR"/>
              </w:rPr>
              <w:t>(g) + 2H</w:t>
            </w:r>
            <w:r w:rsidRPr="00D74B0F">
              <w:rPr>
                <w:vertAlign w:val="subscript"/>
                <w:lang w:val="pt-BR"/>
              </w:rPr>
              <w:t>2</w:t>
            </w:r>
            <w:r w:rsidRPr="00D74B0F">
              <w:rPr>
                <w:lang w:val="pt-BR"/>
              </w:rPr>
              <w:t xml:space="preserve">(g) </w:t>
            </w:r>
            <w:r w:rsidRPr="00D74B0F">
              <w:rPr>
                <w:rFonts w:ascii="Symbol" w:hAnsi="Symbol" w:cs="Symbol"/>
              </w:rPr>
              <w:t></w:t>
            </w:r>
            <w:r w:rsidRPr="00D74B0F">
              <w:rPr>
                <w:lang w:val="pt-BR"/>
              </w:rPr>
              <w:t xml:space="preserve"> NH</w:t>
            </w:r>
            <w:r w:rsidRPr="00D74B0F">
              <w:rPr>
                <w:vertAlign w:val="subscript"/>
                <w:lang w:val="pt-BR"/>
              </w:rPr>
              <w:t>4</w:t>
            </w:r>
            <w:r w:rsidRPr="00D74B0F">
              <w:rPr>
                <w:lang w:val="pt-BR"/>
              </w:rPr>
              <w:t>ClO</w:t>
            </w:r>
            <w:r w:rsidRPr="00D74B0F">
              <w:rPr>
                <w:vertAlign w:val="subscript"/>
                <w:lang w:val="pt-BR"/>
              </w:rPr>
              <w:t>4</w:t>
            </w:r>
            <w:r w:rsidRPr="00D74B0F">
              <w:rPr>
                <w:lang w:val="pt-BR"/>
              </w:rPr>
              <w:t>(s) + 295.31 kJ</w:t>
            </w:r>
          </w:p>
          <w:p w:rsidR="00771472" w:rsidRPr="00D74B0F" w:rsidRDefault="00771472" w:rsidP="00D0577B">
            <w:pPr>
              <w:keepNext/>
              <w:keepLines/>
              <w:widowControl w:val="0"/>
              <w:autoSpaceDE w:val="0"/>
              <w:autoSpaceDN w:val="0"/>
              <w:adjustRightInd w:val="0"/>
              <w:spacing w:line="360" w:lineRule="auto"/>
              <w:rPr>
                <w:lang w:val="pt-BR"/>
              </w:rPr>
            </w:pPr>
            <w:r w:rsidRPr="00D74B0F">
              <w:rPr>
                <w:lang w:val="pt-BR"/>
              </w:rPr>
              <w:t>E) ½N</w:t>
            </w:r>
            <w:r w:rsidRPr="00D74B0F">
              <w:rPr>
                <w:vertAlign w:val="subscript"/>
                <w:lang w:val="pt-BR"/>
              </w:rPr>
              <w:t>2</w:t>
            </w:r>
            <w:r w:rsidRPr="00D74B0F">
              <w:rPr>
                <w:lang w:val="pt-BR"/>
              </w:rPr>
              <w:t>(g) + ½Cl</w:t>
            </w:r>
            <w:r w:rsidRPr="00D74B0F">
              <w:rPr>
                <w:vertAlign w:val="subscript"/>
                <w:lang w:val="pt-BR"/>
              </w:rPr>
              <w:t>2</w:t>
            </w:r>
            <w:r w:rsidRPr="00D74B0F">
              <w:rPr>
                <w:lang w:val="pt-BR"/>
              </w:rPr>
              <w:t>(g) + 2O</w:t>
            </w:r>
            <w:r w:rsidRPr="00D74B0F">
              <w:rPr>
                <w:vertAlign w:val="subscript"/>
                <w:lang w:val="pt-BR"/>
              </w:rPr>
              <w:t>2</w:t>
            </w:r>
            <w:r w:rsidRPr="00D74B0F">
              <w:rPr>
                <w:lang w:val="pt-BR"/>
              </w:rPr>
              <w:t>(g) + 2H</w:t>
            </w:r>
            <w:r w:rsidRPr="00D74B0F">
              <w:rPr>
                <w:vertAlign w:val="subscript"/>
                <w:lang w:val="pt-BR"/>
              </w:rPr>
              <w:t>2</w:t>
            </w:r>
            <w:r w:rsidRPr="00D74B0F">
              <w:rPr>
                <w:lang w:val="pt-BR"/>
              </w:rPr>
              <w:t xml:space="preserve">(g) </w:t>
            </w:r>
            <w:r w:rsidRPr="00D74B0F">
              <w:rPr>
                <w:rFonts w:ascii="Symbol" w:hAnsi="Symbol" w:cs="Symbol"/>
              </w:rPr>
              <w:t></w:t>
            </w:r>
            <w:r w:rsidRPr="00D74B0F">
              <w:rPr>
                <w:lang w:val="pt-BR"/>
              </w:rPr>
              <w:t xml:space="preserve"> NH</w:t>
            </w:r>
            <w:r w:rsidRPr="00D74B0F">
              <w:rPr>
                <w:vertAlign w:val="subscript"/>
                <w:lang w:val="pt-BR"/>
              </w:rPr>
              <w:t>4</w:t>
            </w:r>
            <w:r w:rsidRPr="00D74B0F">
              <w:rPr>
                <w:lang w:val="pt-BR"/>
              </w:rPr>
              <w:t>ClO</w:t>
            </w:r>
            <w:r w:rsidRPr="00D74B0F">
              <w:rPr>
                <w:vertAlign w:val="subscript"/>
                <w:lang w:val="pt-BR"/>
              </w:rPr>
              <w:t>4</w:t>
            </w:r>
            <w:r w:rsidRPr="00D74B0F">
              <w:rPr>
                <w:lang w:val="pt-BR"/>
              </w:rPr>
              <w:t>(s) + 147.66 kJ</w:t>
            </w:r>
          </w:p>
          <w:p w:rsidR="00771472" w:rsidRPr="00D74B0F" w:rsidRDefault="00771472" w:rsidP="00D0577B">
            <w:pPr>
              <w:keepNext/>
              <w:keepLines/>
              <w:widowControl w:val="0"/>
              <w:autoSpaceDE w:val="0"/>
              <w:autoSpaceDN w:val="0"/>
              <w:adjustRightInd w:val="0"/>
              <w:rPr>
                <w:lang w:val="pt-BR"/>
              </w:rPr>
            </w:pPr>
          </w:p>
          <w:p w:rsidR="00771472" w:rsidRPr="00D74B0F" w:rsidRDefault="00771472" w:rsidP="00D0577B">
            <w:pPr>
              <w:keepNext/>
              <w:keepLines/>
              <w:widowControl w:val="0"/>
              <w:autoSpaceDE w:val="0"/>
              <w:autoSpaceDN w:val="0"/>
              <w:adjustRightInd w:val="0"/>
            </w:pPr>
          </w:p>
        </w:tc>
      </w:tr>
    </w:tbl>
    <w:p w:rsidR="00973047" w:rsidRPr="00D74B0F" w:rsidRDefault="00973047" w:rsidP="00EC2346"/>
    <w:p w:rsidR="00035D3D" w:rsidRPr="00D74B0F" w:rsidRDefault="00035D3D" w:rsidP="00973047"/>
    <w:p w:rsidR="00035D3D" w:rsidRPr="00D74B0F" w:rsidRDefault="00035D3D" w:rsidP="00973047"/>
    <w:p w:rsidR="00035D3D" w:rsidRPr="00D74B0F" w:rsidRDefault="00035D3D" w:rsidP="00973047"/>
    <w:p w:rsidR="00035D3D" w:rsidRPr="00D74B0F" w:rsidRDefault="00035D3D" w:rsidP="00973047"/>
    <w:p w:rsidR="00035D3D" w:rsidRPr="00D74B0F" w:rsidRDefault="00035D3D" w:rsidP="00973047"/>
    <w:p w:rsidR="00035D3D" w:rsidRPr="00D74B0F" w:rsidRDefault="00035D3D" w:rsidP="00973047"/>
    <w:p w:rsidR="00973047" w:rsidRPr="00D74B0F" w:rsidRDefault="00627C75" w:rsidP="00973047">
      <w:r w:rsidRPr="00D74B0F">
        <w:t>7</w:t>
      </w:r>
      <w:r w:rsidR="00973047" w:rsidRPr="00D74B0F">
        <w:t xml:space="preserve">.  </w:t>
      </w:r>
      <w:r w:rsidR="00035D3D" w:rsidRPr="00D74B0F">
        <w:t>How</w:t>
      </w:r>
      <w:r w:rsidR="00973047" w:rsidRPr="00D74B0F">
        <w:t xml:space="preserve"> many grams of aluminum are formed when 1005 kJ of heat is absorbed?  </w:t>
      </w:r>
    </w:p>
    <w:p w:rsidR="00973047" w:rsidRPr="00D74B0F" w:rsidRDefault="00973047" w:rsidP="00973047">
      <w:pPr>
        <w:jc w:val="center"/>
        <w:rPr>
          <w:lang w:val="it-IT"/>
        </w:rPr>
      </w:pPr>
      <w:r w:rsidRPr="00D74B0F">
        <w:rPr>
          <w:lang w:val="it-IT"/>
        </w:rPr>
        <w:t>Al</w:t>
      </w:r>
      <w:r w:rsidRPr="00D74B0F">
        <w:rPr>
          <w:vertAlign w:val="subscript"/>
          <w:lang w:val="it-IT"/>
        </w:rPr>
        <w:t>2</w:t>
      </w:r>
      <w:r w:rsidRPr="00D74B0F">
        <w:rPr>
          <w:lang w:val="it-IT"/>
        </w:rPr>
        <w:t>O</w:t>
      </w:r>
      <w:r w:rsidRPr="00D74B0F">
        <w:rPr>
          <w:vertAlign w:val="subscript"/>
          <w:lang w:val="it-IT"/>
        </w:rPr>
        <w:t>3</w:t>
      </w:r>
      <w:r w:rsidRPr="00D74B0F">
        <w:rPr>
          <w:lang w:val="it-IT"/>
        </w:rPr>
        <w:t xml:space="preserve">(s) </w:t>
      </w:r>
      <w:r w:rsidRPr="00D74B0F">
        <w:rPr>
          <w:rFonts w:ascii="Times New Roman" w:hAnsi="Times New Roman" w:cs="Times New Roman"/>
          <w:lang w:val="it-IT"/>
        </w:rPr>
        <w:t>→</w:t>
      </w:r>
      <w:r w:rsidRPr="00D74B0F">
        <w:rPr>
          <w:lang w:val="it-IT"/>
        </w:rPr>
        <w:t xml:space="preserve"> 2Al(s) + </w:t>
      </w:r>
      <w:r w:rsidRPr="00D74B0F">
        <w:rPr>
          <w:position w:val="-24"/>
        </w:rPr>
        <w:object w:dxaOrig="520" w:dyaOrig="620">
          <v:shape id="_x0000_i1026" type="#_x0000_t75" style="width:26pt;height:31pt" o:ole="">
            <v:imagedata r:id="rId44" o:title=""/>
          </v:shape>
          <o:OLEObject Type="Embed" ProgID="Equation.3" ShapeID="_x0000_i1026" DrawAspect="Content" ObjectID="_1358923816" r:id="rId45"/>
        </w:object>
      </w:r>
      <w:r w:rsidRPr="00D74B0F">
        <w:rPr>
          <w:lang w:val="it-IT"/>
        </w:rPr>
        <w:t>(g)</w:t>
      </w:r>
      <w:r w:rsidRPr="00D74B0F">
        <w:rPr>
          <w:lang w:val="it-IT"/>
        </w:rPr>
        <w:tab/>
      </w:r>
      <w:r w:rsidRPr="00D74B0F">
        <w:rPr>
          <w:lang w:val="it-IT"/>
        </w:rPr>
        <w:tab/>
      </w:r>
      <w:r w:rsidRPr="00D74B0F">
        <w:rPr>
          <w:rFonts w:ascii="Symbol" w:hAnsi="Symbol"/>
          <w:lang w:val="it-IT"/>
        </w:rPr>
        <w:t></w:t>
      </w:r>
      <w:r w:rsidRPr="00D74B0F">
        <w:rPr>
          <w:lang w:val="it-IT"/>
        </w:rPr>
        <w:t>H</w:t>
      </w:r>
      <w:r w:rsidRPr="00D74B0F">
        <w:rPr>
          <w:vertAlign w:val="subscript"/>
          <w:lang w:val="it-IT"/>
        </w:rPr>
        <w:t>rxn</w:t>
      </w:r>
      <w:r w:rsidRPr="00D74B0F">
        <w:rPr>
          <w:lang w:val="it-IT"/>
        </w:rPr>
        <w:t xml:space="preserve"> = 1676 kJ</w:t>
      </w:r>
    </w:p>
    <w:p w:rsidR="00973047" w:rsidRPr="00D74B0F" w:rsidRDefault="00973047" w:rsidP="00973047">
      <w:pPr>
        <w:jc w:val="center"/>
        <w:rPr>
          <w:lang w:val="it-IT"/>
        </w:rPr>
      </w:pPr>
    </w:p>
    <w:p w:rsidR="00973047" w:rsidRPr="00D74B0F" w:rsidRDefault="00973047" w:rsidP="00973047">
      <w:r w:rsidRPr="00D74B0F">
        <w:rPr>
          <w:lang w:val="it-IT"/>
        </w:rPr>
        <w:tab/>
      </w:r>
      <w:r w:rsidRPr="00D74B0F">
        <w:t>A) 32.36 g aluminum</w:t>
      </w:r>
    </w:p>
    <w:p w:rsidR="00973047" w:rsidRPr="00D74B0F" w:rsidRDefault="00973047" w:rsidP="00973047">
      <w:r w:rsidRPr="00D74B0F">
        <w:tab/>
        <w:t>B) 16.18 g aluminum</w:t>
      </w:r>
    </w:p>
    <w:p w:rsidR="00973047" w:rsidRPr="00D74B0F" w:rsidRDefault="00973047" w:rsidP="00973047">
      <w:r w:rsidRPr="00D74B0F">
        <w:tab/>
        <w:t>C) 0.600 g aluminum</w:t>
      </w:r>
    </w:p>
    <w:p w:rsidR="00973047" w:rsidRPr="00D74B0F" w:rsidRDefault="00973047" w:rsidP="00973047">
      <w:r w:rsidRPr="00D74B0F">
        <w:tab/>
        <w:t>D) 1676 g aluminum</w:t>
      </w:r>
    </w:p>
    <w:p w:rsidR="00973047" w:rsidRPr="00D74B0F" w:rsidRDefault="00973047" w:rsidP="00973047">
      <w:r w:rsidRPr="00D74B0F">
        <w:tab/>
        <w:t>E) 3236 g aluminum</w:t>
      </w:r>
    </w:p>
    <w:p w:rsidR="0093588B" w:rsidRPr="00D74B0F" w:rsidRDefault="0093588B" w:rsidP="0093588B"/>
    <w:p w:rsidR="0093588B" w:rsidRPr="00D74B0F" w:rsidRDefault="00627C75" w:rsidP="0093588B">
      <w:r w:rsidRPr="00D74B0F">
        <w:t>8</w:t>
      </w:r>
      <w:r w:rsidR="0093588B" w:rsidRPr="00D74B0F">
        <w:t>.  Consider the following:</w:t>
      </w:r>
    </w:p>
    <w:tbl>
      <w:tblPr>
        <w:tblStyle w:val="TableGrid"/>
        <w:tblW w:w="0" w:type="auto"/>
        <w:tblLook w:val="04A0" w:firstRow="1" w:lastRow="0" w:firstColumn="1" w:lastColumn="0" w:noHBand="0" w:noVBand="1"/>
      </w:tblPr>
      <w:tblGrid>
        <w:gridCol w:w="3004"/>
        <w:gridCol w:w="2926"/>
        <w:gridCol w:w="2926"/>
      </w:tblGrid>
      <w:tr w:rsidR="0093588B" w:rsidRPr="00D74B0F">
        <w:tc>
          <w:tcPr>
            <w:tcW w:w="3192" w:type="dxa"/>
          </w:tcPr>
          <w:p w:rsidR="0093588B" w:rsidRPr="00D74B0F" w:rsidRDefault="0093588B" w:rsidP="00D0577B">
            <w:pPr>
              <w:pStyle w:val="NoSpacing"/>
              <w:rPr>
                <w:b/>
              </w:rPr>
            </w:pPr>
            <w:r w:rsidRPr="00D74B0F">
              <w:rPr>
                <w:b/>
              </w:rPr>
              <w:t>Metal</w:t>
            </w:r>
          </w:p>
        </w:tc>
        <w:tc>
          <w:tcPr>
            <w:tcW w:w="3192" w:type="dxa"/>
          </w:tcPr>
          <w:p w:rsidR="0093588B" w:rsidRPr="00D74B0F" w:rsidRDefault="0093588B" w:rsidP="00D0577B">
            <w:pPr>
              <w:pStyle w:val="NoSpacing"/>
              <w:rPr>
                <w:b/>
              </w:rPr>
            </w:pPr>
            <w:r w:rsidRPr="00D74B0F">
              <w:rPr>
                <w:b/>
              </w:rPr>
              <w:t>Al</w:t>
            </w:r>
          </w:p>
        </w:tc>
        <w:tc>
          <w:tcPr>
            <w:tcW w:w="3192" w:type="dxa"/>
          </w:tcPr>
          <w:p w:rsidR="0093588B" w:rsidRPr="00D74B0F" w:rsidRDefault="0093588B" w:rsidP="00D0577B">
            <w:pPr>
              <w:pStyle w:val="NoSpacing"/>
              <w:rPr>
                <w:b/>
              </w:rPr>
            </w:pPr>
            <w:r w:rsidRPr="00D74B0F">
              <w:rPr>
                <w:b/>
              </w:rPr>
              <w:t>Cu</w:t>
            </w:r>
          </w:p>
        </w:tc>
      </w:tr>
      <w:tr w:rsidR="0093588B" w:rsidRPr="00D74B0F">
        <w:tc>
          <w:tcPr>
            <w:tcW w:w="3192" w:type="dxa"/>
          </w:tcPr>
          <w:p w:rsidR="0093588B" w:rsidRPr="00D74B0F" w:rsidRDefault="0093588B" w:rsidP="00D0577B">
            <w:pPr>
              <w:pStyle w:val="NoSpacing"/>
            </w:pPr>
            <w:r w:rsidRPr="00D74B0F">
              <w:t>Mass (g)</w:t>
            </w:r>
          </w:p>
        </w:tc>
        <w:tc>
          <w:tcPr>
            <w:tcW w:w="3192" w:type="dxa"/>
          </w:tcPr>
          <w:p w:rsidR="0093588B" w:rsidRPr="00D74B0F" w:rsidRDefault="0093588B" w:rsidP="00D0577B">
            <w:pPr>
              <w:pStyle w:val="NoSpacing"/>
            </w:pPr>
            <w:r w:rsidRPr="00D74B0F">
              <w:t>30</w:t>
            </w:r>
          </w:p>
        </w:tc>
        <w:tc>
          <w:tcPr>
            <w:tcW w:w="3192" w:type="dxa"/>
          </w:tcPr>
          <w:p w:rsidR="0093588B" w:rsidRPr="00D74B0F" w:rsidRDefault="0093588B" w:rsidP="00D0577B">
            <w:pPr>
              <w:pStyle w:val="NoSpacing"/>
            </w:pPr>
            <w:r w:rsidRPr="00D74B0F">
              <w:t>10</w:t>
            </w:r>
          </w:p>
        </w:tc>
      </w:tr>
      <w:tr w:rsidR="0093588B" w:rsidRPr="00D74B0F">
        <w:tc>
          <w:tcPr>
            <w:tcW w:w="3192" w:type="dxa"/>
          </w:tcPr>
          <w:p w:rsidR="0093588B" w:rsidRPr="00D74B0F" w:rsidRDefault="0093588B" w:rsidP="00D0577B">
            <w:pPr>
              <w:pStyle w:val="NoSpacing"/>
            </w:pPr>
            <w:r w:rsidRPr="00D74B0F">
              <w:t>Specific heat capacity (J/g</w:t>
            </w:r>
            <w:r w:rsidRPr="00D74B0F">
              <w:rPr>
                <w:rFonts w:cstheme="minorHAnsi"/>
              </w:rPr>
              <w:t>°</w:t>
            </w:r>
            <w:r w:rsidRPr="00D74B0F">
              <w:t>C)</w:t>
            </w:r>
          </w:p>
        </w:tc>
        <w:tc>
          <w:tcPr>
            <w:tcW w:w="3192" w:type="dxa"/>
          </w:tcPr>
          <w:p w:rsidR="0093588B" w:rsidRPr="00D74B0F" w:rsidRDefault="0093588B" w:rsidP="00D0577B">
            <w:pPr>
              <w:pStyle w:val="NoSpacing"/>
            </w:pPr>
            <w:r w:rsidRPr="00D74B0F">
              <w:t>0.900</w:t>
            </w:r>
          </w:p>
        </w:tc>
        <w:tc>
          <w:tcPr>
            <w:tcW w:w="3192" w:type="dxa"/>
          </w:tcPr>
          <w:p w:rsidR="0093588B" w:rsidRPr="00D74B0F" w:rsidRDefault="0093588B" w:rsidP="00D0577B">
            <w:pPr>
              <w:pStyle w:val="NoSpacing"/>
            </w:pPr>
            <w:r w:rsidRPr="00D74B0F">
              <w:t>0.385</w:t>
            </w:r>
          </w:p>
        </w:tc>
      </w:tr>
      <w:tr w:rsidR="0093588B" w:rsidRPr="00D74B0F">
        <w:tc>
          <w:tcPr>
            <w:tcW w:w="3192" w:type="dxa"/>
          </w:tcPr>
          <w:p w:rsidR="0093588B" w:rsidRPr="00D74B0F" w:rsidRDefault="0093588B" w:rsidP="00D0577B">
            <w:pPr>
              <w:pStyle w:val="NoSpacing"/>
            </w:pPr>
            <w:r w:rsidRPr="00D74B0F">
              <w:t xml:space="preserve">Temperature  ( </w:t>
            </w:r>
            <w:r w:rsidRPr="00D74B0F">
              <w:rPr>
                <w:rFonts w:cstheme="minorHAnsi"/>
              </w:rPr>
              <w:t>°</w:t>
            </w:r>
            <w:r w:rsidRPr="00D74B0F">
              <w:t>C)</w:t>
            </w:r>
          </w:p>
        </w:tc>
        <w:tc>
          <w:tcPr>
            <w:tcW w:w="3192" w:type="dxa"/>
          </w:tcPr>
          <w:p w:rsidR="0093588B" w:rsidRPr="00D74B0F" w:rsidRDefault="0093588B" w:rsidP="00D0577B">
            <w:pPr>
              <w:pStyle w:val="NoSpacing"/>
            </w:pPr>
            <w:r w:rsidRPr="00D74B0F">
              <w:t>40</w:t>
            </w:r>
          </w:p>
        </w:tc>
        <w:tc>
          <w:tcPr>
            <w:tcW w:w="3192" w:type="dxa"/>
          </w:tcPr>
          <w:p w:rsidR="0093588B" w:rsidRPr="00D74B0F" w:rsidRDefault="0093588B" w:rsidP="00D0577B">
            <w:pPr>
              <w:pStyle w:val="NoSpacing"/>
            </w:pPr>
            <w:r w:rsidRPr="00D74B0F">
              <w:t>60</w:t>
            </w:r>
          </w:p>
        </w:tc>
      </w:tr>
    </w:tbl>
    <w:p w:rsidR="0093588B" w:rsidRPr="00D74B0F" w:rsidRDefault="0093588B" w:rsidP="0093588B"/>
    <w:p w:rsidR="0093588B" w:rsidRPr="00D74B0F" w:rsidRDefault="0093588B" w:rsidP="0093588B">
      <w:r w:rsidRPr="00D74B0F">
        <w:t>When these two metals are placed in contact, which will occur?</w:t>
      </w:r>
    </w:p>
    <w:p w:rsidR="0093588B" w:rsidRPr="00D74B0F" w:rsidRDefault="0093588B" w:rsidP="0093588B"/>
    <w:p w:rsidR="0093588B" w:rsidRPr="00D74B0F" w:rsidRDefault="0093588B" w:rsidP="0093588B">
      <w:r w:rsidRPr="00D74B0F">
        <w:tab/>
        <w:t>A) Heat will flow from Al to Cu because Al has the larger specific heat.</w:t>
      </w:r>
    </w:p>
    <w:p w:rsidR="0093588B" w:rsidRPr="00D74B0F" w:rsidRDefault="0093588B" w:rsidP="0093588B">
      <w:r w:rsidRPr="00D74B0F">
        <w:tab/>
        <w:t>B) Heat will flow from Al to Cu because Al has the larger mass.</w:t>
      </w:r>
    </w:p>
    <w:p w:rsidR="0093588B" w:rsidRPr="00D74B0F" w:rsidRDefault="0093588B" w:rsidP="0093588B">
      <w:r w:rsidRPr="00D74B0F">
        <w:tab/>
        <w:t>C) Heat will flow from Cu to Al because Cu has the smaller heat capacity.</w:t>
      </w:r>
    </w:p>
    <w:p w:rsidR="0093588B" w:rsidRPr="00D74B0F" w:rsidRDefault="0093588B" w:rsidP="0093588B">
      <w:r w:rsidRPr="00D74B0F">
        <w:tab/>
        <w:t>D) Heat will flow from Cu to Al because Cu is at a higher temperature.</w:t>
      </w:r>
    </w:p>
    <w:p w:rsidR="0093588B" w:rsidRPr="00D74B0F" w:rsidRDefault="0093588B" w:rsidP="0093588B">
      <w:r w:rsidRPr="00D74B0F">
        <w:tab/>
        <w:t>E) No heat will flow in either direction.</w:t>
      </w:r>
    </w:p>
    <w:p w:rsidR="0093588B" w:rsidRPr="00D74B0F" w:rsidRDefault="0093588B" w:rsidP="0093588B"/>
    <w:p w:rsidR="0093588B" w:rsidRPr="00D74B0F" w:rsidRDefault="0093588B" w:rsidP="0093588B"/>
    <w:p w:rsidR="0093588B" w:rsidRPr="00D74B0F" w:rsidRDefault="0093588B" w:rsidP="0093588B">
      <w:r w:rsidRPr="00D74B0F">
        <w:t xml:space="preserve">Use this figure to answer questions </w:t>
      </w:r>
      <w:r w:rsidR="00627C75" w:rsidRPr="00D74B0F">
        <w:t>9-10</w:t>
      </w:r>
      <w:r w:rsidRPr="00D74B0F">
        <w:t>:</w:t>
      </w:r>
    </w:p>
    <w:p w:rsidR="0093588B" w:rsidRPr="00D74B0F" w:rsidRDefault="0093588B" w:rsidP="0093588B"/>
    <w:p w:rsidR="0093588B" w:rsidRPr="00D74B0F" w:rsidRDefault="002007AE" w:rsidP="0093588B">
      <w:pPr>
        <w:jc w:val="center"/>
      </w:pPr>
      <w:r>
        <w:rPr>
          <w:noProof/>
        </w:rPr>
        <w:pict>
          <v:shape id="Text Box 13" o:spid="_x0000_s1030" type="#_x0000_t202" style="position:absolute;left:0;text-align:left;margin-left:306pt;margin-top:134.95pt;width:24.75pt;height:2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" filled="f" stroked="f" strokeweight=".5pt">
            <v:textbox>
              <w:txbxContent>
                <w:p w:rsidR="00003245" w:rsidRDefault="00003245" w:rsidP="0093588B">
                  <w:pPr>
                    <w:pStyle w:val="NormalWeb"/>
                    <w:spacing w:before="0" w:beforeAutospacing="0" w:after="0" w:afterAutospacing="0"/>
                  </w:pPr>
                  <w:r>
                    <w:rPr>
                      <w:b/>
                      <w:bCs/>
                      <w:color w:val="000000" w:themeColor="dark1"/>
                    </w:rPr>
                    <w:t>D</w:t>
                  </w:r>
                </w:p>
              </w:txbxContent>
            </v:textbox>
          </v:shape>
        </w:pict>
      </w:r>
      <w:r>
        <w:rPr>
          <w:noProof/>
        </w:rPr>
        <w:pict>
          <v:shape id="_x0000_s1029" type="#_x0000_t202" style="position:absolute;left:0;text-align:left;margin-left:113.7pt;margin-top:26.95pt;width:24.75pt;height:25.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" filled="f" stroked="f" strokeweight=".5pt">
            <v:textbox>
              <w:txbxContent>
                <w:p w:rsidR="00003245" w:rsidRPr="00DD53D5" w:rsidRDefault="00003245" w:rsidP="0093588B">
                  <w:pPr>
                    <w:rPr>
                      <w:b/>
                    </w:rPr>
                  </w:pPr>
                  <w:r>
                    <w:rPr>
                      <w:b/>
                    </w:rPr>
                    <w:t>B</w:t>
                  </w:r>
                  <w:r>
                    <w:rPr>
                      <w:b/>
                      <w:noProof/>
                    </w:rPr>
                    <w:drawing>
                      <wp:inline distT="0" distB="0" distL="0" distR="0">
                        <wp:extent cx="125095" cy="128886"/>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5095" cy="128886"/>
                                </a:xfrm>
                                <a:prstGeom prst="rect">
                                  <a:avLst/>
                                </a:prstGeom>
                                <a:noFill/>
                                <a:ln>
                                  <a:noFill/>
                                </a:ln>
                              </pic:spPr>
                            </pic:pic>
                          </a:graphicData>
                        </a:graphic>
                      </wp:inline>
                    </w:drawing>
                  </w:r>
                </w:p>
              </w:txbxContent>
            </v:textbox>
          </v:shape>
        </w:pict>
      </w:r>
      <w:r>
        <w:rPr>
          <w:noProof/>
        </w:rPr>
        <w:pict>
          <v:shape id="Text Box 10" o:spid="_x0000_s1026" type="#_x0000_t202" style="position:absolute;left:0;text-align:left;margin-left:83.25pt;margin-top:12pt;width:24.75pt;height: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" filled="f" stroked="f" strokeweight=".5pt">
            <v:textbox>
              <w:txbxContent>
                <w:p w:rsidR="00003245" w:rsidRPr="00DD53D5" w:rsidRDefault="00003245" w:rsidP="0093588B">
                  <w:pPr>
                    <w:rPr>
                      <w:b/>
                    </w:rPr>
                  </w:pPr>
                  <w:r w:rsidRPr="00DD53D5">
                    <w:rPr>
                      <w:b/>
                    </w:rPr>
                    <w:t>A</w:t>
                  </w:r>
                  <w:r>
                    <w:rPr>
                      <w:b/>
                      <w:noProof/>
                    </w:rPr>
                    <w:drawing>
                      <wp:inline distT="0" distB="0" distL="0" distR="0">
                        <wp:extent cx="125095" cy="128886"/>
                        <wp:effectExtent l="0" t="0" r="8255" b="508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5095" cy="128886"/>
                                </a:xfrm>
                                <a:prstGeom prst="rect">
                                  <a:avLst/>
                                </a:prstGeom>
                                <a:noFill/>
                                <a:ln>
                                  <a:noFill/>
                                </a:ln>
                              </pic:spPr>
                            </pic:pic>
                          </a:graphicData>
                        </a:graphic>
                      </wp:inline>
                    </w:drawing>
                  </w:r>
                </w:p>
              </w:txbxContent>
            </v:textbox>
          </v:shape>
        </w:pict>
      </w:r>
      <w:r>
        <w:rPr>
          <w:noProof/>
        </w:rPr>
        <w:pict>
          <v:shape id="Text Box 9" o:spid="_x0000_s1028" type="#_x0000_t202" style="position:absolute;left:0;text-align:left;margin-left:35.25pt;margin-top:219.75pt;width:5in;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" fillcolor="white [3201]" stroked="f" strokeweight=".5pt">
            <v:textbox>
              <w:txbxContent>
                <w:p w:rsidR="00003245" w:rsidRPr="00DD53D5" w:rsidRDefault="00003245" w:rsidP="0093588B">
                  <w:pPr>
                    <w:jc w:val="center"/>
                    <w:rPr>
                      <w:b/>
                    </w:rPr>
                  </w:pPr>
                  <w:r w:rsidRPr="00DD53D5">
                    <w:rPr>
                      <w:b/>
                    </w:rPr>
                    <w:t>Heat Removed</w:t>
                  </w:r>
                  <w:r>
                    <w:rPr>
                      <w:b/>
                    </w:rPr>
                    <w:t xml:space="preserve"> </w:t>
                  </w:r>
                  <w:r w:rsidRPr="007D6B82">
                    <w:rPr>
                      <w:b/>
                    </w:rPr>
                    <w:sym w:font="Wingdings" w:char="F0E0"/>
                  </w:r>
                </w:p>
              </w:txbxContent>
            </v:textbox>
          </v:shape>
        </w:pict>
      </w:r>
      <w:r>
        <w:rPr>
          <w:noProof/>
        </w:rPr>
        <w:pict>
          <v:shape id="Text Box 8" o:spid="_x0000_s1027" type="#_x0000_t202" style="position:absolute;left:0;text-align:left;margin-left:5.25pt;margin-top:0;width:26.25pt;height:3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" fillcolor="white [3201]" stroked="f" strokeweight=".5pt">
            <v:textbox style="layout-flow:vertical;mso-layout-flow-alt:bottom-to-top">
              <w:txbxContent>
                <w:p w:rsidR="00003245" w:rsidRPr="00DD53D5" w:rsidRDefault="00003245" w:rsidP="0093588B">
                  <w:pPr>
                    <w:jc w:val="center"/>
                    <w:rPr>
                      <w:b/>
                    </w:rPr>
                  </w:pPr>
                  <w:r w:rsidRPr="00DD53D5">
                    <w:rPr>
                      <w:b/>
                    </w:rPr>
                    <w:t>Temperature (</w:t>
                  </w:r>
                  <w:r w:rsidRPr="00DD53D5">
                    <w:rPr>
                      <w:b/>
                      <w:vertAlign w:val="superscript"/>
                    </w:rPr>
                    <w:t>o</w:t>
                  </w:r>
                  <w:r w:rsidRPr="00DD53D5">
                    <w:rPr>
                      <w:b/>
                    </w:rPr>
                    <w:t>C)</w:t>
                  </w:r>
                </w:p>
              </w:txbxContent>
            </v:textbox>
          </v:shape>
        </w:pict>
      </w:r>
      <w:r w:rsidR="0093588B" w:rsidRPr="00D74B0F">
        <w:rPr>
          <w:noProof/>
        </w:rPr>
        <w:drawing>
          <wp:inline distT="0" distB="0" distL="0" distR="0">
            <wp:extent cx="4572000" cy="2743200"/>
            <wp:effectExtent l="25400" t="25400" r="0" b="0"/>
            <wp:docPr id="1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3588B" w:rsidRPr="00D74B0F" w:rsidRDefault="0093588B" w:rsidP="0093588B">
      <w:pPr>
        <w:jc w:val="center"/>
      </w:pPr>
    </w:p>
    <w:p w:rsidR="0093588B" w:rsidRPr="00D74B0F" w:rsidRDefault="0093588B" w:rsidP="0093588B"/>
    <w:p w:rsidR="0093588B" w:rsidRPr="00D74B0F" w:rsidRDefault="00627C75" w:rsidP="0093588B">
      <w:r w:rsidRPr="00D74B0F">
        <w:t>9</w:t>
      </w:r>
      <w:r w:rsidR="0093588B" w:rsidRPr="00D74B0F">
        <w:t>.  For the region marked C, calculate the heat lost by 2.50 mol of H</w:t>
      </w:r>
      <w:r w:rsidR="0093588B" w:rsidRPr="00D74B0F">
        <w:rPr>
          <w:vertAlign w:val="subscript"/>
        </w:rPr>
        <w:t>2</w:t>
      </w:r>
      <w:r w:rsidR="0093588B" w:rsidRPr="00D74B0F">
        <w:t>O during the transition at 1.00 atm.  The molar heat capacities are: H</w:t>
      </w:r>
      <w:r w:rsidR="0093588B" w:rsidRPr="00D74B0F">
        <w:rPr>
          <w:vertAlign w:val="subscript"/>
        </w:rPr>
        <w:t>2</w:t>
      </w:r>
      <w:r w:rsidR="0093588B" w:rsidRPr="00D74B0F">
        <w:t>O(l) = 75.4 J/mol</w:t>
      </w:r>
      <w:r w:rsidR="0093588B" w:rsidRPr="00D74B0F">
        <w:sym w:font="Symbol" w:char="F0B7"/>
      </w:r>
      <w:r w:rsidR="0093588B" w:rsidRPr="00D74B0F">
        <w:t>K;         H</w:t>
      </w:r>
      <w:r w:rsidR="0093588B" w:rsidRPr="00D74B0F">
        <w:rPr>
          <w:vertAlign w:val="subscript"/>
        </w:rPr>
        <w:t>2</w:t>
      </w:r>
      <w:r w:rsidR="0093588B" w:rsidRPr="00D74B0F">
        <w:t>O(g) = 33.1 J/mol</w:t>
      </w:r>
      <w:r w:rsidR="0093588B" w:rsidRPr="00D74B0F">
        <w:sym w:font="Symbol" w:char="F0B7"/>
      </w:r>
      <w:r w:rsidR="0093588B" w:rsidRPr="00D74B0F">
        <w:t>K; H</w:t>
      </w:r>
      <w:r w:rsidR="0093588B" w:rsidRPr="00D74B0F">
        <w:rPr>
          <w:vertAlign w:val="subscript"/>
        </w:rPr>
        <w:t>2</w:t>
      </w:r>
      <w:r w:rsidR="0093588B" w:rsidRPr="00D74B0F">
        <w:t>O(s) = 37.6 J/mol</w:t>
      </w:r>
      <w:r w:rsidR="0093588B" w:rsidRPr="00D74B0F">
        <w:sym w:font="Symbol" w:char="F0B7"/>
      </w:r>
      <w:r w:rsidR="0093588B" w:rsidRPr="00D74B0F">
        <w:t>K.  The enthalpy of fusion for water is 6.02 kJ/mol.</w:t>
      </w:r>
    </w:p>
    <w:p w:rsidR="0093588B" w:rsidRPr="00D74B0F" w:rsidRDefault="0093588B" w:rsidP="0093588B"/>
    <w:p w:rsidR="0093588B" w:rsidRPr="00D74B0F" w:rsidRDefault="0093588B" w:rsidP="0093588B">
      <w:r w:rsidRPr="00D74B0F">
        <w:tab/>
        <w:t>A) -8.3 kJ</w:t>
      </w:r>
    </w:p>
    <w:p w:rsidR="0093588B" w:rsidRPr="00D74B0F" w:rsidRDefault="0093588B" w:rsidP="0093588B">
      <w:r w:rsidRPr="00D74B0F">
        <w:tab/>
        <w:t>B) -18.9 kJ</w:t>
      </w:r>
    </w:p>
    <w:p w:rsidR="0093588B" w:rsidRPr="00D74B0F" w:rsidRDefault="0093588B" w:rsidP="0093588B">
      <w:r w:rsidRPr="00D74B0F">
        <w:tab/>
        <w:t>C) -15.0 kJ</w:t>
      </w:r>
    </w:p>
    <w:p w:rsidR="0093588B" w:rsidRPr="00D74B0F" w:rsidRDefault="0093588B" w:rsidP="0093588B">
      <w:r w:rsidRPr="00D74B0F">
        <w:tab/>
        <w:t>D) -102 kJ</w:t>
      </w:r>
    </w:p>
    <w:p w:rsidR="00035D3D" w:rsidRPr="00D74B0F" w:rsidRDefault="0093588B" w:rsidP="0093588B">
      <w:r w:rsidRPr="00D74B0F">
        <w:tab/>
        <w:t>E) -3.76 kJ</w:t>
      </w:r>
    </w:p>
    <w:p w:rsidR="0093588B" w:rsidRPr="00D74B0F" w:rsidRDefault="0093588B" w:rsidP="0093588B"/>
    <w:p w:rsidR="0093588B" w:rsidRPr="00D74B0F" w:rsidRDefault="0093588B" w:rsidP="0093588B">
      <w:r w:rsidRPr="00D74B0F">
        <w:t>1</w:t>
      </w:r>
      <w:r w:rsidR="00627C75" w:rsidRPr="00D74B0F">
        <w:t>0</w:t>
      </w:r>
      <w:r w:rsidRPr="00D74B0F">
        <w:t xml:space="preserve">.  The line in Stage B is longer than the line in Stage D.  This is </w:t>
      </w:r>
      <w:r w:rsidRPr="00D74B0F">
        <w:rPr>
          <w:i/>
        </w:rPr>
        <w:t>best</w:t>
      </w:r>
      <w:r w:rsidRPr="00D74B0F">
        <w:t xml:space="preserve"> explained because:</w:t>
      </w:r>
    </w:p>
    <w:p w:rsidR="0093588B" w:rsidRPr="00D74B0F" w:rsidRDefault="0093588B" w:rsidP="0093588B"/>
    <w:p w:rsidR="0093588B" w:rsidRPr="00D74B0F" w:rsidRDefault="0093588B" w:rsidP="0093588B">
      <w:r w:rsidRPr="00D74B0F">
        <w:tab/>
        <w:t>A) Two physical states are present in Stage B.</w:t>
      </w:r>
    </w:p>
    <w:p w:rsidR="0093588B" w:rsidRPr="00D74B0F" w:rsidRDefault="0093588B" w:rsidP="0093588B">
      <w:r w:rsidRPr="00D74B0F">
        <w:tab/>
        <w:t>B) Liquid water has a greater heat capacity than solid water (ice).</w:t>
      </w:r>
    </w:p>
    <w:p w:rsidR="0093588B" w:rsidRPr="00D74B0F" w:rsidRDefault="0093588B" w:rsidP="0093588B">
      <w:r w:rsidRPr="00D74B0F">
        <w:tab/>
        <w:t xml:space="preserve">C) The enthalpy of vaporization of water is greater than its enthalpy of </w:t>
      </w:r>
      <w:r w:rsidRPr="00D74B0F">
        <w:tab/>
      </w:r>
      <w:r w:rsidRPr="00D74B0F">
        <w:tab/>
        <w:t xml:space="preserve">      fusion.</w:t>
      </w:r>
    </w:p>
    <w:p w:rsidR="0093588B" w:rsidRPr="00D74B0F" w:rsidRDefault="0093588B" w:rsidP="0093588B">
      <w:r w:rsidRPr="00D74B0F">
        <w:tab/>
        <w:t xml:space="preserve">D) The average kinetic energy of the molecules is changing in Stage D, but </w:t>
      </w:r>
      <w:r w:rsidRPr="00D74B0F">
        <w:tab/>
        <w:t xml:space="preserve">  </w:t>
      </w:r>
      <w:r w:rsidRPr="00D74B0F">
        <w:tab/>
        <w:t xml:space="preserve">      only the average potential energy is changing in Stage B.</w:t>
      </w:r>
    </w:p>
    <w:p w:rsidR="0093588B" w:rsidRPr="00D74B0F" w:rsidRDefault="0093588B" w:rsidP="0093588B">
      <w:r w:rsidRPr="00D74B0F">
        <w:tab/>
        <w:t>E) Temperature is changing more rapidly in stage B than in Stage D.</w:t>
      </w:r>
    </w:p>
    <w:p w:rsidR="0093588B" w:rsidRPr="00D74B0F" w:rsidRDefault="0093588B" w:rsidP="0093588B"/>
    <w:p w:rsidR="0093588B" w:rsidRPr="00D74B0F" w:rsidRDefault="00627C75" w:rsidP="0093588B">
      <w:r w:rsidRPr="00D74B0F">
        <w:t>11</w:t>
      </w:r>
      <w:r w:rsidR="0093588B" w:rsidRPr="00D74B0F">
        <w:t xml:space="preserve">.  Which is </w:t>
      </w:r>
      <w:r w:rsidR="0093588B" w:rsidRPr="00D74B0F">
        <w:rPr>
          <w:b/>
          <w:i/>
        </w:rPr>
        <w:t>not</w:t>
      </w:r>
      <w:r w:rsidR="0093588B" w:rsidRPr="00D74B0F">
        <w:t xml:space="preserve"> a state function?</w:t>
      </w:r>
    </w:p>
    <w:p w:rsidR="0093588B" w:rsidRPr="00D74B0F" w:rsidRDefault="0093588B" w:rsidP="0093588B"/>
    <w:p w:rsidR="0093588B" w:rsidRPr="00D74B0F" w:rsidRDefault="0093588B" w:rsidP="0093588B">
      <w:r w:rsidRPr="00D74B0F">
        <w:tab/>
        <w:t>A) enthalpy</w:t>
      </w:r>
    </w:p>
    <w:p w:rsidR="0093588B" w:rsidRPr="00D74B0F" w:rsidRDefault="0093588B" w:rsidP="0093588B">
      <w:r w:rsidRPr="00D74B0F">
        <w:tab/>
        <w:t>B) entropy</w:t>
      </w:r>
    </w:p>
    <w:p w:rsidR="0093588B" w:rsidRPr="00D74B0F" w:rsidRDefault="0093588B" w:rsidP="0093588B">
      <w:r w:rsidRPr="00D74B0F">
        <w:tab/>
        <w:t>C) Gibbs free energy</w:t>
      </w:r>
    </w:p>
    <w:p w:rsidR="0093588B" w:rsidRPr="00D74B0F" w:rsidRDefault="0093588B" w:rsidP="0093588B">
      <w:r w:rsidRPr="00D74B0F">
        <w:tab/>
        <w:t>D) internal energy</w:t>
      </w:r>
    </w:p>
    <w:p w:rsidR="0093588B" w:rsidRPr="00D74B0F" w:rsidRDefault="0093588B" w:rsidP="0093588B">
      <w:r w:rsidRPr="00D74B0F">
        <w:tab/>
        <w:t>E) work</w:t>
      </w:r>
    </w:p>
    <w:p w:rsidR="0093588B" w:rsidRPr="00D74B0F" w:rsidRDefault="0093588B" w:rsidP="0093588B">
      <w:r w:rsidRPr="00D74B0F">
        <w:tab/>
      </w:r>
    </w:p>
    <w:tbl>
      <w:tblPr>
        <w:tblW w:w="0" w:type="auto"/>
        <w:tblInd w:w="60" w:type="dxa"/>
        <w:tblLayout w:type="fixed"/>
        <w:tblCellMar>
          <w:left w:w="60" w:type="dxa"/>
          <w:right w:w="60" w:type="dxa"/>
        </w:tblCellMar>
        <w:tblLook w:val="0000" w:firstRow="0" w:lastRow="0" w:firstColumn="0" w:lastColumn="0" w:noHBand="0" w:noVBand="0"/>
      </w:tblPr>
      <w:tblGrid>
        <w:gridCol w:w="720"/>
        <w:gridCol w:w="8640"/>
      </w:tblGrid>
      <w:tr w:rsidR="0093588B" w:rsidRPr="00D74B0F">
        <w:tc>
          <w:tcPr>
            <w:tcW w:w="720" w:type="dxa"/>
            <w:tcBorders>
              <w:top w:val="nil"/>
              <w:left w:val="nil"/>
              <w:bottom w:val="nil"/>
              <w:right w:val="nil"/>
            </w:tcBorders>
          </w:tcPr>
          <w:p w:rsidR="0093588B" w:rsidRPr="00D74B0F" w:rsidRDefault="0093588B" w:rsidP="00627C75">
            <w:pPr>
              <w:keepNext/>
              <w:keepLines/>
              <w:widowControl w:val="0"/>
              <w:autoSpaceDE w:val="0"/>
              <w:autoSpaceDN w:val="0"/>
              <w:adjustRightInd w:val="0"/>
              <w:jc w:val="right"/>
              <w:rPr>
                <w:sz w:val="20"/>
                <w:szCs w:val="20"/>
              </w:rPr>
            </w:pPr>
            <w:r w:rsidRPr="00D74B0F">
              <w:t>1</w:t>
            </w:r>
            <w:r w:rsidR="00627C75" w:rsidRPr="00D74B0F">
              <w:t>2</w:t>
            </w:r>
            <w:r w:rsidRPr="00D74B0F">
              <w:t>.</w:t>
            </w:r>
          </w:p>
        </w:tc>
        <w:tc>
          <w:tcPr>
            <w:tcW w:w="8640" w:type="dxa"/>
            <w:tcBorders>
              <w:top w:val="nil"/>
              <w:left w:val="nil"/>
              <w:bottom w:val="nil"/>
              <w:right w:val="nil"/>
            </w:tcBorders>
          </w:tcPr>
          <w:p w:rsidR="0093588B" w:rsidRPr="00D74B0F" w:rsidRDefault="0093588B">
            <w:pPr>
              <w:keepNext/>
              <w:keepLines/>
              <w:widowControl w:val="0"/>
              <w:autoSpaceDE w:val="0"/>
              <w:autoSpaceDN w:val="0"/>
              <w:adjustRightInd w:val="0"/>
            </w:pPr>
            <w:r w:rsidRPr="00D74B0F">
              <w:t xml:space="preserve">Calculate the final temperature when 2.50 kJ of energy is transferred as heat to 1.50 mol Rn (radon) at 298 K and 1 atm at constant volume. </w:t>
            </w:r>
          </w:p>
        </w:tc>
      </w:tr>
      <w:tr w:rsidR="0093588B" w:rsidRPr="00D74B0F">
        <w:tc>
          <w:tcPr>
            <w:tcW w:w="720" w:type="dxa"/>
            <w:tcBorders>
              <w:top w:val="nil"/>
              <w:left w:val="nil"/>
              <w:bottom w:val="nil"/>
              <w:right w:val="nil"/>
            </w:tcBorders>
          </w:tcPr>
          <w:p w:rsidR="0093588B" w:rsidRPr="00D74B0F" w:rsidRDefault="0093588B">
            <w:pPr>
              <w:keepNext/>
              <w:keepLines/>
              <w:widowControl w:val="0"/>
              <w:autoSpaceDE w:val="0"/>
              <w:autoSpaceDN w:val="0"/>
              <w:adjustRightInd w:val="0"/>
              <w:jc w:val="right"/>
            </w:pPr>
          </w:p>
        </w:tc>
        <w:tc>
          <w:tcPr>
            <w:tcW w:w="8640" w:type="dxa"/>
            <w:tcBorders>
              <w:top w:val="nil"/>
              <w:left w:val="nil"/>
              <w:bottom w:val="nil"/>
              <w:right w:val="nil"/>
            </w:tcBorders>
          </w:tcPr>
          <w:p w:rsidR="0093588B" w:rsidRPr="00D74B0F" w:rsidRDefault="0093588B">
            <w:pPr>
              <w:keepNext/>
              <w:keepLines/>
              <w:widowControl w:val="0"/>
              <w:autoSpaceDE w:val="0"/>
              <w:autoSpaceDN w:val="0"/>
              <w:adjustRightInd w:val="0"/>
              <w:rPr>
                <w:lang w:val="pt-BR"/>
              </w:rPr>
            </w:pPr>
            <w:r w:rsidRPr="00D74B0F">
              <w:rPr>
                <w:lang w:val="pt-BR"/>
              </w:rPr>
              <w:t>A)  134</w:t>
            </w:r>
            <w:r w:rsidRPr="00D74B0F">
              <w:rPr>
                <w:rFonts w:ascii="Symbol" w:hAnsi="Symbol" w:cs="Symbol"/>
              </w:rPr>
              <w:t></w:t>
            </w:r>
            <w:r w:rsidRPr="00D74B0F">
              <w:rPr>
                <w:lang w:val="pt-BR"/>
              </w:rPr>
              <w:t xml:space="preserve">C     </w:t>
            </w:r>
          </w:p>
          <w:p w:rsidR="0093588B" w:rsidRPr="00D74B0F" w:rsidRDefault="0093588B">
            <w:pPr>
              <w:keepNext/>
              <w:keepLines/>
              <w:widowControl w:val="0"/>
              <w:autoSpaceDE w:val="0"/>
              <w:autoSpaceDN w:val="0"/>
              <w:adjustRightInd w:val="0"/>
              <w:rPr>
                <w:lang w:val="pt-BR"/>
              </w:rPr>
            </w:pPr>
            <w:r w:rsidRPr="00D74B0F">
              <w:rPr>
                <w:lang w:val="pt-BR"/>
              </w:rPr>
              <w:t>B)  225</w:t>
            </w:r>
            <w:r w:rsidRPr="00D74B0F">
              <w:rPr>
                <w:rFonts w:ascii="Symbol" w:hAnsi="Symbol" w:cs="Symbol"/>
              </w:rPr>
              <w:t></w:t>
            </w:r>
            <w:r w:rsidRPr="00D74B0F">
              <w:rPr>
                <w:lang w:val="pt-BR"/>
              </w:rPr>
              <w:t xml:space="preserve">C     </w:t>
            </w:r>
          </w:p>
          <w:p w:rsidR="0093588B" w:rsidRPr="00D74B0F" w:rsidRDefault="0093588B">
            <w:pPr>
              <w:keepNext/>
              <w:keepLines/>
              <w:widowControl w:val="0"/>
              <w:autoSpaceDE w:val="0"/>
              <w:autoSpaceDN w:val="0"/>
              <w:adjustRightInd w:val="0"/>
              <w:rPr>
                <w:lang w:val="pt-BR"/>
              </w:rPr>
            </w:pPr>
            <w:r w:rsidRPr="00D74B0F">
              <w:rPr>
                <w:lang w:val="pt-BR"/>
              </w:rPr>
              <w:t>C)  159</w:t>
            </w:r>
            <w:r w:rsidRPr="00D74B0F">
              <w:rPr>
                <w:rFonts w:ascii="Symbol" w:hAnsi="Symbol" w:cs="Symbol"/>
              </w:rPr>
              <w:t></w:t>
            </w:r>
            <w:r w:rsidRPr="00D74B0F">
              <w:rPr>
                <w:lang w:val="pt-BR"/>
              </w:rPr>
              <w:t xml:space="preserve">C     </w:t>
            </w:r>
          </w:p>
          <w:p w:rsidR="0093588B" w:rsidRPr="00D74B0F" w:rsidRDefault="0093588B">
            <w:pPr>
              <w:keepNext/>
              <w:keepLines/>
              <w:widowControl w:val="0"/>
              <w:autoSpaceDE w:val="0"/>
              <w:autoSpaceDN w:val="0"/>
              <w:adjustRightInd w:val="0"/>
              <w:rPr>
                <w:lang w:val="pt-BR"/>
              </w:rPr>
            </w:pPr>
            <w:r w:rsidRPr="00D74B0F">
              <w:rPr>
                <w:lang w:val="pt-BR"/>
              </w:rPr>
              <w:t>D)  432</w:t>
            </w:r>
            <w:r w:rsidRPr="00D74B0F">
              <w:rPr>
                <w:rFonts w:ascii="Symbol" w:hAnsi="Symbol" w:cs="Symbol"/>
              </w:rPr>
              <w:t></w:t>
            </w:r>
            <w:r w:rsidRPr="00D74B0F">
              <w:rPr>
                <w:lang w:val="pt-BR"/>
              </w:rPr>
              <w:t xml:space="preserve">C     </w:t>
            </w:r>
          </w:p>
          <w:p w:rsidR="0093588B" w:rsidRPr="00D74B0F" w:rsidRDefault="0093588B">
            <w:pPr>
              <w:keepNext/>
              <w:keepLines/>
              <w:widowControl w:val="0"/>
              <w:autoSpaceDE w:val="0"/>
              <w:autoSpaceDN w:val="0"/>
              <w:adjustRightInd w:val="0"/>
              <w:rPr>
                <w:lang w:val="pt-BR"/>
              </w:rPr>
            </w:pPr>
            <w:r w:rsidRPr="00D74B0F">
              <w:rPr>
                <w:lang w:val="pt-BR"/>
              </w:rPr>
              <w:t>E)  105</w:t>
            </w:r>
            <w:r w:rsidRPr="00D74B0F">
              <w:rPr>
                <w:rFonts w:ascii="Symbol" w:hAnsi="Symbol" w:cs="Symbol"/>
              </w:rPr>
              <w:t></w:t>
            </w:r>
            <w:r w:rsidRPr="00D74B0F">
              <w:rPr>
                <w:lang w:val="pt-BR"/>
              </w:rPr>
              <w:t xml:space="preserve">C </w:t>
            </w:r>
          </w:p>
        </w:tc>
      </w:tr>
      <w:tr w:rsidR="0093588B" w:rsidRPr="00D74B0F">
        <w:tc>
          <w:tcPr>
            <w:tcW w:w="720" w:type="dxa"/>
            <w:tcBorders>
              <w:top w:val="nil"/>
              <w:left w:val="nil"/>
              <w:bottom w:val="nil"/>
              <w:right w:val="nil"/>
            </w:tcBorders>
          </w:tcPr>
          <w:p w:rsidR="0093588B" w:rsidRPr="00D74B0F" w:rsidRDefault="0093588B">
            <w:pPr>
              <w:keepNext/>
              <w:keepLines/>
              <w:widowControl w:val="0"/>
              <w:autoSpaceDE w:val="0"/>
              <w:autoSpaceDN w:val="0"/>
              <w:adjustRightInd w:val="0"/>
              <w:jc w:val="right"/>
              <w:rPr>
                <w:lang w:val="pt-BR"/>
              </w:rPr>
            </w:pPr>
          </w:p>
        </w:tc>
        <w:tc>
          <w:tcPr>
            <w:tcW w:w="8640" w:type="dxa"/>
            <w:tcBorders>
              <w:top w:val="nil"/>
              <w:left w:val="nil"/>
              <w:bottom w:val="nil"/>
              <w:right w:val="nil"/>
            </w:tcBorders>
          </w:tcPr>
          <w:p w:rsidR="0093588B" w:rsidRPr="00D74B0F" w:rsidRDefault="0093588B">
            <w:pPr>
              <w:keepNext/>
              <w:keepLines/>
              <w:widowControl w:val="0"/>
              <w:autoSpaceDE w:val="0"/>
              <w:autoSpaceDN w:val="0"/>
              <w:adjustRightInd w:val="0"/>
            </w:pPr>
          </w:p>
        </w:tc>
      </w:tr>
    </w:tbl>
    <w:p w:rsidR="0093588B" w:rsidRPr="00D74B0F" w:rsidRDefault="0093588B" w:rsidP="0093588B"/>
    <w:p w:rsidR="0093588B" w:rsidRPr="00D74B0F" w:rsidRDefault="0093588B" w:rsidP="0093588B"/>
    <w:tbl>
      <w:tblPr>
        <w:tblW w:w="9360" w:type="dxa"/>
        <w:tblInd w:w="60" w:type="dxa"/>
        <w:tblLayout w:type="fixed"/>
        <w:tblCellMar>
          <w:left w:w="60" w:type="dxa"/>
          <w:right w:w="60" w:type="dxa"/>
        </w:tblCellMar>
        <w:tblLook w:val="0000" w:firstRow="0" w:lastRow="0" w:firstColumn="0" w:lastColumn="0" w:noHBand="0" w:noVBand="0"/>
      </w:tblPr>
      <w:tblGrid>
        <w:gridCol w:w="720"/>
        <w:gridCol w:w="8640"/>
      </w:tblGrid>
      <w:tr w:rsidR="0093588B" w:rsidRPr="00D74B0F">
        <w:tc>
          <w:tcPr>
            <w:tcW w:w="720" w:type="dxa"/>
            <w:tcBorders>
              <w:top w:val="nil"/>
              <w:left w:val="nil"/>
              <w:bottom w:val="nil"/>
              <w:right w:val="nil"/>
            </w:tcBorders>
          </w:tcPr>
          <w:p w:rsidR="0093588B" w:rsidRPr="00D74B0F" w:rsidRDefault="0093588B" w:rsidP="00627C75">
            <w:pPr>
              <w:keepNext/>
              <w:keepLines/>
              <w:widowControl w:val="0"/>
              <w:autoSpaceDE w:val="0"/>
              <w:autoSpaceDN w:val="0"/>
              <w:adjustRightInd w:val="0"/>
              <w:jc w:val="right"/>
              <w:rPr>
                <w:sz w:val="20"/>
                <w:szCs w:val="20"/>
              </w:rPr>
            </w:pPr>
            <w:r w:rsidRPr="00D74B0F">
              <w:t>1</w:t>
            </w:r>
            <w:r w:rsidR="00627C75" w:rsidRPr="00D74B0F">
              <w:t>3</w:t>
            </w:r>
            <w:r w:rsidRPr="00D74B0F">
              <w:t>.</w:t>
            </w:r>
          </w:p>
        </w:tc>
        <w:tc>
          <w:tcPr>
            <w:tcW w:w="8640" w:type="dxa"/>
            <w:tcBorders>
              <w:top w:val="nil"/>
              <w:left w:val="nil"/>
              <w:bottom w:val="nil"/>
              <w:right w:val="nil"/>
            </w:tcBorders>
          </w:tcPr>
          <w:p w:rsidR="0093588B" w:rsidRPr="00D74B0F" w:rsidRDefault="0093588B">
            <w:pPr>
              <w:keepNext/>
              <w:keepLines/>
              <w:widowControl w:val="0"/>
              <w:autoSpaceDE w:val="0"/>
              <w:autoSpaceDN w:val="0"/>
              <w:adjustRightInd w:val="0"/>
            </w:pPr>
            <w:r w:rsidRPr="00D74B0F">
              <w:t>Calculate the enthalpy change that occurs when 1 lb (454 g) of mercury freezes at its freezing point (234.3 K). The standard enthalpy of fusion of mercury is 2.29 kJ</w:t>
            </w:r>
            <w:r w:rsidRPr="00D74B0F">
              <w:rPr>
                <w:rFonts w:ascii="Symbol" w:hAnsi="Symbol" w:cs="Symbol"/>
              </w:rPr>
              <w:t></w:t>
            </w:r>
            <w:r w:rsidRPr="00D74B0F">
              <w:t>mol</w:t>
            </w:r>
            <w:r w:rsidRPr="00D74B0F">
              <w:rPr>
                <w:rFonts w:ascii="Symbol" w:hAnsi="Symbol" w:cs="Symbol"/>
                <w:vertAlign w:val="superscript"/>
              </w:rPr>
              <w:t></w:t>
            </w:r>
            <w:r w:rsidRPr="00D74B0F">
              <w:rPr>
                <w:vertAlign w:val="superscript"/>
              </w:rPr>
              <w:t>1</w:t>
            </w:r>
            <w:r w:rsidRPr="00D74B0F">
              <w:t xml:space="preserve">. </w:t>
            </w:r>
          </w:p>
        </w:tc>
      </w:tr>
      <w:tr w:rsidR="0093588B" w:rsidRPr="00D74B0F">
        <w:tc>
          <w:tcPr>
            <w:tcW w:w="720" w:type="dxa"/>
            <w:tcBorders>
              <w:top w:val="nil"/>
              <w:left w:val="nil"/>
              <w:bottom w:val="nil"/>
              <w:right w:val="nil"/>
            </w:tcBorders>
          </w:tcPr>
          <w:p w:rsidR="0093588B" w:rsidRPr="00D74B0F" w:rsidRDefault="0093588B">
            <w:pPr>
              <w:keepNext/>
              <w:keepLines/>
              <w:widowControl w:val="0"/>
              <w:autoSpaceDE w:val="0"/>
              <w:autoSpaceDN w:val="0"/>
              <w:adjustRightInd w:val="0"/>
              <w:jc w:val="right"/>
            </w:pPr>
          </w:p>
        </w:tc>
        <w:tc>
          <w:tcPr>
            <w:tcW w:w="8640" w:type="dxa"/>
            <w:tcBorders>
              <w:top w:val="nil"/>
              <w:left w:val="nil"/>
              <w:bottom w:val="nil"/>
              <w:right w:val="nil"/>
            </w:tcBorders>
          </w:tcPr>
          <w:p w:rsidR="0093588B" w:rsidRPr="00D74B0F" w:rsidRDefault="0093588B">
            <w:pPr>
              <w:keepNext/>
              <w:keepLines/>
              <w:widowControl w:val="0"/>
              <w:autoSpaceDE w:val="0"/>
              <w:autoSpaceDN w:val="0"/>
              <w:adjustRightInd w:val="0"/>
            </w:pPr>
            <w:r w:rsidRPr="00D74B0F">
              <w:t xml:space="preserve">A)  </w:t>
            </w:r>
            <w:r w:rsidRPr="00D74B0F">
              <w:rPr>
                <w:rFonts w:ascii="Symbol" w:hAnsi="Symbol" w:cs="Symbol"/>
              </w:rPr>
              <w:t></w:t>
            </w:r>
            <w:r w:rsidRPr="00D74B0F">
              <w:t xml:space="preserve">2.29 kJ     </w:t>
            </w:r>
          </w:p>
          <w:p w:rsidR="0093588B" w:rsidRPr="00D74B0F" w:rsidRDefault="0093588B">
            <w:pPr>
              <w:keepNext/>
              <w:keepLines/>
              <w:widowControl w:val="0"/>
              <w:autoSpaceDE w:val="0"/>
              <w:autoSpaceDN w:val="0"/>
              <w:adjustRightInd w:val="0"/>
            </w:pPr>
            <w:r w:rsidRPr="00D74B0F">
              <w:t xml:space="preserve">B)  </w:t>
            </w:r>
            <w:r w:rsidRPr="00D74B0F">
              <w:rPr>
                <w:rFonts w:ascii="Symbol" w:hAnsi="Symbol" w:cs="Symbol"/>
              </w:rPr>
              <w:t></w:t>
            </w:r>
            <w:r w:rsidRPr="00D74B0F">
              <w:t xml:space="preserve">1.04 </w:t>
            </w:r>
            <w:r w:rsidRPr="00D74B0F">
              <w:rPr>
                <w:rFonts w:ascii="Symbol" w:hAnsi="Symbol" w:cs="Symbol"/>
              </w:rPr>
              <w:t></w:t>
            </w:r>
            <w:r w:rsidRPr="00D74B0F">
              <w:t xml:space="preserve"> 10</w:t>
            </w:r>
            <w:r w:rsidRPr="00D74B0F">
              <w:rPr>
                <w:vertAlign w:val="superscript"/>
              </w:rPr>
              <w:t>3</w:t>
            </w:r>
            <w:r w:rsidRPr="00D74B0F">
              <w:t xml:space="preserve"> kJ     </w:t>
            </w:r>
          </w:p>
          <w:p w:rsidR="0093588B" w:rsidRPr="00D74B0F" w:rsidRDefault="0093588B">
            <w:pPr>
              <w:keepNext/>
              <w:keepLines/>
              <w:widowControl w:val="0"/>
              <w:autoSpaceDE w:val="0"/>
              <w:autoSpaceDN w:val="0"/>
              <w:adjustRightInd w:val="0"/>
            </w:pPr>
            <w:r w:rsidRPr="00D74B0F">
              <w:t xml:space="preserve">C)  +5.18 kJ     </w:t>
            </w:r>
          </w:p>
          <w:p w:rsidR="0093588B" w:rsidRPr="00D74B0F" w:rsidRDefault="0093588B">
            <w:pPr>
              <w:keepNext/>
              <w:keepLines/>
              <w:widowControl w:val="0"/>
              <w:autoSpaceDE w:val="0"/>
              <w:autoSpaceDN w:val="0"/>
              <w:adjustRightInd w:val="0"/>
            </w:pPr>
            <w:r w:rsidRPr="00D74B0F">
              <w:t xml:space="preserve">D)  +2.29 kJ     </w:t>
            </w:r>
          </w:p>
          <w:p w:rsidR="0093588B" w:rsidRPr="00D74B0F" w:rsidRDefault="0093588B">
            <w:pPr>
              <w:keepNext/>
              <w:keepLines/>
              <w:widowControl w:val="0"/>
              <w:autoSpaceDE w:val="0"/>
              <w:autoSpaceDN w:val="0"/>
              <w:adjustRightInd w:val="0"/>
            </w:pPr>
            <w:r w:rsidRPr="00D74B0F">
              <w:t xml:space="preserve">E)  </w:t>
            </w:r>
            <w:r w:rsidRPr="00D74B0F">
              <w:rPr>
                <w:rFonts w:ascii="Symbol" w:hAnsi="Symbol" w:cs="Symbol"/>
              </w:rPr>
              <w:t></w:t>
            </w:r>
            <w:r w:rsidRPr="00D74B0F">
              <w:t xml:space="preserve">5.18 kJ </w:t>
            </w:r>
          </w:p>
        </w:tc>
      </w:tr>
    </w:tbl>
    <w:p w:rsidR="0093588B" w:rsidRPr="00D74B0F" w:rsidRDefault="0093588B" w:rsidP="0093588B"/>
    <w:p w:rsidR="0093588B" w:rsidRPr="00D74B0F" w:rsidRDefault="00627C75" w:rsidP="0093588B">
      <w:r w:rsidRPr="00D74B0F">
        <w:t>14</w:t>
      </w:r>
      <w:r w:rsidR="0093588B" w:rsidRPr="00D74B0F">
        <w:t xml:space="preserve">.  Which are appropriate methods for calculating </w:t>
      </w:r>
      <w:r w:rsidR="0093588B" w:rsidRPr="00D74B0F">
        <w:rPr>
          <w:rFonts w:ascii="Symbol" w:hAnsi="Symbol"/>
        </w:rPr>
        <w:t></w:t>
      </w:r>
      <w:r w:rsidR="0093588B" w:rsidRPr="00D74B0F">
        <w:t>H</w:t>
      </w:r>
      <w:r w:rsidR="0093588B" w:rsidRPr="00D74B0F">
        <w:rPr>
          <w:vertAlign w:val="superscript"/>
        </w:rPr>
        <w:t>o</w:t>
      </w:r>
      <w:r w:rsidR="0093588B" w:rsidRPr="00D74B0F">
        <w:rPr>
          <w:vertAlign w:val="subscript"/>
        </w:rPr>
        <w:t>rxn</w:t>
      </w:r>
      <w:r w:rsidR="0093588B" w:rsidRPr="00D74B0F">
        <w:t>?</w:t>
      </w:r>
    </w:p>
    <w:p w:rsidR="0093588B" w:rsidRPr="00D74B0F" w:rsidRDefault="0093588B" w:rsidP="0093588B"/>
    <w:p w:rsidR="0093588B" w:rsidRPr="00D74B0F" w:rsidRDefault="0093588B" w:rsidP="0093588B">
      <w:r w:rsidRPr="00D74B0F">
        <w:tab/>
        <w:t>I.   Using Hess's law with given reaction enthalpies</w:t>
      </w:r>
    </w:p>
    <w:p w:rsidR="0093588B" w:rsidRPr="00D74B0F" w:rsidRDefault="0093588B" w:rsidP="0093588B">
      <w:pPr>
        <w:rPr>
          <w:rFonts w:ascii="Cambria" w:hAnsi="Cambria"/>
        </w:rPr>
      </w:pPr>
      <w:r w:rsidRPr="00D74B0F">
        <w:tab/>
        <w:t xml:space="preserve">II.  </w:t>
      </w:r>
      <w:r w:rsidRPr="00D74B0F">
        <w:rPr>
          <w:rFonts w:ascii="Cambria" w:hAnsi="Cambria"/>
        </w:rPr>
        <w:t xml:space="preserve">Using </w:t>
      </w:r>
      <w:r w:rsidRPr="00D74B0F">
        <w:rPr>
          <w:rFonts w:ascii="Symbol" w:hAnsi="Symbol"/>
        </w:rPr>
        <w:t></w:t>
      </w:r>
      <w:r w:rsidRPr="00D74B0F">
        <w:rPr>
          <w:rFonts w:ascii="Cambria" w:hAnsi="Cambria"/>
        </w:rPr>
        <w:t>H</w:t>
      </w:r>
      <w:r w:rsidRPr="00D74B0F">
        <w:rPr>
          <w:rFonts w:ascii="Cambria" w:hAnsi="Cambria"/>
          <w:vertAlign w:val="superscript"/>
        </w:rPr>
        <w:t>o</w:t>
      </w:r>
      <w:r w:rsidRPr="00D74B0F">
        <w:rPr>
          <w:rFonts w:ascii="Cambria" w:hAnsi="Cambria"/>
          <w:vertAlign w:val="subscript"/>
        </w:rPr>
        <w:t>f</w:t>
      </w:r>
    </w:p>
    <w:p w:rsidR="0093588B" w:rsidRPr="00D74B0F" w:rsidRDefault="0093588B" w:rsidP="0093588B">
      <w:pPr>
        <w:rPr>
          <w:rFonts w:ascii="Cambria" w:hAnsi="Cambria"/>
        </w:rPr>
      </w:pPr>
      <w:r w:rsidRPr="00D74B0F">
        <w:rPr>
          <w:rFonts w:ascii="Cambria" w:hAnsi="Cambria"/>
        </w:rPr>
        <w:tab/>
        <w:t>III. Using bond enthalpies</w:t>
      </w:r>
    </w:p>
    <w:p w:rsidR="0093588B" w:rsidRPr="00D74B0F" w:rsidRDefault="0093588B" w:rsidP="0093588B">
      <w:pPr>
        <w:rPr>
          <w:rFonts w:ascii="Cambria" w:hAnsi="Cambria"/>
        </w:rPr>
      </w:pPr>
    </w:p>
    <w:p w:rsidR="0093588B" w:rsidRPr="00D74B0F" w:rsidRDefault="0093588B" w:rsidP="0093588B">
      <w:pPr>
        <w:rPr>
          <w:rFonts w:ascii="Cambria" w:hAnsi="Cambria"/>
        </w:rPr>
      </w:pPr>
      <w:r w:rsidRPr="00D74B0F">
        <w:rPr>
          <w:rFonts w:ascii="Cambria" w:hAnsi="Cambria"/>
        </w:rPr>
        <w:tab/>
        <w:t>A) I only</w:t>
      </w:r>
    </w:p>
    <w:p w:rsidR="0093588B" w:rsidRPr="00D74B0F" w:rsidRDefault="0093588B" w:rsidP="0093588B">
      <w:pPr>
        <w:rPr>
          <w:rFonts w:ascii="Cambria" w:hAnsi="Cambria"/>
        </w:rPr>
      </w:pPr>
      <w:r w:rsidRPr="00D74B0F">
        <w:rPr>
          <w:rFonts w:ascii="Cambria" w:hAnsi="Cambria"/>
        </w:rPr>
        <w:tab/>
        <w:t>B) II only</w:t>
      </w:r>
    </w:p>
    <w:p w:rsidR="0093588B" w:rsidRPr="00D74B0F" w:rsidRDefault="0093588B" w:rsidP="0093588B">
      <w:pPr>
        <w:rPr>
          <w:rFonts w:ascii="Cambria" w:hAnsi="Cambria"/>
        </w:rPr>
      </w:pPr>
      <w:r w:rsidRPr="00D74B0F">
        <w:rPr>
          <w:rFonts w:ascii="Cambria" w:hAnsi="Cambria"/>
        </w:rPr>
        <w:tab/>
        <w:t>C) III only</w:t>
      </w:r>
    </w:p>
    <w:p w:rsidR="0093588B" w:rsidRPr="00D74B0F" w:rsidRDefault="0093588B" w:rsidP="0093588B">
      <w:pPr>
        <w:rPr>
          <w:rFonts w:ascii="Cambria" w:hAnsi="Cambria"/>
        </w:rPr>
      </w:pPr>
      <w:r w:rsidRPr="00D74B0F">
        <w:rPr>
          <w:rFonts w:ascii="Cambria" w:hAnsi="Cambria"/>
        </w:rPr>
        <w:tab/>
        <w:t>D) I and II only</w:t>
      </w:r>
    </w:p>
    <w:p w:rsidR="0093588B" w:rsidRPr="00D74B0F" w:rsidRDefault="0093588B" w:rsidP="0093588B">
      <w:pPr>
        <w:rPr>
          <w:rFonts w:ascii="Cambria" w:hAnsi="Cambria"/>
        </w:rPr>
      </w:pPr>
      <w:r w:rsidRPr="00D74B0F">
        <w:rPr>
          <w:rFonts w:ascii="Cambria" w:hAnsi="Cambria"/>
        </w:rPr>
        <w:tab/>
        <w:t>E) I, II, and III</w:t>
      </w:r>
    </w:p>
    <w:p w:rsidR="0093588B" w:rsidRPr="00D74B0F" w:rsidRDefault="0093588B" w:rsidP="0093588B"/>
    <w:tbl>
      <w:tblPr>
        <w:tblW w:w="9450" w:type="dxa"/>
        <w:tblInd w:w="-30" w:type="dxa"/>
        <w:tblLayout w:type="fixed"/>
        <w:tblCellMar>
          <w:left w:w="60" w:type="dxa"/>
          <w:right w:w="60" w:type="dxa"/>
        </w:tblCellMar>
        <w:tblLook w:val="0000" w:firstRow="0" w:lastRow="0" w:firstColumn="0" w:lastColumn="0" w:noHBand="0" w:noVBand="0"/>
      </w:tblPr>
      <w:tblGrid>
        <w:gridCol w:w="450"/>
        <w:gridCol w:w="360"/>
        <w:gridCol w:w="585"/>
        <w:gridCol w:w="7695"/>
        <w:gridCol w:w="360"/>
      </w:tblGrid>
      <w:tr w:rsidR="009621A2" w:rsidRPr="00D74B0F">
        <w:trPr>
          <w:gridAfter w:val="1"/>
          <w:wAfter w:w="360" w:type="dxa"/>
        </w:trPr>
        <w:tc>
          <w:tcPr>
            <w:tcW w:w="450" w:type="dxa"/>
            <w:tcBorders>
              <w:top w:val="nil"/>
              <w:left w:val="nil"/>
              <w:bottom w:val="nil"/>
              <w:right w:val="nil"/>
            </w:tcBorders>
          </w:tcPr>
          <w:p w:rsidR="009621A2" w:rsidRPr="00D74B0F" w:rsidRDefault="009621A2" w:rsidP="005A392B">
            <w:pPr>
              <w:keepNext/>
              <w:keepLines/>
              <w:widowControl w:val="0"/>
              <w:autoSpaceDE w:val="0"/>
              <w:autoSpaceDN w:val="0"/>
              <w:adjustRightInd w:val="0"/>
              <w:rPr>
                <w:sz w:val="20"/>
                <w:szCs w:val="20"/>
              </w:rPr>
            </w:pPr>
            <w:r w:rsidRPr="00D74B0F">
              <w:t>15.</w:t>
            </w:r>
          </w:p>
        </w:tc>
        <w:tc>
          <w:tcPr>
            <w:tcW w:w="8640" w:type="dxa"/>
            <w:gridSpan w:val="3"/>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A system had 150 kJ of work done on it and its internal energy increased by 60 kJ. How much energy did the system gain or lose as heat? </w:t>
            </w:r>
          </w:p>
        </w:tc>
      </w:tr>
      <w:tr w:rsidR="009621A2" w:rsidRPr="00D74B0F">
        <w:trPr>
          <w:gridBefore w:val="2"/>
          <w:wBefore w:w="81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A)</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The system lost 90 kJ of energy as heat. </w:t>
            </w:r>
          </w:p>
        </w:tc>
      </w:tr>
      <w:tr w:rsidR="009621A2" w:rsidRPr="00D74B0F">
        <w:trPr>
          <w:gridBefore w:val="2"/>
          <w:wBefore w:w="81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B)</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The system lost 210 kJ of energy as heat. </w:t>
            </w:r>
          </w:p>
        </w:tc>
      </w:tr>
      <w:tr w:rsidR="009621A2" w:rsidRPr="00D74B0F">
        <w:trPr>
          <w:gridBefore w:val="2"/>
          <w:wBefore w:w="81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C)</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The system gained 60 kJ of energy as heat. </w:t>
            </w:r>
          </w:p>
        </w:tc>
      </w:tr>
      <w:tr w:rsidR="009621A2" w:rsidRPr="00D74B0F">
        <w:trPr>
          <w:gridBefore w:val="2"/>
          <w:wBefore w:w="81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D)</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The system gained 90 kJ of energy as heat. </w:t>
            </w:r>
          </w:p>
        </w:tc>
      </w:tr>
      <w:tr w:rsidR="009621A2" w:rsidRPr="00D74B0F">
        <w:trPr>
          <w:gridBefore w:val="2"/>
          <w:wBefore w:w="81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E)</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The system gained 210 kJ of energy as heat. </w:t>
            </w:r>
          </w:p>
        </w:tc>
      </w:tr>
    </w:tbl>
    <w:p w:rsidR="009621A2" w:rsidRPr="00D74B0F" w:rsidRDefault="009621A2" w:rsidP="009621A2"/>
    <w:p w:rsidR="009621A2" w:rsidRPr="00D74B0F" w:rsidRDefault="009621A2" w:rsidP="009621A2"/>
    <w:tbl>
      <w:tblPr>
        <w:tblW w:w="9360" w:type="dxa"/>
        <w:tblInd w:w="60" w:type="dxa"/>
        <w:tblLayout w:type="fixed"/>
        <w:tblCellMar>
          <w:left w:w="60" w:type="dxa"/>
          <w:right w:w="60" w:type="dxa"/>
        </w:tblCellMar>
        <w:tblLook w:val="0000" w:firstRow="0" w:lastRow="0" w:firstColumn="0" w:lastColumn="0" w:noHBand="0" w:noVBand="0"/>
      </w:tblPr>
      <w:tblGrid>
        <w:gridCol w:w="450"/>
        <w:gridCol w:w="270"/>
        <w:gridCol w:w="585"/>
        <w:gridCol w:w="7785"/>
        <w:gridCol w:w="270"/>
      </w:tblGrid>
      <w:tr w:rsidR="009621A2" w:rsidRPr="00D74B0F">
        <w:trPr>
          <w:gridAfter w:val="1"/>
          <w:wAfter w:w="270" w:type="dxa"/>
        </w:trPr>
        <w:tc>
          <w:tcPr>
            <w:tcW w:w="450" w:type="dxa"/>
            <w:tcBorders>
              <w:top w:val="nil"/>
              <w:left w:val="nil"/>
              <w:bottom w:val="nil"/>
              <w:right w:val="nil"/>
            </w:tcBorders>
          </w:tcPr>
          <w:p w:rsidR="009621A2" w:rsidRPr="00D74B0F" w:rsidRDefault="009621A2" w:rsidP="005A392B">
            <w:pPr>
              <w:keepNext/>
              <w:keepLines/>
              <w:widowControl w:val="0"/>
              <w:autoSpaceDE w:val="0"/>
              <w:autoSpaceDN w:val="0"/>
              <w:adjustRightInd w:val="0"/>
            </w:pPr>
            <w:r w:rsidRPr="00D74B0F">
              <w:t>17.</w:t>
            </w:r>
          </w:p>
        </w:tc>
        <w:tc>
          <w:tcPr>
            <w:tcW w:w="8640" w:type="dxa"/>
            <w:gridSpan w:val="3"/>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Which statement is true? </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A)</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A Styrofoam cup of hot chocolate with a lid is an example of an isolated system.</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B)</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A bowl of soup is an example of a closed system. </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C)</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A vacuum flask (thermos) of coffee is an example of an open system.</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D)</w:t>
            </w:r>
          </w:p>
        </w:tc>
        <w:tc>
          <w:tcPr>
            <w:tcW w:w="8055" w:type="dxa"/>
            <w:gridSpan w:val="2"/>
            <w:tcBorders>
              <w:top w:val="nil"/>
              <w:left w:val="nil"/>
              <w:bottom w:val="nil"/>
              <w:right w:val="nil"/>
            </w:tcBorders>
          </w:tcPr>
          <w:p w:rsidR="009621A2" w:rsidRPr="00D74B0F" w:rsidRDefault="009621A2" w:rsidP="005A392B">
            <w:pPr>
              <w:keepNext/>
              <w:keepLines/>
              <w:widowControl w:val="0"/>
              <w:autoSpaceDE w:val="0"/>
              <w:autoSpaceDN w:val="0"/>
              <w:adjustRightInd w:val="0"/>
            </w:pPr>
            <w:r w:rsidRPr="00D74B0F">
              <w:t>Only matter can be exchanged between system and surroundings in closed system.</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E)</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Neither energy nor matter can be exchanged in an open system.</w:t>
            </w:r>
          </w:p>
        </w:tc>
      </w:tr>
      <w:tr w:rsidR="009621A2" w:rsidRPr="00D74B0F">
        <w:tc>
          <w:tcPr>
            <w:tcW w:w="720" w:type="dxa"/>
            <w:gridSpan w:val="2"/>
            <w:tcBorders>
              <w:top w:val="nil"/>
              <w:left w:val="nil"/>
              <w:bottom w:val="nil"/>
              <w:right w:val="nil"/>
            </w:tcBorders>
          </w:tcPr>
          <w:p w:rsidR="009621A2" w:rsidRPr="00D74B0F" w:rsidRDefault="009621A2">
            <w:pPr>
              <w:keepNext/>
              <w:keepLines/>
              <w:widowControl w:val="0"/>
              <w:autoSpaceDE w:val="0"/>
              <w:autoSpaceDN w:val="0"/>
              <w:adjustRightInd w:val="0"/>
              <w:jc w:val="right"/>
            </w:pPr>
          </w:p>
        </w:tc>
        <w:tc>
          <w:tcPr>
            <w:tcW w:w="8640" w:type="dxa"/>
            <w:gridSpan w:val="3"/>
            <w:tcBorders>
              <w:top w:val="nil"/>
              <w:left w:val="nil"/>
              <w:bottom w:val="nil"/>
              <w:right w:val="nil"/>
            </w:tcBorders>
          </w:tcPr>
          <w:p w:rsidR="009621A2" w:rsidRPr="00D74B0F" w:rsidRDefault="009621A2">
            <w:pPr>
              <w:keepNext/>
              <w:keepLines/>
              <w:widowControl w:val="0"/>
              <w:autoSpaceDE w:val="0"/>
              <w:autoSpaceDN w:val="0"/>
              <w:adjustRightInd w:val="0"/>
            </w:pPr>
          </w:p>
        </w:tc>
      </w:tr>
    </w:tbl>
    <w:p w:rsidR="009621A2" w:rsidRPr="00D74B0F" w:rsidRDefault="009621A2" w:rsidP="009621A2"/>
    <w:tbl>
      <w:tblPr>
        <w:tblW w:w="9360" w:type="dxa"/>
        <w:tblInd w:w="60" w:type="dxa"/>
        <w:tblLayout w:type="fixed"/>
        <w:tblCellMar>
          <w:left w:w="60" w:type="dxa"/>
          <w:right w:w="60" w:type="dxa"/>
        </w:tblCellMar>
        <w:tblLook w:val="0000" w:firstRow="0" w:lastRow="0" w:firstColumn="0" w:lastColumn="0" w:noHBand="0" w:noVBand="0"/>
      </w:tblPr>
      <w:tblGrid>
        <w:gridCol w:w="450"/>
        <w:gridCol w:w="270"/>
        <w:gridCol w:w="585"/>
        <w:gridCol w:w="7785"/>
        <w:gridCol w:w="270"/>
      </w:tblGrid>
      <w:tr w:rsidR="009621A2" w:rsidRPr="00D74B0F">
        <w:trPr>
          <w:gridAfter w:val="1"/>
          <w:wAfter w:w="270" w:type="dxa"/>
        </w:trPr>
        <w:tc>
          <w:tcPr>
            <w:tcW w:w="450" w:type="dxa"/>
            <w:tcBorders>
              <w:top w:val="nil"/>
              <w:left w:val="nil"/>
              <w:bottom w:val="nil"/>
              <w:right w:val="nil"/>
            </w:tcBorders>
          </w:tcPr>
          <w:p w:rsidR="009621A2" w:rsidRPr="00D74B0F" w:rsidRDefault="009621A2" w:rsidP="005A392B">
            <w:pPr>
              <w:keepNext/>
              <w:keepLines/>
              <w:widowControl w:val="0"/>
              <w:autoSpaceDE w:val="0"/>
              <w:autoSpaceDN w:val="0"/>
              <w:adjustRightInd w:val="0"/>
              <w:rPr>
                <w:sz w:val="20"/>
                <w:szCs w:val="20"/>
              </w:rPr>
            </w:pPr>
            <w:r w:rsidRPr="00D74B0F">
              <w:t>18.</w:t>
            </w:r>
          </w:p>
        </w:tc>
        <w:tc>
          <w:tcPr>
            <w:tcW w:w="8640" w:type="dxa"/>
            <w:gridSpan w:val="3"/>
            <w:tcBorders>
              <w:top w:val="nil"/>
              <w:left w:val="nil"/>
              <w:bottom w:val="nil"/>
              <w:right w:val="nil"/>
            </w:tcBorders>
          </w:tcPr>
          <w:p w:rsidR="009621A2" w:rsidRPr="00D74B0F" w:rsidRDefault="009621A2" w:rsidP="005A392B">
            <w:pPr>
              <w:keepNext/>
              <w:keepLines/>
              <w:widowControl w:val="0"/>
              <w:autoSpaceDE w:val="0"/>
              <w:autoSpaceDN w:val="0"/>
              <w:adjustRightInd w:val="0"/>
            </w:pPr>
            <w:r w:rsidRPr="00D74B0F">
              <w:t>Which value is dependent on the pathway?</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A)</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temperature</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B)</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heat</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C)</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enthalpy</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D)</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pressure</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E)</w:t>
            </w:r>
          </w:p>
        </w:tc>
        <w:tc>
          <w:tcPr>
            <w:tcW w:w="805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r w:rsidRPr="00D74B0F">
              <w:t>Internal energy</w:t>
            </w:r>
          </w:p>
        </w:tc>
      </w:tr>
      <w:tr w:rsidR="009621A2" w:rsidRPr="00D74B0F">
        <w:tc>
          <w:tcPr>
            <w:tcW w:w="720" w:type="dxa"/>
            <w:gridSpan w:val="2"/>
            <w:tcBorders>
              <w:top w:val="nil"/>
              <w:left w:val="nil"/>
              <w:bottom w:val="nil"/>
              <w:right w:val="nil"/>
            </w:tcBorders>
          </w:tcPr>
          <w:p w:rsidR="009621A2" w:rsidRPr="00D74B0F" w:rsidRDefault="009621A2">
            <w:pPr>
              <w:keepNext/>
              <w:keepLines/>
              <w:widowControl w:val="0"/>
              <w:autoSpaceDE w:val="0"/>
              <w:autoSpaceDN w:val="0"/>
              <w:adjustRightInd w:val="0"/>
              <w:jc w:val="right"/>
            </w:pPr>
          </w:p>
        </w:tc>
        <w:tc>
          <w:tcPr>
            <w:tcW w:w="8640" w:type="dxa"/>
            <w:gridSpan w:val="3"/>
            <w:tcBorders>
              <w:top w:val="nil"/>
              <w:left w:val="nil"/>
              <w:bottom w:val="nil"/>
              <w:right w:val="nil"/>
            </w:tcBorders>
          </w:tcPr>
          <w:p w:rsidR="009621A2" w:rsidRPr="00D74B0F" w:rsidRDefault="009621A2">
            <w:pPr>
              <w:keepNext/>
              <w:keepLines/>
              <w:widowControl w:val="0"/>
              <w:autoSpaceDE w:val="0"/>
              <w:autoSpaceDN w:val="0"/>
              <w:adjustRightInd w:val="0"/>
            </w:pPr>
          </w:p>
        </w:tc>
      </w:tr>
    </w:tbl>
    <w:p w:rsidR="009621A2" w:rsidRPr="00D74B0F" w:rsidRDefault="009621A2" w:rsidP="009621A2"/>
    <w:tbl>
      <w:tblPr>
        <w:tblW w:w="9360" w:type="dxa"/>
        <w:tblInd w:w="60" w:type="dxa"/>
        <w:tblLayout w:type="fixed"/>
        <w:tblCellMar>
          <w:left w:w="60" w:type="dxa"/>
          <w:right w:w="60" w:type="dxa"/>
        </w:tblCellMar>
        <w:tblLook w:val="0000" w:firstRow="0" w:lastRow="0" w:firstColumn="0" w:lastColumn="0" w:noHBand="0" w:noVBand="0"/>
      </w:tblPr>
      <w:tblGrid>
        <w:gridCol w:w="450"/>
        <w:gridCol w:w="270"/>
        <w:gridCol w:w="585"/>
        <w:gridCol w:w="3735"/>
        <w:gridCol w:w="585"/>
        <w:gridCol w:w="3375"/>
        <w:gridCol w:w="360"/>
      </w:tblGrid>
      <w:tr w:rsidR="009621A2" w:rsidRPr="00D74B0F">
        <w:trPr>
          <w:gridAfter w:val="1"/>
          <w:wAfter w:w="360" w:type="dxa"/>
        </w:trPr>
        <w:tc>
          <w:tcPr>
            <w:tcW w:w="450" w:type="dxa"/>
            <w:tcBorders>
              <w:top w:val="nil"/>
              <w:left w:val="nil"/>
              <w:bottom w:val="nil"/>
              <w:right w:val="nil"/>
            </w:tcBorders>
          </w:tcPr>
          <w:p w:rsidR="009621A2" w:rsidRPr="00D74B0F" w:rsidRDefault="009621A2" w:rsidP="005A392B">
            <w:pPr>
              <w:keepNext/>
              <w:keepLines/>
              <w:widowControl w:val="0"/>
              <w:autoSpaceDE w:val="0"/>
              <w:autoSpaceDN w:val="0"/>
              <w:adjustRightInd w:val="0"/>
              <w:rPr>
                <w:sz w:val="20"/>
                <w:szCs w:val="20"/>
              </w:rPr>
            </w:pPr>
            <w:r w:rsidRPr="00D74B0F">
              <w:t>19.</w:t>
            </w:r>
          </w:p>
        </w:tc>
        <w:tc>
          <w:tcPr>
            <w:tcW w:w="8550" w:type="dxa"/>
            <w:gridSpan w:val="5"/>
            <w:tcBorders>
              <w:top w:val="nil"/>
              <w:left w:val="nil"/>
              <w:bottom w:val="nil"/>
              <w:right w:val="nil"/>
            </w:tcBorders>
          </w:tcPr>
          <w:p w:rsidR="009621A2" w:rsidRPr="00D74B0F" w:rsidRDefault="009621A2" w:rsidP="005A392B">
            <w:pPr>
              <w:keepNext/>
              <w:keepLines/>
              <w:widowControl w:val="0"/>
              <w:autoSpaceDE w:val="0"/>
              <w:autoSpaceDN w:val="0"/>
              <w:adjustRightInd w:val="0"/>
            </w:pPr>
            <w:r w:rsidRPr="00D74B0F">
              <w:t>A piece of a newly synthesized material of mass 25.0 g at 80.0</w:t>
            </w:r>
            <w:r w:rsidRPr="00D74B0F">
              <w:rPr>
                <w:rFonts w:ascii="Symbol" w:hAnsi="Symbol" w:cs="Symbol"/>
              </w:rPr>
              <w:t></w:t>
            </w:r>
            <w:r w:rsidRPr="00D74B0F">
              <w:t>C is placed in a calorimeter containing 100.0 g of water at 20.0</w:t>
            </w:r>
            <w:r w:rsidRPr="00D74B0F">
              <w:rPr>
                <w:rFonts w:ascii="Symbol" w:hAnsi="Symbol" w:cs="Symbol"/>
              </w:rPr>
              <w:t></w:t>
            </w:r>
            <w:r w:rsidRPr="00D74B0F">
              <w:t>C. Assume the calorimeter absorbs no heat. If the final temperature of the system is 24.0</w:t>
            </w:r>
            <w:r w:rsidRPr="00D74B0F">
              <w:rPr>
                <w:rFonts w:ascii="Symbol" w:hAnsi="Symbol" w:cs="Symbol"/>
              </w:rPr>
              <w:t></w:t>
            </w:r>
            <w:r w:rsidRPr="00D74B0F">
              <w:t>C, what is the specific heat capacity of this material? The specific heat capacity for water is 4.184 J</w:t>
            </w:r>
            <w:r w:rsidRPr="00D74B0F">
              <w:rPr>
                <w:rFonts w:ascii="Symbol" w:hAnsi="Symbol" w:cs="Symbol"/>
              </w:rPr>
              <w:t></w:t>
            </w:r>
            <w:r w:rsidRPr="00D74B0F">
              <w:t>g</w:t>
            </w:r>
            <w:r w:rsidRPr="00D74B0F">
              <w:rPr>
                <w:rFonts w:ascii="Symbol" w:hAnsi="Symbol" w:cs="Symbol"/>
              </w:rPr>
              <w:t></w:t>
            </w:r>
            <w:r w:rsidRPr="00D74B0F">
              <w:rPr>
                <w:rFonts w:ascii="Symbol" w:hAnsi="Symbol" w:cs="Symbol"/>
              </w:rPr>
              <w:t></w:t>
            </w:r>
            <w:r w:rsidRPr="00D74B0F">
              <w:t>C.</w:t>
            </w:r>
          </w:p>
        </w:tc>
      </w:tr>
      <w:tr w:rsidR="009621A2" w:rsidRPr="00D74B0F">
        <w:trPr>
          <w:gridBefore w:val="2"/>
          <w:gridAfter w:val="3"/>
          <w:wBefore w:w="720" w:type="dxa"/>
          <w:wAfter w:w="4320" w:type="dxa"/>
          <w:trHeight w:val="288"/>
        </w:trPr>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A)</w:t>
            </w:r>
          </w:p>
        </w:tc>
        <w:tc>
          <w:tcPr>
            <w:tcW w:w="373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14.6 J</w:t>
            </w:r>
            <w:r w:rsidRPr="00D74B0F">
              <w:rPr>
                <w:rFonts w:ascii="Symbol" w:hAnsi="Symbol" w:cs="Symbol"/>
              </w:rPr>
              <w:t></w:t>
            </w:r>
            <w:r w:rsidRPr="00D74B0F">
              <w:t>g</w:t>
            </w:r>
            <w:r w:rsidRPr="00D74B0F">
              <w:rPr>
                <w:rFonts w:ascii="Symbol" w:hAnsi="Symbol" w:cs="Symbol"/>
              </w:rPr>
              <w:t></w:t>
            </w:r>
            <w:r w:rsidRPr="00D74B0F">
              <w:rPr>
                <w:rFonts w:ascii="Symbol" w:hAnsi="Symbol" w:cs="Symbol"/>
              </w:rPr>
              <w:t></w:t>
            </w:r>
            <w:r w:rsidRPr="00D74B0F">
              <w:t>C</w:t>
            </w:r>
          </w:p>
        </w:tc>
      </w:tr>
      <w:tr w:rsidR="009621A2" w:rsidRPr="00D74B0F">
        <w:trPr>
          <w:gridBefore w:val="2"/>
          <w:gridAfter w:val="3"/>
          <w:wBefore w:w="720" w:type="dxa"/>
          <w:wAfter w:w="4320" w:type="dxa"/>
          <w:trHeight w:val="162"/>
        </w:trPr>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B)</w:t>
            </w:r>
          </w:p>
        </w:tc>
        <w:tc>
          <w:tcPr>
            <w:tcW w:w="373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234 J</w:t>
            </w:r>
            <w:r w:rsidRPr="00D74B0F">
              <w:rPr>
                <w:rFonts w:ascii="Symbol" w:hAnsi="Symbol" w:cs="Symbol"/>
              </w:rPr>
              <w:t></w:t>
            </w:r>
            <w:r w:rsidRPr="00D74B0F">
              <w:t>g</w:t>
            </w:r>
            <w:r w:rsidRPr="00D74B0F">
              <w:rPr>
                <w:rFonts w:ascii="Symbol" w:hAnsi="Symbol" w:cs="Symbol"/>
              </w:rPr>
              <w:t></w:t>
            </w:r>
            <w:r w:rsidRPr="00D74B0F">
              <w:rPr>
                <w:rFonts w:ascii="Symbol" w:hAnsi="Symbol" w:cs="Symbol"/>
              </w:rPr>
              <w:t></w:t>
            </w:r>
            <w:r w:rsidRPr="00D74B0F">
              <w:t>C</w:t>
            </w:r>
            <w:r w:rsidRPr="00D74B0F">
              <w:rPr>
                <w:vertAlign w:val="superscript"/>
              </w:rPr>
              <w:t xml:space="preserve"> </w:t>
            </w:r>
          </w:p>
        </w:tc>
      </w:tr>
      <w:tr w:rsidR="009621A2" w:rsidRPr="00D74B0F">
        <w:trPr>
          <w:gridBefore w:val="2"/>
          <w:wBefore w:w="720" w:type="dxa"/>
          <w:trHeight w:val="243"/>
        </w:trPr>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C)</w:t>
            </w:r>
          </w:p>
        </w:tc>
        <w:tc>
          <w:tcPr>
            <w:tcW w:w="373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1.19 J</w:t>
            </w:r>
            <w:r w:rsidRPr="00D74B0F">
              <w:rPr>
                <w:rFonts w:ascii="Symbol" w:hAnsi="Symbol" w:cs="Symbol"/>
              </w:rPr>
              <w:t></w:t>
            </w:r>
            <w:r w:rsidRPr="00D74B0F">
              <w:t>g</w:t>
            </w:r>
            <w:r w:rsidRPr="00D74B0F">
              <w:rPr>
                <w:rFonts w:ascii="Symbol" w:hAnsi="Symbol" w:cs="Symbol"/>
              </w:rPr>
              <w:t></w:t>
            </w:r>
            <w:r w:rsidRPr="00D74B0F">
              <w:t>C</w:t>
            </w:r>
          </w:p>
        </w:tc>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p>
        </w:tc>
        <w:tc>
          <w:tcPr>
            <w:tcW w:w="3735" w:type="dxa"/>
            <w:gridSpan w:val="2"/>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p>
        </w:tc>
      </w:tr>
      <w:tr w:rsidR="009621A2" w:rsidRPr="00D74B0F">
        <w:trPr>
          <w:gridBefore w:val="2"/>
          <w:wBefore w:w="720" w:type="dxa"/>
          <w:trHeight w:val="207"/>
        </w:trPr>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D)</w:t>
            </w:r>
          </w:p>
        </w:tc>
        <w:tc>
          <w:tcPr>
            <w:tcW w:w="373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0.0747 J</w:t>
            </w:r>
            <w:r w:rsidRPr="00D74B0F">
              <w:rPr>
                <w:rFonts w:ascii="Symbol" w:hAnsi="Symbol" w:cs="Symbol"/>
              </w:rPr>
              <w:t></w:t>
            </w:r>
            <w:r w:rsidRPr="00D74B0F">
              <w:t>g</w:t>
            </w:r>
            <w:r w:rsidRPr="00D74B0F">
              <w:rPr>
                <w:rFonts w:ascii="Symbol" w:hAnsi="Symbol" w:cs="Symbol"/>
              </w:rPr>
              <w:t></w:t>
            </w:r>
            <w:r w:rsidRPr="00D74B0F">
              <w:rPr>
                <w:rFonts w:ascii="Symbol" w:hAnsi="Symbol" w:cs="Symbol"/>
              </w:rPr>
              <w:t></w:t>
            </w:r>
            <w:r w:rsidRPr="00D74B0F">
              <w:t>C</w:t>
            </w:r>
          </w:p>
        </w:tc>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p>
        </w:tc>
        <w:tc>
          <w:tcPr>
            <w:tcW w:w="3735" w:type="dxa"/>
            <w:gridSpan w:val="2"/>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p>
        </w:tc>
      </w:tr>
      <w:tr w:rsidR="009621A2" w:rsidRPr="00D74B0F">
        <w:trPr>
          <w:gridBefore w:val="2"/>
          <w:wBefore w:w="720" w:type="dxa"/>
          <w:trHeight w:val="342"/>
        </w:trPr>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E)</w:t>
            </w:r>
          </w:p>
        </w:tc>
        <w:tc>
          <w:tcPr>
            <w:tcW w:w="373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r w:rsidRPr="00D74B0F">
              <w:t>16.7 J</w:t>
            </w:r>
            <w:r w:rsidRPr="00D74B0F">
              <w:rPr>
                <w:rFonts w:ascii="Symbol" w:hAnsi="Symbol" w:cs="Symbol"/>
              </w:rPr>
              <w:t></w:t>
            </w:r>
            <w:r w:rsidRPr="00D74B0F">
              <w:t>g</w:t>
            </w:r>
            <w:r w:rsidRPr="00D74B0F">
              <w:rPr>
                <w:rFonts w:ascii="Symbol" w:hAnsi="Symbol" w:cs="Symbol"/>
              </w:rPr>
              <w:t></w:t>
            </w:r>
            <w:r w:rsidRPr="00D74B0F">
              <w:rPr>
                <w:rFonts w:ascii="Symbol" w:hAnsi="Symbol" w:cs="Symbol"/>
              </w:rPr>
              <w:t></w:t>
            </w:r>
            <w:r w:rsidRPr="00D74B0F">
              <w:t>C</w:t>
            </w:r>
            <w:r w:rsidRPr="00D74B0F">
              <w:rPr>
                <w:vertAlign w:val="superscript"/>
              </w:rPr>
              <w:t xml:space="preserve"> </w:t>
            </w:r>
          </w:p>
        </w:tc>
        <w:tc>
          <w:tcPr>
            <w:tcW w:w="585" w:type="dxa"/>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p>
        </w:tc>
        <w:tc>
          <w:tcPr>
            <w:tcW w:w="3735" w:type="dxa"/>
            <w:gridSpan w:val="2"/>
            <w:tcBorders>
              <w:top w:val="nil"/>
              <w:left w:val="nil"/>
              <w:bottom w:val="nil"/>
              <w:right w:val="nil"/>
            </w:tcBorders>
          </w:tcPr>
          <w:p w:rsidR="009621A2" w:rsidRPr="00D74B0F" w:rsidRDefault="009621A2" w:rsidP="005A392B">
            <w:pPr>
              <w:keepNext/>
              <w:keepLines/>
              <w:widowControl w:val="0"/>
              <w:autoSpaceDE w:val="0"/>
              <w:autoSpaceDN w:val="0"/>
              <w:adjustRightInd w:val="0"/>
              <w:spacing w:before="100" w:beforeAutospacing="1" w:after="100" w:afterAutospacing="1"/>
            </w:pPr>
          </w:p>
        </w:tc>
      </w:tr>
    </w:tbl>
    <w:p w:rsidR="009621A2" w:rsidRPr="00D74B0F" w:rsidRDefault="009621A2" w:rsidP="009621A2"/>
    <w:p w:rsidR="009621A2" w:rsidRPr="00D74B0F" w:rsidRDefault="009621A2" w:rsidP="009621A2"/>
    <w:p w:rsidR="009621A2" w:rsidRPr="00D74B0F" w:rsidRDefault="009621A2" w:rsidP="009621A2">
      <w:pPr>
        <w:ind w:left="360" w:hanging="360"/>
      </w:pPr>
      <w:r w:rsidRPr="00D74B0F">
        <w:t xml:space="preserve">20.  The </w:t>
      </w:r>
      <w:r w:rsidRPr="00D74B0F">
        <w:rPr>
          <w:rFonts w:ascii="Symbol" w:hAnsi="Symbol"/>
        </w:rPr>
        <w:t></w:t>
      </w:r>
      <w:r w:rsidRPr="00D74B0F">
        <w:t>H</w:t>
      </w:r>
      <w:r w:rsidRPr="00D74B0F">
        <w:rPr>
          <w:vertAlign w:val="subscript"/>
        </w:rPr>
        <w:t>sub</w:t>
      </w:r>
      <w:r w:rsidRPr="00D74B0F">
        <w:t xml:space="preserve"> for a substance is 62.4 kJ/mol.  If 153 kJ of energy are required to sublime 623 g of the substance, then what is the molar mass of the substance?</w:t>
      </w:r>
    </w:p>
    <w:p w:rsidR="009621A2" w:rsidRPr="00D74B0F" w:rsidRDefault="009621A2" w:rsidP="009621A2"/>
    <w:p w:rsidR="009621A2" w:rsidRPr="00D74B0F" w:rsidRDefault="009621A2" w:rsidP="009621A2">
      <w:pPr>
        <w:keepNext/>
        <w:keepLines/>
        <w:widowControl w:val="0"/>
        <w:autoSpaceDE w:val="0"/>
        <w:autoSpaceDN w:val="0"/>
        <w:adjustRightInd w:val="0"/>
      </w:pPr>
      <w:r w:rsidRPr="00D74B0F">
        <w:tab/>
        <w:t xml:space="preserve">A) </w:t>
      </w:r>
      <w:r w:rsidRPr="00D74B0F">
        <w:tab/>
        <w:t>9.98 g/mol</w:t>
      </w:r>
    </w:p>
    <w:p w:rsidR="009621A2" w:rsidRPr="00D74B0F" w:rsidRDefault="009621A2" w:rsidP="009621A2">
      <w:pPr>
        <w:keepNext/>
        <w:keepLines/>
        <w:widowControl w:val="0"/>
        <w:autoSpaceDE w:val="0"/>
        <w:autoSpaceDN w:val="0"/>
        <w:adjustRightInd w:val="0"/>
      </w:pPr>
      <w:r w:rsidRPr="00D74B0F">
        <w:tab/>
        <w:t>B)</w:t>
      </w:r>
      <w:r w:rsidRPr="00D74B0F">
        <w:tab/>
        <w:t>95.5 g/mol</w:t>
      </w:r>
    </w:p>
    <w:p w:rsidR="009621A2" w:rsidRPr="00D74B0F" w:rsidRDefault="009621A2" w:rsidP="009621A2">
      <w:pPr>
        <w:keepNext/>
        <w:keepLines/>
        <w:widowControl w:val="0"/>
        <w:autoSpaceDE w:val="0"/>
        <w:autoSpaceDN w:val="0"/>
        <w:adjustRightInd w:val="0"/>
      </w:pPr>
      <w:r w:rsidRPr="00D74B0F">
        <w:tab/>
        <w:t xml:space="preserve">C) </w:t>
      </w:r>
      <w:r w:rsidRPr="00D74B0F">
        <w:tab/>
        <w:t>1530 g/mol</w:t>
      </w:r>
    </w:p>
    <w:p w:rsidR="009621A2" w:rsidRPr="00D74B0F" w:rsidRDefault="009621A2" w:rsidP="009621A2">
      <w:pPr>
        <w:keepNext/>
        <w:keepLines/>
        <w:widowControl w:val="0"/>
        <w:autoSpaceDE w:val="0"/>
        <w:autoSpaceDN w:val="0"/>
        <w:adjustRightInd w:val="0"/>
      </w:pPr>
      <w:r w:rsidRPr="00D74B0F">
        <w:tab/>
        <w:t xml:space="preserve">D) </w:t>
      </w:r>
      <w:r w:rsidRPr="00D74B0F">
        <w:tab/>
        <w:t>254 g/mol</w:t>
      </w:r>
    </w:p>
    <w:p w:rsidR="009621A2" w:rsidRPr="00D74B0F" w:rsidRDefault="009621A2" w:rsidP="009621A2">
      <w:pPr>
        <w:keepNext/>
        <w:keepLines/>
        <w:widowControl w:val="0"/>
        <w:autoSpaceDE w:val="0"/>
        <w:autoSpaceDN w:val="0"/>
        <w:adjustRightInd w:val="0"/>
      </w:pPr>
      <w:r w:rsidRPr="00D74B0F">
        <w:tab/>
        <w:t xml:space="preserve">E) </w:t>
      </w:r>
      <w:r w:rsidRPr="00D74B0F">
        <w:tab/>
        <w:t>4.07 g/mol</w:t>
      </w:r>
    </w:p>
    <w:p w:rsidR="009621A2" w:rsidRPr="00D74B0F" w:rsidRDefault="009621A2" w:rsidP="009621A2"/>
    <w:p w:rsidR="009621A2" w:rsidRPr="00D74B0F" w:rsidRDefault="009621A2" w:rsidP="009621A2">
      <w:pPr>
        <w:ind w:left="270" w:hanging="270"/>
      </w:pPr>
    </w:p>
    <w:p w:rsidR="009621A2" w:rsidRPr="00D74B0F" w:rsidRDefault="009621A2" w:rsidP="009621A2">
      <w:pPr>
        <w:ind w:left="270" w:hanging="270"/>
      </w:pPr>
      <w:r w:rsidRPr="00D74B0F">
        <w:t>21.  Calculate the heat that must be supplied to raise the temperature of 0.250 g of N</w:t>
      </w:r>
      <w:r w:rsidRPr="00D74B0F">
        <w:rPr>
          <w:vertAlign w:val="subscript"/>
        </w:rPr>
        <w:t>2</w:t>
      </w:r>
      <w:r w:rsidRPr="00D74B0F">
        <w:t xml:space="preserve"> gas from 22.0</w:t>
      </w:r>
      <w:r w:rsidRPr="00D74B0F">
        <w:rPr>
          <w:vertAlign w:val="superscript"/>
        </w:rPr>
        <w:t>o</w:t>
      </w:r>
      <w:r w:rsidRPr="00D74B0F">
        <w:t>C to 40.5</w:t>
      </w:r>
      <w:r w:rsidRPr="00D74B0F">
        <w:rPr>
          <w:vertAlign w:val="superscript"/>
        </w:rPr>
        <w:t>o</w:t>
      </w:r>
      <w:r w:rsidRPr="00D74B0F">
        <w:t>C at constant volume.  Assume that N</w:t>
      </w:r>
      <w:r w:rsidRPr="00D74B0F">
        <w:rPr>
          <w:vertAlign w:val="subscript"/>
        </w:rPr>
        <w:t>2</w:t>
      </w:r>
      <w:r w:rsidRPr="00D74B0F">
        <w:t xml:space="preserve"> behaves as an ideal gas.</w:t>
      </w:r>
    </w:p>
    <w:p w:rsidR="009621A2" w:rsidRPr="00D74B0F" w:rsidRDefault="009621A2" w:rsidP="009621A2"/>
    <w:p w:rsidR="009621A2" w:rsidRPr="00D74B0F" w:rsidRDefault="009621A2" w:rsidP="009621A2">
      <w:r w:rsidRPr="00D74B0F">
        <w:tab/>
        <w:t>A)</w:t>
      </w:r>
      <w:r w:rsidRPr="00D74B0F">
        <w:tab/>
        <w:t>6.87 J</w:t>
      </w:r>
    </w:p>
    <w:p w:rsidR="009621A2" w:rsidRPr="00D74B0F" w:rsidRDefault="009621A2" w:rsidP="009621A2">
      <w:r w:rsidRPr="00D74B0F">
        <w:tab/>
        <w:t xml:space="preserve">B) </w:t>
      </w:r>
      <w:r w:rsidRPr="00D74B0F">
        <w:tab/>
        <w:t>4.80 J</w:t>
      </w:r>
    </w:p>
    <w:p w:rsidR="009621A2" w:rsidRPr="00D74B0F" w:rsidRDefault="009621A2" w:rsidP="009621A2">
      <w:r w:rsidRPr="00D74B0F">
        <w:tab/>
        <w:t xml:space="preserve">C) </w:t>
      </w:r>
      <w:r w:rsidRPr="00D74B0F">
        <w:tab/>
        <w:t>3.43 J</w:t>
      </w:r>
    </w:p>
    <w:p w:rsidR="009621A2" w:rsidRPr="00D74B0F" w:rsidRDefault="009621A2" w:rsidP="009621A2">
      <w:r w:rsidRPr="00D74B0F">
        <w:tab/>
        <w:t xml:space="preserve">D) </w:t>
      </w:r>
      <w:r w:rsidRPr="00D74B0F">
        <w:tab/>
        <w:t>2.06 J</w:t>
      </w:r>
    </w:p>
    <w:p w:rsidR="009621A2" w:rsidRPr="00D74B0F" w:rsidRDefault="009621A2" w:rsidP="009621A2">
      <w:r w:rsidRPr="00D74B0F">
        <w:tab/>
        <w:t xml:space="preserve">E) </w:t>
      </w:r>
      <w:r w:rsidRPr="00D74B0F">
        <w:tab/>
        <w:t>5.49 J</w:t>
      </w:r>
    </w:p>
    <w:p w:rsidR="009621A2" w:rsidRPr="00D74B0F" w:rsidRDefault="009621A2" w:rsidP="009621A2"/>
    <w:p w:rsidR="003C7956" w:rsidRPr="00D74B0F" w:rsidRDefault="003C7956" w:rsidP="009621A2"/>
    <w:p w:rsidR="003C7956" w:rsidRPr="00D74B0F" w:rsidRDefault="003C7956" w:rsidP="009621A2"/>
    <w:p w:rsidR="003C7956" w:rsidRPr="00D74B0F" w:rsidRDefault="003C7956" w:rsidP="009621A2"/>
    <w:p w:rsidR="003C7956" w:rsidRPr="00D74B0F" w:rsidRDefault="003C7956" w:rsidP="009621A2"/>
    <w:p w:rsidR="003C7956" w:rsidRPr="00D74B0F" w:rsidRDefault="003C7956" w:rsidP="009621A2"/>
    <w:p w:rsidR="009621A2" w:rsidRPr="00D74B0F" w:rsidRDefault="009621A2" w:rsidP="009621A2">
      <w:r w:rsidRPr="00D74B0F">
        <w:t>22.  Calculate the standard reaction enthalpy for the following reaction:</w:t>
      </w:r>
    </w:p>
    <w:p w:rsidR="009621A2" w:rsidRPr="00D74B0F" w:rsidRDefault="009621A2" w:rsidP="009621A2"/>
    <w:p w:rsidR="009621A2" w:rsidRPr="00D74B0F" w:rsidRDefault="009621A2" w:rsidP="009621A2">
      <w:pPr>
        <w:jc w:val="center"/>
      </w:pPr>
      <w:r w:rsidRPr="00D74B0F">
        <w:t>2C</w:t>
      </w:r>
      <w:r w:rsidRPr="00D74B0F">
        <w:rPr>
          <w:vertAlign w:val="subscript"/>
        </w:rPr>
        <w:t>3</w:t>
      </w:r>
      <w:r w:rsidRPr="00D74B0F">
        <w:t>H</w:t>
      </w:r>
      <w:r w:rsidRPr="00D74B0F">
        <w:rPr>
          <w:vertAlign w:val="subscript"/>
        </w:rPr>
        <w:t>5</w:t>
      </w:r>
      <w:r w:rsidRPr="00D74B0F">
        <w:t>(NO</w:t>
      </w:r>
      <w:r w:rsidRPr="00D74B0F">
        <w:rPr>
          <w:vertAlign w:val="subscript"/>
        </w:rPr>
        <w:t>3</w:t>
      </w:r>
      <w:r w:rsidRPr="00D74B0F">
        <w:t>)</w:t>
      </w:r>
      <w:r w:rsidRPr="00D74B0F">
        <w:rPr>
          <w:vertAlign w:val="subscript"/>
        </w:rPr>
        <w:t>3</w:t>
      </w:r>
      <w:r w:rsidRPr="00D74B0F">
        <w:t xml:space="preserve"> (l) </w:t>
      </w:r>
      <w:r w:rsidRPr="00D74B0F">
        <w:sym w:font="Wingdings" w:char="F0E0"/>
      </w:r>
      <w:r w:rsidRPr="00D74B0F">
        <w:t xml:space="preserve"> 3N</w:t>
      </w:r>
      <w:r w:rsidRPr="00D74B0F">
        <w:rPr>
          <w:vertAlign w:val="subscript"/>
        </w:rPr>
        <w:t>2</w:t>
      </w:r>
      <w:r w:rsidRPr="00D74B0F">
        <w:t>(g) + ½ O</w:t>
      </w:r>
      <w:r w:rsidRPr="00D74B0F">
        <w:rPr>
          <w:vertAlign w:val="subscript"/>
        </w:rPr>
        <w:t>2</w:t>
      </w:r>
      <w:r w:rsidRPr="00D74B0F">
        <w:t>(g) + 6CO</w:t>
      </w:r>
      <w:r w:rsidRPr="00D74B0F">
        <w:rPr>
          <w:vertAlign w:val="subscript"/>
        </w:rPr>
        <w:t>2</w:t>
      </w:r>
      <w:r w:rsidRPr="00D74B0F">
        <w:t>(g) + 5H</w:t>
      </w:r>
      <w:r w:rsidRPr="00D74B0F">
        <w:rPr>
          <w:vertAlign w:val="subscript"/>
        </w:rPr>
        <w:t>2</w:t>
      </w:r>
      <w:r w:rsidRPr="00D74B0F">
        <w:t>O(g)</w:t>
      </w:r>
    </w:p>
    <w:p w:rsidR="009621A2" w:rsidRPr="00D74B0F" w:rsidRDefault="009621A2" w:rsidP="009621A2">
      <w:pPr>
        <w:jc w:val="center"/>
      </w:pPr>
    </w:p>
    <w:p w:rsidR="009621A2" w:rsidRPr="00D74B0F" w:rsidRDefault="009621A2" w:rsidP="009621A2">
      <w:pPr>
        <w:rPr>
          <w:b/>
          <w:sz w:val="20"/>
          <w:u w:val="single"/>
        </w:rPr>
      </w:pPr>
      <w:r w:rsidRPr="00D74B0F">
        <w:tab/>
      </w:r>
      <w:r w:rsidRPr="00D74B0F">
        <w:tab/>
      </w:r>
      <w:r w:rsidRPr="00D74B0F">
        <w:rPr>
          <w:b/>
          <w:sz w:val="20"/>
          <w:u w:val="single"/>
        </w:rPr>
        <w:t>Compound</w:t>
      </w:r>
      <w:r w:rsidRPr="00D74B0F">
        <w:rPr>
          <w:b/>
          <w:sz w:val="20"/>
          <w:u w:val="single"/>
        </w:rPr>
        <w:tab/>
      </w:r>
      <w:r w:rsidRPr="00D74B0F">
        <w:rPr>
          <w:b/>
          <w:sz w:val="20"/>
          <w:u w:val="single"/>
        </w:rPr>
        <w:tab/>
        <w:t>Standard Molar Enthalpy of Formation (kJ/mol)</w:t>
      </w:r>
    </w:p>
    <w:p w:rsidR="009621A2" w:rsidRPr="00D74B0F" w:rsidRDefault="009621A2" w:rsidP="009621A2">
      <w:r w:rsidRPr="00D74B0F">
        <w:tab/>
      </w:r>
      <w:r w:rsidRPr="00D74B0F">
        <w:tab/>
        <w:t>C</w:t>
      </w:r>
      <w:r w:rsidRPr="00D74B0F">
        <w:rPr>
          <w:vertAlign w:val="subscript"/>
        </w:rPr>
        <w:t>3</w:t>
      </w:r>
      <w:r w:rsidRPr="00D74B0F">
        <w:t>H</w:t>
      </w:r>
      <w:r w:rsidRPr="00D74B0F">
        <w:rPr>
          <w:vertAlign w:val="subscript"/>
        </w:rPr>
        <w:t>5</w:t>
      </w:r>
      <w:r w:rsidRPr="00D74B0F">
        <w:t>(NO</w:t>
      </w:r>
      <w:r w:rsidRPr="00D74B0F">
        <w:rPr>
          <w:vertAlign w:val="subscript"/>
        </w:rPr>
        <w:t>3</w:t>
      </w:r>
      <w:r w:rsidRPr="00D74B0F">
        <w:t>)</w:t>
      </w:r>
      <w:r w:rsidRPr="00D74B0F">
        <w:rPr>
          <w:vertAlign w:val="subscript"/>
        </w:rPr>
        <w:t>3</w:t>
      </w:r>
      <w:r w:rsidRPr="00D74B0F">
        <w:t>(l)</w:t>
      </w:r>
      <w:r w:rsidRPr="00D74B0F">
        <w:tab/>
      </w:r>
      <w:r w:rsidRPr="00D74B0F">
        <w:tab/>
      </w:r>
      <w:r w:rsidRPr="00D74B0F">
        <w:tab/>
      </w:r>
      <w:r w:rsidRPr="00D74B0F">
        <w:tab/>
      </w:r>
      <w:r w:rsidRPr="00D74B0F">
        <w:tab/>
        <w:t>-364</w:t>
      </w:r>
    </w:p>
    <w:p w:rsidR="009621A2" w:rsidRPr="00D74B0F" w:rsidRDefault="009621A2" w:rsidP="009621A2">
      <w:r w:rsidRPr="00D74B0F">
        <w:tab/>
      </w:r>
      <w:r w:rsidRPr="00D74B0F">
        <w:tab/>
        <w:t>CO</w:t>
      </w:r>
      <w:r w:rsidRPr="00D74B0F">
        <w:rPr>
          <w:vertAlign w:val="subscript"/>
        </w:rPr>
        <w:t>2</w:t>
      </w:r>
      <w:r w:rsidRPr="00D74B0F">
        <w:t xml:space="preserve">(g) </w:t>
      </w:r>
      <w:r w:rsidRPr="00D74B0F">
        <w:tab/>
      </w:r>
      <w:r w:rsidRPr="00D74B0F">
        <w:tab/>
      </w:r>
      <w:r w:rsidRPr="00D74B0F">
        <w:tab/>
      </w:r>
      <w:r w:rsidRPr="00D74B0F">
        <w:tab/>
      </w:r>
      <w:r w:rsidRPr="00D74B0F">
        <w:tab/>
        <w:t>-393.5</w:t>
      </w:r>
    </w:p>
    <w:p w:rsidR="009621A2" w:rsidRPr="00D74B0F" w:rsidRDefault="009621A2" w:rsidP="009621A2">
      <w:r w:rsidRPr="00D74B0F">
        <w:tab/>
      </w:r>
      <w:r w:rsidRPr="00D74B0F">
        <w:tab/>
        <w:t>H</w:t>
      </w:r>
      <w:r w:rsidRPr="00D74B0F">
        <w:rPr>
          <w:vertAlign w:val="subscript"/>
        </w:rPr>
        <w:t>2</w:t>
      </w:r>
      <w:r w:rsidRPr="00D74B0F">
        <w:t>O(g)</w:t>
      </w:r>
      <w:r w:rsidRPr="00D74B0F">
        <w:tab/>
      </w:r>
      <w:r w:rsidRPr="00D74B0F">
        <w:tab/>
      </w:r>
      <w:r w:rsidRPr="00D74B0F">
        <w:tab/>
      </w:r>
      <w:r w:rsidRPr="00D74B0F">
        <w:tab/>
      </w:r>
      <w:r w:rsidRPr="00D74B0F">
        <w:tab/>
      </w:r>
      <w:r w:rsidRPr="00D74B0F">
        <w:tab/>
        <w:t>-241.8</w:t>
      </w:r>
    </w:p>
    <w:p w:rsidR="009621A2" w:rsidRPr="00D74B0F" w:rsidRDefault="009621A2" w:rsidP="009621A2">
      <w:r w:rsidRPr="00D74B0F">
        <w:tab/>
      </w:r>
      <w:r w:rsidRPr="00D74B0F">
        <w:tab/>
        <w:t>H</w:t>
      </w:r>
      <w:r w:rsidRPr="00D74B0F">
        <w:rPr>
          <w:vertAlign w:val="subscript"/>
        </w:rPr>
        <w:t>2</w:t>
      </w:r>
      <w:r w:rsidRPr="00D74B0F">
        <w:t>O(l)</w:t>
      </w:r>
      <w:r w:rsidRPr="00D74B0F">
        <w:tab/>
      </w:r>
      <w:r w:rsidRPr="00D74B0F">
        <w:tab/>
      </w:r>
      <w:r w:rsidRPr="00D74B0F">
        <w:tab/>
      </w:r>
      <w:r w:rsidRPr="00D74B0F">
        <w:tab/>
      </w:r>
      <w:r w:rsidRPr="00D74B0F">
        <w:tab/>
      </w:r>
      <w:r w:rsidRPr="00D74B0F">
        <w:tab/>
        <w:t>-285.8</w:t>
      </w:r>
    </w:p>
    <w:p w:rsidR="009621A2" w:rsidRPr="00D74B0F" w:rsidRDefault="009621A2" w:rsidP="009621A2"/>
    <w:p w:rsidR="009621A2" w:rsidRPr="00D74B0F" w:rsidRDefault="009621A2" w:rsidP="009621A2">
      <w:r w:rsidRPr="00D74B0F">
        <w:tab/>
        <w:t xml:space="preserve">A) </w:t>
      </w:r>
      <w:r w:rsidRPr="00D74B0F">
        <w:tab/>
        <w:t>-1285 kJ</w:t>
      </w:r>
    </w:p>
    <w:p w:rsidR="009621A2" w:rsidRPr="00D74B0F" w:rsidRDefault="009621A2" w:rsidP="009621A2">
      <w:r w:rsidRPr="00D74B0F">
        <w:tab/>
        <w:t>B)</w:t>
      </w:r>
      <w:r w:rsidRPr="00D74B0F">
        <w:tab/>
        <w:t>-3062 kJ</w:t>
      </w:r>
    </w:p>
    <w:p w:rsidR="009621A2" w:rsidRPr="00D74B0F" w:rsidRDefault="009621A2" w:rsidP="009621A2">
      <w:r w:rsidRPr="00D74B0F">
        <w:tab/>
        <w:t xml:space="preserve">C) </w:t>
      </w:r>
      <w:r w:rsidRPr="00D74B0F">
        <w:tab/>
        <w:t>-2842 kJ</w:t>
      </w:r>
    </w:p>
    <w:p w:rsidR="009621A2" w:rsidRPr="00D74B0F" w:rsidRDefault="009621A2" w:rsidP="009621A2">
      <w:r w:rsidRPr="00D74B0F">
        <w:tab/>
        <w:t xml:space="preserve">D) </w:t>
      </w:r>
      <w:r w:rsidRPr="00D74B0F">
        <w:tab/>
        <w:t>-4398 kJ</w:t>
      </w:r>
    </w:p>
    <w:p w:rsidR="009621A2" w:rsidRPr="00D74B0F" w:rsidRDefault="009621A2" w:rsidP="009621A2">
      <w:r w:rsidRPr="00D74B0F">
        <w:tab/>
        <w:t xml:space="preserve">E) </w:t>
      </w:r>
      <w:r w:rsidRPr="00D74B0F">
        <w:tab/>
        <w:t>-271.3 kJ</w:t>
      </w:r>
    </w:p>
    <w:p w:rsidR="009621A2" w:rsidRPr="00D74B0F" w:rsidRDefault="009621A2" w:rsidP="009621A2"/>
    <w:p w:rsidR="009621A2" w:rsidRPr="00D74B0F" w:rsidRDefault="009621A2" w:rsidP="009621A2">
      <w:r w:rsidRPr="00D74B0F">
        <w:t>Use this figure to answer questions 23 and 24. Assume the substance has three phases (solid, liquid, and vapor) under atmospheric pressure.</w:t>
      </w:r>
    </w:p>
    <w:p w:rsidR="009621A2" w:rsidRPr="00D74B0F" w:rsidRDefault="009621A2" w:rsidP="009621A2"/>
    <w:p w:rsidR="009621A2" w:rsidRPr="00D74B0F" w:rsidRDefault="009621A2" w:rsidP="009621A2"/>
    <w:p w:rsidR="009621A2" w:rsidRPr="00D74B0F" w:rsidRDefault="009621A2" w:rsidP="009621A2">
      <w:r w:rsidRPr="00D74B0F">
        <w:rPr>
          <w:noProof/>
        </w:rPr>
        <w:drawing>
          <wp:inline distT="0" distB="0" distL="0" distR="0">
            <wp:extent cx="5486400" cy="3260361"/>
            <wp:effectExtent l="2540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486400" cy="3260361"/>
                    </a:xfrm>
                    <a:prstGeom prst="rect">
                      <a:avLst/>
                    </a:prstGeom>
                    <a:noFill/>
                    <a:ln w="9525">
                      <a:noFill/>
                      <a:miter lim="800000"/>
                      <a:headEnd/>
                      <a:tailEnd/>
                    </a:ln>
                  </pic:spPr>
                </pic:pic>
              </a:graphicData>
            </a:graphic>
          </wp:inline>
        </w:drawing>
      </w:r>
    </w:p>
    <w:p w:rsidR="009621A2" w:rsidRPr="00D74B0F" w:rsidRDefault="009621A2" w:rsidP="009621A2"/>
    <w:p w:rsidR="009621A2" w:rsidRPr="00D74B0F" w:rsidRDefault="009621A2" w:rsidP="009621A2">
      <w:r w:rsidRPr="00D74B0F">
        <w:t xml:space="preserve">23.   Which statements regarding the heating curve are </w:t>
      </w:r>
      <w:r w:rsidRPr="00D74B0F">
        <w:rPr>
          <w:b/>
          <w:i/>
        </w:rPr>
        <w:t>true</w:t>
      </w:r>
      <w:r w:rsidRPr="00D74B0F">
        <w:t>?</w:t>
      </w:r>
    </w:p>
    <w:p w:rsidR="009621A2" w:rsidRPr="00D74B0F" w:rsidRDefault="009621A2" w:rsidP="009621A2"/>
    <w:p w:rsidR="009621A2" w:rsidRPr="00D74B0F" w:rsidRDefault="009621A2" w:rsidP="009621A2">
      <w:r w:rsidRPr="00D74B0F">
        <w:t>I: Molecules at points B and C have the same kinetic energy.</w:t>
      </w:r>
    </w:p>
    <w:p w:rsidR="009621A2" w:rsidRPr="00D74B0F" w:rsidRDefault="009621A2" w:rsidP="009621A2">
      <w:r w:rsidRPr="00D74B0F">
        <w:t>II: Molecules at points A and C are the same phase.</w:t>
      </w:r>
    </w:p>
    <w:p w:rsidR="009621A2" w:rsidRPr="00D74B0F" w:rsidRDefault="009621A2" w:rsidP="009621A2">
      <w:r w:rsidRPr="00D74B0F">
        <w:t>III: Molecules at point B have greater kinetic energy than molecules at point A.</w:t>
      </w:r>
    </w:p>
    <w:p w:rsidR="009621A2" w:rsidRPr="00D74B0F" w:rsidRDefault="009621A2" w:rsidP="009621A2"/>
    <w:p w:rsidR="009621A2" w:rsidRPr="00D74B0F" w:rsidRDefault="009621A2" w:rsidP="009621A2">
      <w:pPr>
        <w:ind w:left="720"/>
      </w:pPr>
      <w:r w:rsidRPr="00D74B0F">
        <w:t>A)</w:t>
      </w:r>
      <w:r w:rsidRPr="00D74B0F">
        <w:tab/>
        <w:t>I only.</w:t>
      </w:r>
    </w:p>
    <w:p w:rsidR="009621A2" w:rsidRPr="00D74B0F" w:rsidRDefault="009621A2" w:rsidP="009621A2">
      <w:pPr>
        <w:ind w:left="720"/>
      </w:pPr>
      <w:r w:rsidRPr="00D74B0F">
        <w:t>B)</w:t>
      </w:r>
      <w:r w:rsidRPr="00D74B0F">
        <w:tab/>
        <w:t>II only</w:t>
      </w:r>
    </w:p>
    <w:p w:rsidR="009621A2" w:rsidRPr="00D74B0F" w:rsidRDefault="009621A2" w:rsidP="009621A2">
      <w:pPr>
        <w:ind w:left="720"/>
      </w:pPr>
      <w:r w:rsidRPr="00D74B0F">
        <w:t>C)</w:t>
      </w:r>
      <w:r w:rsidRPr="00D74B0F">
        <w:tab/>
        <w:t>III only</w:t>
      </w:r>
    </w:p>
    <w:p w:rsidR="009621A2" w:rsidRPr="00D74B0F" w:rsidRDefault="009621A2" w:rsidP="009621A2">
      <w:pPr>
        <w:ind w:left="720"/>
      </w:pPr>
      <w:r w:rsidRPr="00D74B0F">
        <w:t>D)</w:t>
      </w:r>
      <w:r w:rsidRPr="00D74B0F">
        <w:tab/>
        <w:t>I and III</w:t>
      </w:r>
    </w:p>
    <w:p w:rsidR="009621A2" w:rsidRPr="00D74B0F" w:rsidRDefault="009621A2" w:rsidP="009621A2">
      <w:pPr>
        <w:ind w:left="720"/>
      </w:pPr>
      <w:r w:rsidRPr="00D74B0F">
        <w:t>E)</w:t>
      </w:r>
      <w:r w:rsidRPr="00D74B0F">
        <w:tab/>
        <w:t>II and III</w:t>
      </w:r>
    </w:p>
    <w:p w:rsidR="009621A2" w:rsidRPr="00D74B0F" w:rsidRDefault="009621A2" w:rsidP="009621A2"/>
    <w:p w:rsidR="009621A2" w:rsidRPr="00D74B0F" w:rsidRDefault="009621A2" w:rsidP="009621A2"/>
    <w:p w:rsidR="009621A2" w:rsidRPr="00D74B0F" w:rsidRDefault="009621A2" w:rsidP="009621A2">
      <w:r w:rsidRPr="00D74B0F">
        <w:t>24. The slope between points A and B corresponds with:</w:t>
      </w:r>
    </w:p>
    <w:p w:rsidR="009621A2" w:rsidRPr="00D74B0F" w:rsidRDefault="009621A2" w:rsidP="009621A2"/>
    <w:p w:rsidR="009621A2" w:rsidRPr="00D74B0F" w:rsidRDefault="009621A2" w:rsidP="009621A2">
      <w:pPr>
        <w:ind w:left="720"/>
      </w:pPr>
      <w:r w:rsidRPr="00D74B0F">
        <w:t>A)</w:t>
      </w:r>
      <w:r w:rsidRPr="00D74B0F">
        <w:tab/>
        <w:t>Heat capacity of the substance</w:t>
      </w:r>
    </w:p>
    <w:p w:rsidR="009621A2" w:rsidRPr="00D74B0F" w:rsidRDefault="009621A2" w:rsidP="009621A2">
      <w:pPr>
        <w:ind w:left="720"/>
      </w:pPr>
      <w:r w:rsidRPr="00D74B0F">
        <w:t>B)</w:t>
      </w:r>
      <w:r w:rsidRPr="00D74B0F">
        <w:tab/>
        <w:t>Temperature change of the substance</w:t>
      </w:r>
    </w:p>
    <w:p w:rsidR="009621A2" w:rsidRPr="00D74B0F" w:rsidRDefault="009621A2" w:rsidP="009621A2">
      <w:pPr>
        <w:ind w:left="720"/>
      </w:pPr>
      <w:r w:rsidRPr="00D74B0F">
        <w:t>C)</w:t>
      </w:r>
      <w:r w:rsidRPr="00D74B0F">
        <w:tab/>
        <w:t>Heat added to the substance</w:t>
      </w:r>
    </w:p>
    <w:p w:rsidR="009621A2" w:rsidRPr="00D74B0F" w:rsidRDefault="009621A2" w:rsidP="009621A2">
      <w:pPr>
        <w:ind w:left="720"/>
      </w:pPr>
      <w:r w:rsidRPr="00D74B0F">
        <w:t>D)</w:t>
      </w:r>
      <w:r w:rsidRPr="00D74B0F">
        <w:tab/>
        <w:t>Heat capacity of the liquid phase of the substance</w:t>
      </w:r>
    </w:p>
    <w:p w:rsidR="009621A2" w:rsidRPr="00D74B0F" w:rsidRDefault="009621A2" w:rsidP="009621A2">
      <w:pPr>
        <w:ind w:left="720"/>
      </w:pPr>
      <w:r w:rsidRPr="00D74B0F">
        <w:t>E)</w:t>
      </w:r>
      <w:r w:rsidRPr="00D74B0F">
        <w:tab/>
        <w:t>None of these</w:t>
      </w:r>
    </w:p>
    <w:p w:rsidR="009621A2" w:rsidRPr="00D74B0F" w:rsidRDefault="009621A2" w:rsidP="009621A2"/>
    <w:p w:rsidR="009621A2" w:rsidRPr="00D74B0F" w:rsidRDefault="009621A2" w:rsidP="009621A2">
      <w:pPr>
        <w:ind w:left="270" w:hanging="270"/>
      </w:pPr>
      <w:r w:rsidRPr="00D74B0F">
        <w:t>25.  What quantity of heat energy is required to decompose 12.6 g of liquid water to the elements?</w:t>
      </w:r>
    </w:p>
    <w:p w:rsidR="009621A2" w:rsidRPr="00D74B0F" w:rsidRDefault="009621A2" w:rsidP="009621A2"/>
    <w:p w:rsidR="009621A2" w:rsidRPr="00D74B0F" w:rsidRDefault="009621A2" w:rsidP="009621A2">
      <w:pPr>
        <w:jc w:val="center"/>
      </w:pPr>
      <w:r w:rsidRPr="00D74B0F">
        <w:t>2 H</w:t>
      </w:r>
      <w:r w:rsidRPr="00D74B0F">
        <w:rPr>
          <w:vertAlign w:val="subscript"/>
        </w:rPr>
        <w:t>2</w:t>
      </w:r>
      <w:r w:rsidRPr="00D74B0F">
        <w:t xml:space="preserve">O(l) </w:t>
      </w:r>
      <w:r w:rsidRPr="00D74B0F">
        <w:sym w:font="Wingdings" w:char="F0E0"/>
      </w:r>
      <w:r w:rsidRPr="00D74B0F">
        <w:t xml:space="preserve">  2 H</w:t>
      </w:r>
      <w:r w:rsidRPr="00D74B0F">
        <w:rPr>
          <w:vertAlign w:val="subscript"/>
        </w:rPr>
        <w:t>2</w:t>
      </w:r>
      <w:r w:rsidRPr="00D74B0F">
        <w:t>(g) +  O</w:t>
      </w:r>
      <w:r w:rsidRPr="00D74B0F">
        <w:rPr>
          <w:vertAlign w:val="subscript"/>
        </w:rPr>
        <w:t>2</w:t>
      </w:r>
      <w:r w:rsidRPr="00D74B0F">
        <w:t>(g)</w:t>
      </w:r>
      <w:r w:rsidRPr="00D74B0F">
        <w:tab/>
      </w:r>
      <w:r w:rsidRPr="00D74B0F">
        <w:tab/>
      </w:r>
      <w:r w:rsidRPr="00D74B0F">
        <w:rPr>
          <w:rFonts w:ascii="Symbol" w:hAnsi="Symbol"/>
        </w:rPr>
        <w:t></w:t>
      </w:r>
      <w:r w:rsidRPr="00D74B0F">
        <w:t>H = +571.6 kJ</w:t>
      </w:r>
    </w:p>
    <w:p w:rsidR="009621A2" w:rsidRPr="00D74B0F" w:rsidRDefault="009621A2" w:rsidP="009621A2">
      <w:pPr>
        <w:jc w:val="center"/>
      </w:pPr>
    </w:p>
    <w:p w:rsidR="009621A2" w:rsidRPr="00D74B0F" w:rsidRDefault="009621A2" w:rsidP="009621A2">
      <w:r w:rsidRPr="00D74B0F">
        <w:tab/>
        <w:t xml:space="preserve">A) </w:t>
      </w:r>
      <w:r w:rsidRPr="00D74B0F">
        <w:tab/>
        <w:t>200. kJ</w:t>
      </w:r>
    </w:p>
    <w:p w:rsidR="009621A2" w:rsidRPr="00D74B0F" w:rsidRDefault="009621A2" w:rsidP="009621A2">
      <w:r w:rsidRPr="00D74B0F">
        <w:tab/>
        <w:t xml:space="preserve">B) </w:t>
      </w:r>
      <w:r w:rsidRPr="00D74B0F">
        <w:tab/>
        <w:t>3.60 x 10</w:t>
      </w:r>
      <w:r w:rsidRPr="00D74B0F">
        <w:rPr>
          <w:vertAlign w:val="superscript"/>
        </w:rPr>
        <w:t>3</w:t>
      </w:r>
      <w:r w:rsidRPr="00D74B0F">
        <w:t xml:space="preserve"> kJ </w:t>
      </w:r>
    </w:p>
    <w:p w:rsidR="009621A2" w:rsidRPr="00D74B0F" w:rsidRDefault="009621A2" w:rsidP="009621A2">
      <w:r w:rsidRPr="00D74B0F">
        <w:tab/>
        <w:t xml:space="preserve">C) </w:t>
      </w:r>
      <w:r w:rsidRPr="00D74B0F">
        <w:tab/>
        <w:t>400. kJ</w:t>
      </w:r>
    </w:p>
    <w:p w:rsidR="009621A2" w:rsidRPr="00D74B0F" w:rsidRDefault="009621A2" w:rsidP="009621A2">
      <w:r w:rsidRPr="00D74B0F">
        <w:tab/>
        <w:t xml:space="preserve">D) </w:t>
      </w:r>
      <w:r w:rsidRPr="00D74B0F">
        <w:tab/>
        <w:t>7.20 x 10</w:t>
      </w:r>
      <w:r w:rsidRPr="00D74B0F">
        <w:rPr>
          <w:vertAlign w:val="superscript"/>
        </w:rPr>
        <w:t xml:space="preserve">3 </w:t>
      </w:r>
      <w:r w:rsidRPr="00D74B0F">
        <w:t>kJ</w:t>
      </w:r>
    </w:p>
    <w:p w:rsidR="009621A2" w:rsidRPr="00D74B0F" w:rsidRDefault="009621A2" w:rsidP="009621A2">
      <w:r w:rsidRPr="00D74B0F">
        <w:tab/>
        <w:t xml:space="preserve">E) </w:t>
      </w:r>
      <w:r w:rsidRPr="00D74B0F">
        <w:tab/>
        <w:t>572 kJ</w:t>
      </w:r>
    </w:p>
    <w:p w:rsidR="009621A2" w:rsidRPr="00D74B0F" w:rsidRDefault="009621A2" w:rsidP="009621A2"/>
    <w:p w:rsidR="009621A2" w:rsidRPr="00D74B0F" w:rsidRDefault="009621A2" w:rsidP="009621A2">
      <w:r w:rsidRPr="00D74B0F">
        <w:t xml:space="preserve">26. What is the value of </w:t>
      </w:r>
      <w:r w:rsidRPr="00D74B0F">
        <w:rPr>
          <w:rFonts w:ascii="Symbol" w:hAnsi="Symbol"/>
        </w:rPr>
        <w:t></w:t>
      </w:r>
      <w:r w:rsidRPr="00D74B0F">
        <w:t>H</w:t>
      </w:r>
      <w:r w:rsidRPr="00D74B0F">
        <w:rPr>
          <w:vertAlign w:val="subscript"/>
        </w:rPr>
        <w:t>B</w:t>
      </w:r>
      <w:r w:rsidRPr="00D74B0F">
        <w:t xml:space="preserve"> given the overall reaction:</w:t>
      </w:r>
    </w:p>
    <w:p w:rsidR="009621A2" w:rsidRPr="00D74B0F" w:rsidRDefault="009621A2" w:rsidP="009621A2"/>
    <w:p w:rsidR="009621A2" w:rsidRPr="00D74B0F" w:rsidRDefault="009621A2" w:rsidP="009621A2">
      <w:r w:rsidRPr="00D74B0F">
        <w:tab/>
      </w:r>
      <w:r w:rsidRPr="00D74B0F">
        <w:tab/>
        <w:t xml:space="preserve">     C(s) + O</w:t>
      </w:r>
      <w:r w:rsidRPr="00D74B0F">
        <w:rPr>
          <w:vertAlign w:val="subscript"/>
        </w:rPr>
        <w:t>2</w:t>
      </w:r>
      <w:r w:rsidRPr="00D74B0F">
        <w:t xml:space="preserve">(g) </w:t>
      </w:r>
      <w:r w:rsidRPr="00D74B0F">
        <w:sym w:font="Wingdings" w:char="F0E0"/>
      </w:r>
      <w:r w:rsidRPr="00D74B0F">
        <w:t xml:space="preserve"> CO</w:t>
      </w:r>
      <w:r w:rsidRPr="00D74B0F">
        <w:rPr>
          <w:vertAlign w:val="subscript"/>
        </w:rPr>
        <w:t>2</w:t>
      </w:r>
      <w:r w:rsidRPr="00D74B0F">
        <w:t xml:space="preserve">(g) </w:t>
      </w:r>
      <w:r w:rsidRPr="00D74B0F">
        <w:tab/>
      </w:r>
      <w:r w:rsidRPr="00D74B0F">
        <w:tab/>
      </w:r>
      <w:r w:rsidRPr="00D74B0F">
        <w:tab/>
      </w:r>
      <w:r w:rsidRPr="00D74B0F">
        <w:rPr>
          <w:rFonts w:ascii="Symbol" w:hAnsi="Symbol"/>
        </w:rPr>
        <w:t></w:t>
      </w:r>
      <w:r w:rsidRPr="00D74B0F">
        <w:t>H</w:t>
      </w:r>
      <w:r w:rsidRPr="00D74B0F">
        <w:rPr>
          <w:vertAlign w:val="subscript"/>
        </w:rPr>
        <w:t>rxn</w:t>
      </w:r>
      <w:r w:rsidRPr="00D74B0F">
        <w:t xml:space="preserve"> = -393.5 kJ</w:t>
      </w:r>
    </w:p>
    <w:p w:rsidR="009621A2" w:rsidRPr="00D74B0F" w:rsidRDefault="009621A2" w:rsidP="009621A2"/>
    <w:p w:rsidR="009621A2" w:rsidRPr="00D74B0F" w:rsidRDefault="009621A2" w:rsidP="009621A2">
      <w:r w:rsidRPr="00D74B0F">
        <w:tab/>
      </w:r>
      <w:r w:rsidRPr="00D74B0F">
        <w:tab/>
        <w:t>A)  CO</w:t>
      </w:r>
      <w:r w:rsidRPr="00D74B0F">
        <w:rPr>
          <w:vertAlign w:val="subscript"/>
        </w:rPr>
        <w:t>2</w:t>
      </w:r>
      <w:r w:rsidRPr="00D74B0F">
        <w:t xml:space="preserve">(g) </w:t>
      </w:r>
      <w:r w:rsidRPr="00D74B0F">
        <w:sym w:font="Wingdings" w:char="F0E0"/>
      </w:r>
      <w:r w:rsidRPr="00D74B0F">
        <w:t xml:space="preserve">  CO(g) + ½ O</w:t>
      </w:r>
      <w:r w:rsidRPr="00D74B0F">
        <w:rPr>
          <w:vertAlign w:val="subscript"/>
        </w:rPr>
        <w:t>2</w:t>
      </w:r>
      <w:r w:rsidRPr="00D74B0F">
        <w:t>(g)</w:t>
      </w:r>
      <w:r w:rsidRPr="00D74B0F">
        <w:tab/>
      </w:r>
      <w:r w:rsidRPr="00D74B0F">
        <w:tab/>
      </w:r>
      <w:r w:rsidRPr="00D74B0F">
        <w:rPr>
          <w:rFonts w:ascii="Symbol" w:hAnsi="Symbol"/>
        </w:rPr>
        <w:t></w:t>
      </w:r>
      <w:r w:rsidRPr="00D74B0F">
        <w:t>H</w:t>
      </w:r>
      <w:r w:rsidRPr="00D74B0F">
        <w:rPr>
          <w:vertAlign w:val="subscript"/>
        </w:rPr>
        <w:t>A</w:t>
      </w:r>
      <w:r w:rsidRPr="00D74B0F">
        <w:t xml:space="preserve"> = +283.0 kJ</w:t>
      </w:r>
    </w:p>
    <w:p w:rsidR="009621A2" w:rsidRPr="00D74B0F" w:rsidRDefault="009621A2" w:rsidP="009621A2">
      <w:r w:rsidRPr="00D74B0F">
        <w:tab/>
      </w:r>
      <w:r w:rsidRPr="00D74B0F">
        <w:tab/>
        <w:t>B)  C(s) + ½ O</w:t>
      </w:r>
      <w:r w:rsidRPr="00D74B0F">
        <w:rPr>
          <w:vertAlign w:val="subscript"/>
        </w:rPr>
        <w:t>2</w:t>
      </w:r>
      <w:r w:rsidRPr="00D74B0F">
        <w:t xml:space="preserve">(g) </w:t>
      </w:r>
      <w:r w:rsidRPr="00D74B0F">
        <w:sym w:font="Wingdings" w:char="F0E0"/>
      </w:r>
      <w:r w:rsidRPr="00D74B0F">
        <w:t xml:space="preserve"> CO(g)</w:t>
      </w:r>
      <w:r w:rsidRPr="00D74B0F">
        <w:tab/>
      </w:r>
      <w:r w:rsidRPr="00D74B0F">
        <w:tab/>
      </w:r>
      <w:r w:rsidRPr="00D74B0F">
        <w:tab/>
      </w:r>
      <w:r w:rsidRPr="00D74B0F">
        <w:rPr>
          <w:rFonts w:ascii="Symbol" w:hAnsi="Symbol"/>
        </w:rPr>
        <w:t></w:t>
      </w:r>
      <w:r w:rsidRPr="00D74B0F">
        <w:t>H</w:t>
      </w:r>
      <w:r w:rsidRPr="00D74B0F">
        <w:rPr>
          <w:vertAlign w:val="subscript"/>
        </w:rPr>
        <w:t>B</w:t>
      </w:r>
      <w:r w:rsidRPr="00D74B0F">
        <w:t xml:space="preserve"> =  ?</w:t>
      </w:r>
    </w:p>
    <w:p w:rsidR="009621A2" w:rsidRPr="00D74B0F" w:rsidRDefault="009621A2" w:rsidP="009621A2"/>
    <w:p w:rsidR="009621A2" w:rsidRPr="00D74B0F" w:rsidRDefault="009621A2" w:rsidP="009621A2">
      <w:r w:rsidRPr="00D74B0F">
        <w:tab/>
        <w:t xml:space="preserve">A) </w:t>
      </w:r>
      <w:r w:rsidRPr="00D74B0F">
        <w:tab/>
        <w:t>676.5 kJ</w:t>
      </w:r>
    </w:p>
    <w:p w:rsidR="009621A2" w:rsidRPr="00D74B0F" w:rsidRDefault="009621A2" w:rsidP="009621A2">
      <w:r w:rsidRPr="00D74B0F">
        <w:tab/>
        <w:t xml:space="preserve">B) </w:t>
      </w:r>
      <w:r w:rsidRPr="00D74B0F">
        <w:tab/>
        <w:t>110.5 kJ</w:t>
      </w:r>
    </w:p>
    <w:p w:rsidR="009621A2" w:rsidRPr="00D74B0F" w:rsidRDefault="009621A2" w:rsidP="009621A2">
      <w:r w:rsidRPr="00D74B0F">
        <w:tab/>
        <w:t>C)</w:t>
      </w:r>
      <w:r w:rsidRPr="00D74B0F">
        <w:tab/>
        <w:t>-110.5 kJ</w:t>
      </w:r>
    </w:p>
    <w:p w:rsidR="009621A2" w:rsidRPr="00D74B0F" w:rsidRDefault="009621A2" w:rsidP="009621A2">
      <w:r w:rsidRPr="00D74B0F">
        <w:tab/>
        <w:t>D)</w:t>
      </w:r>
      <w:r w:rsidRPr="00D74B0F">
        <w:tab/>
        <w:t>-676.5 kJ</w:t>
      </w:r>
    </w:p>
    <w:p w:rsidR="009621A2" w:rsidRPr="00D74B0F" w:rsidRDefault="009621A2" w:rsidP="009621A2">
      <w:r w:rsidRPr="00D74B0F">
        <w:tab/>
        <w:t xml:space="preserve">E) </w:t>
      </w:r>
      <w:r w:rsidRPr="00D74B0F">
        <w:tab/>
        <w:t>Not enough information.</w:t>
      </w:r>
    </w:p>
    <w:p w:rsidR="009621A2" w:rsidRPr="00D74B0F" w:rsidRDefault="009621A2" w:rsidP="009621A2"/>
    <w:p w:rsidR="004D499C" w:rsidRPr="00D74B0F" w:rsidRDefault="004D499C" w:rsidP="009621A2"/>
    <w:p w:rsidR="004D499C" w:rsidRPr="00D74B0F" w:rsidRDefault="004D499C" w:rsidP="009621A2"/>
    <w:p w:rsidR="004D499C" w:rsidRPr="00D74B0F" w:rsidRDefault="004D499C" w:rsidP="009621A2"/>
    <w:p w:rsidR="004D499C" w:rsidRPr="00D74B0F" w:rsidRDefault="004D499C" w:rsidP="009621A2"/>
    <w:p w:rsidR="004D499C" w:rsidRPr="00D74B0F" w:rsidRDefault="004D499C" w:rsidP="009621A2"/>
    <w:p w:rsidR="004D499C" w:rsidRPr="00D74B0F" w:rsidRDefault="004D499C" w:rsidP="009621A2"/>
    <w:p w:rsidR="009621A2" w:rsidRPr="00D74B0F" w:rsidRDefault="009621A2" w:rsidP="009621A2">
      <w:r w:rsidRPr="00D74B0F">
        <w:t xml:space="preserve">28.  Which statement is </w:t>
      </w:r>
      <w:r w:rsidRPr="00D74B0F">
        <w:rPr>
          <w:i/>
        </w:rPr>
        <w:t>true</w:t>
      </w:r>
      <w:r w:rsidRPr="00D74B0F">
        <w:t>?</w:t>
      </w:r>
    </w:p>
    <w:p w:rsidR="009621A2" w:rsidRPr="00D74B0F" w:rsidRDefault="009621A2" w:rsidP="009621A2"/>
    <w:p w:rsidR="009621A2" w:rsidRPr="00D74B0F" w:rsidRDefault="009621A2" w:rsidP="009621A2">
      <w:r w:rsidRPr="00D74B0F">
        <w:tab/>
        <w:t xml:space="preserve">A) </w:t>
      </w:r>
      <w:r w:rsidRPr="00D74B0F">
        <w:tab/>
        <w:t>At constant pressure, expansion work cannot be done.</w:t>
      </w:r>
    </w:p>
    <w:p w:rsidR="009621A2" w:rsidRPr="00D74B0F" w:rsidRDefault="009621A2" w:rsidP="009621A2">
      <w:r w:rsidRPr="00D74B0F">
        <w:tab/>
        <w:t xml:space="preserve">B) </w:t>
      </w:r>
      <w:r w:rsidRPr="00D74B0F">
        <w:tab/>
        <w:t>Heat cannot be transferred at constant volume.</w:t>
      </w:r>
    </w:p>
    <w:p w:rsidR="009621A2" w:rsidRPr="00D74B0F" w:rsidRDefault="009621A2" w:rsidP="009621A2">
      <w:r w:rsidRPr="00D74B0F">
        <w:tab/>
        <w:t xml:space="preserve">C) </w:t>
      </w:r>
      <w:r w:rsidRPr="00D74B0F">
        <w:tab/>
        <w:t xml:space="preserve">At constant volume, </w:t>
      </w:r>
      <w:r w:rsidRPr="00D74B0F">
        <w:rPr>
          <w:i/>
        </w:rPr>
        <w:t>q</w:t>
      </w:r>
      <w:r w:rsidRPr="00D74B0F">
        <w:t xml:space="preserve"> = </w:t>
      </w:r>
      <w:r w:rsidRPr="00D74B0F">
        <w:rPr>
          <w:rFonts w:ascii="Symbol" w:hAnsi="Symbol"/>
        </w:rPr>
        <w:t></w:t>
      </w:r>
      <w:r w:rsidRPr="00D74B0F">
        <w:t xml:space="preserve">H  </w:t>
      </w:r>
    </w:p>
    <w:p w:rsidR="009621A2" w:rsidRPr="00D74B0F" w:rsidRDefault="009621A2" w:rsidP="009621A2">
      <w:r w:rsidRPr="00D74B0F">
        <w:tab/>
        <w:t xml:space="preserve">D) </w:t>
      </w:r>
      <w:r w:rsidRPr="00D74B0F">
        <w:tab/>
        <w:t>At constant pressure, there can be no change in internal energy.</w:t>
      </w:r>
    </w:p>
    <w:p w:rsidR="009621A2" w:rsidRPr="00D74B0F" w:rsidRDefault="009621A2" w:rsidP="009621A2">
      <w:r w:rsidRPr="00D74B0F">
        <w:tab/>
        <w:t xml:space="preserve">E) </w:t>
      </w:r>
      <w:r w:rsidRPr="00D74B0F">
        <w:tab/>
        <w:t>None of these statements are true.</w:t>
      </w:r>
    </w:p>
    <w:p w:rsidR="009621A2" w:rsidRPr="00D74B0F" w:rsidRDefault="009621A2" w:rsidP="009621A2"/>
    <w:p w:rsidR="009621A2" w:rsidRPr="00D74B0F" w:rsidRDefault="009621A2" w:rsidP="009621A2">
      <w:r w:rsidRPr="00D74B0F">
        <w:t xml:space="preserve">29.  Which of these processes is </w:t>
      </w:r>
      <w:r w:rsidRPr="00D74B0F">
        <w:rPr>
          <w:i/>
        </w:rPr>
        <w:t>endothermic</w:t>
      </w:r>
      <w:r w:rsidRPr="00D74B0F">
        <w:t>?</w:t>
      </w:r>
    </w:p>
    <w:p w:rsidR="009621A2" w:rsidRPr="00D74B0F" w:rsidRDefault="009621A2" w:rsidP="009621A2"/>
    <w:p w:rsidR="009621A2" w:rsidRPr="00D74B0F" w:rsidRDefault="009621A2" w:rsidP="009621A2">
      <w:r w:rsidRPr="00D74B0F">
        <w:tab/>
        <w:t xml:space="preserve">A) </w:t>
      </w:r>
      <w:r w:rsidRPr="00D74B0F">
        <w:tab/>
        <w:t>fusion (melting)</w:t>
      </w:r>
    </w:p>
    <w:p w:rsidR="009621A2" w:rsidRPr="00D74B0F" w:rsidRDefault="009621A2" w:rsidP="009621A2">
      <w:r w:rsidRPr="00D74B0F">
        <w:tab/>
        <w:t xml:space="preserve">B) </w:t>
      </w:r>
      <w:r w:rsidRPr="00D74B0F">
        <w:tab/>
        <w:t>deposition</w:t>
      </w:r>
    </w:p>
    <w:p w:rsidR="009621A2" w:rsidRPr="00D74B0F" w:rsidRDefault="009621A2" w:rsidP="009621A2">
      <w:r w:rsidRPr="00D74B0F">
        <w:tab/>
        <w:t xml:space="preserve">C) </w:t>
      </w:r>
      <w:r w:rsidRPr="00D74B0F">
        <w:tab/>
        <w:t>freezing</w:t>
      </w:r>
    </w:p>
    <w:p w:rsidR="009621A2" w:rsidRPr="00D74B0F" w:rsidRDefault="009621A2" w:rsidP="009621A2">
      <w:r w:rsidRPr="00D74B0F">
        <w:tab/>
        <w:t xml:space="preserve">D) </w:t>
      </w:r>
      <w:r w:rsidRPr="00D74B0F">
        <w:tab/>
        <w:t>condensation</w:t>
      </w:r>
    </w:p>
    <w:p w:rsidR="009621A2" w:rsidRPr="00D74B0F" w:rsidRDefault="009621A2" w:rsidP="009621A2">
      <w:r w:rsidRPr="00D74B0F">
        <w:tab/>
        <w:t xml:space="preserve">E) </w:t>
      </w:r>
      <w:r w:rsidRPr="00D74B0F">
        <w:tab/>
        <w:t>cooling a liquid</w:t>
      </w:r>
    </w:p>
    <w:p w:rsidR="00EE148B" w:rsidRPr="00D74B0F" w:rsidRDefault="00EE148B" w:rsidP="00EC2346"/>
    <w:p w:rsidR="00EE148B" w:rsidRPr="00D74B0F" w:rsidRDefault="00EE148B" w:rsidP="00EE148B">
      <w:r w:rsidRPr="00D74B0F">
        <w:t>3</w:t>
      </w:r>
      <w:r w:rsidR="00190B7F" w:rsidRPr="00D74B0F">
        <w:t>0</w:t>
      </w:r>
      <w:r w:rsidRPr="00D74B0F">
        <w:t>.  If expanding gases in a car engine do 451 J of work on the pistons, and the system loses 325 J to the surroundings as heat, calculate the change in internal energy (</w:t>
      </w:r>
      <w:r w:rsidRPr="00D74B0F">
        <w:rPr>
          <w:rFonts w:ascii="Symbol" w:hAnsi="Symbol"/>
        </w:rPr>
        <w:t></w:t>
      </w:r>
      <w:r w:rsidRPr="00D74B0F">
        <w:t>U) in J.</w:t>
      </w:r>
    </w:p>
    <w:p w:rsidR="00EE148B" w:rsidRPr="00D74B0F" w:rsidRDefault="00EE148B" w:rsidP="00EE148B"/>
    <w:p w:rsidR="00EE148B" w:rsidRPr="00D74B0F" w:rsidRDefault="00EE148B" w:rsidP="00EE148B">
      <w:r w:rsidRPr="00D74B0F">
        <w:tab/>
        <w:t>A)+136 J</w:t>
      </w:r>
    </w:p>
    <w:p w:rsidR="00EE148B" w:rsidRPr="00D74B0F" w:rsidRDefault="00EE148B" w:rsidP="00EE148B">
      <w:r w:rsidRPr="00D74B0F">
        <w:tab/>
        <w:t>B) -776 J</w:t>
      </w:r>
    </w:p>
    <w:p w:rsidR="00EE148B" w:rsidRPr="00D74B0F" w:rsidRDefault="00EE148B" w:rsidP="00EE148B">
      <w:r w:rsidRPr="00D74B0F">
        <w:tab/>
        <w:t>C) -96 J</w:t>
      </w:r>
    </w:p>
    <w:p w:rsidR="00EE148B" w:rsidRPr="00D74B0F" w:rsidRDefault="00EE148B" w:rsidP="00EE148B">
      <w:r w:rsidRPr="00D74B0F">
        <w:tab/>
        <w:t>D) -126 J</w:t>
      </w:r>
    </w:p>
    <w:p w:rsidR="00EE148B" w:rsidRPr="00D74B0F" w:rsidRDefault="00EE148B" w:rsidP="00EE148B">
      <w:r w:rsidRPr="00D74B0F">
        <w:tab/>
        <w:t>E) +802 J</w:t>
      </w:r>
    </w:p>
    <w:p w:rsidR="00EE148B" w:rsidRPr="00D74B0F" w:rsidRDefault="00EE148B" w:rsidP="00EE148B"/>
    <w:p w:rsidR="00EE148B" w:rsidRPr="00D74B0F" w:rsidRDefault="00EE148B" w:rsidP="00EE148B">
      <w:r w:rsidRPr="00D74B0F">
        <w:t>3</w:t>
      </w:r>
      <w:r w:rsidR="00190B7F" w:rsidRPr="00D74B0F">
        <w:t>1</w:t>
      </w:r>
      <w:r w:rsidRPr="00D74B0F">
        <w:t>.  A layer of copper lining a skillet weighs 125 g.  What is the specific heat capacity of the copper if 13.3 kJ heat is needed to raise the temperature of the copper from 25</w:t>
      </w:r>
      <w:r w:rsidRPr="00D74B0F">
        <w:rPr>
          <w:vertAlign w:val="superscript"/>
        </w:rPr>
        <w:t>o</w:t>
      </w:r>
      <w:r w:rsidRPr="00D74B0F">
        <w:t>C to 300.</w:t>
      </w:r>
      <w:r w:rsidRPr="00D74B0F">
        <w:rPr>
          <w:vertAlign w:val="superscript"/>
        </w:rPr>
        <w:t>o</w:t>
      </w:r>
      <w:r w:rsidRPr="00D74B0F">
        <w:t>C ?</w:t>
      </w:r>
    </w:p>
    <w:p w:rsidR="00EE148B" w:rsidRPr="00D74B0F" w:rsidRDefault="00EE148B" w:rsidP="00EE148B"/>
    <w:p w:rsidR="00EE148B" w:rsidRPr="00D74B0F" w:rsidRDefault="00EE148B" w:rsidP="00EE148B">
      <w:r w:rsidRPr="00D74B0F">
        <w:tab/>
        <w:t>A) 9.40 J/g</w:t>
      </w:r>
      <w:r w:rsidRPr="00D74B0F">
        <w:rPr>
          <w:vertAlign w:val="superscript"/>
        </w:rPr>
        <w:t>o</w:t>
      </w:r>
      <w:r w:rsidRPr="00D74B0F">
        <w:t>C</w:t>
      </w:r>
    </w:p>
    <w:p w:rsidR="00EE148B" w:rsidRPr="00D74B0F" w:rsidRDefault="00EE148B" w:rsidP="00EE148B">
      <w:r w:rsidRPr="00D74B0F">
        <w:tab/>
        <w:t>B) 2.56 J/g</w:t>
      </w:r>
      <w:r w:rsidRPr="00D74B0F">
        <w:rPr>
          <w:vertAlign w:val="superscript"/>
        </w:rPr>
        <w:t>o</w:t>
      </w:r>
      <w:r w:rsidRPr="00D74B0F">
        <w:t>C</w:t>
      </w:r>
    </w:p>
    <w:p w:rsidR="00EE148B" w:rsidRPr="00D74B0F" w:rsidRDefault="00EE148B" w:rsidP="00EE148B">
      <w:r w:rsidRPr="00D74B0F">
        <w:tab/>
        <w:t>C) 0.387 J/g</w:t>
      </w:r>
      <w:r w:rsidRPr="00D74B0F">
        <w:rPr>
          <w:vertAlign w:val="superscript"/>
        </w:rPr>
        <w:t>o</w:t>
      </w:r>
      <w:r w:rsidRPr="00D74B0F">
        <w:t>C</w:t>
      </w:r>
    </w:p>
    <w:p w:rsidR="00EE148B" w:rsidRPr="00D74B0F" w:rsidRDefault="00EE148B" w:rsidP="00EE148B">
      <w:r w:rsidRPr="00D74B0F">
        <w:tab/>
        <w:t>D) 0.000387 J/g</w:t>
      </w:r>
      <w:r w:rsidRPr="00D74B0F">
        <w:rPr>
          <w:vertAlign w:val="superscript"/>
        </w:rPr>
        <w:t>o</w:t>
      </w:r>
      <w:r w:rsidRPr="00D74B0F">
        <w:t>C</w:t>
      </w:r>
    </w:p>
    <w:p w:rsidR="00EE148B" w:rsidRPr="00D74B0F" w:rsidRDefault="00EE148B" w:rsidP="00EE148B">
      <w:r w:rsidRPr="00D74B0F">
        <w:tab/>
        <w:t>E) 29.26 J/g</w:t>
      </w:r>
      <w:r w:rsidRPr="00D74B0F">
        <w:rPr>
          <w:vertAlign w:val="superscript"/>
        </w:rPr>
        <w:t>o</w:t>
      </w:r>
      <w:r w:rsidRPr="00D74B0F">
        <w:t>C</w:t>
      </w:r>
    </w:p>
    <w:p w:rsidR="00EE148B" w:rsidRPr="00D74B0F" w:rsidRDefault="00EE148B" w:rsidP="00EE148B"/>
    <w:p w:rsidR="00EE148B" w:rsidRPr="00D74B0F" w:rsidRDefault="00EE148B" w:rsidP="00EE148B">
      <w:r w:rsidRPr="00D74B0F">
        <w:t>3</w:t>
      </w:r>
      <w:r w:rsidR="00190B7F" w:rsidRPr="00D74B0F">
        <w:t>2</w:t>
      </w:r>
      <w:r w:rsidRPr="00D74B0F">
        <w:t>.  For which species is the enthalpy of formation NOT zero?</w:t>
      </w:r>
    </w:p>
    <w:p w:rsidR="00EE148B" w:rsidRPr="00D74B0F" w:rsidRDefault="00EE148B" w:rsidP="00EE148B"/>
    <w:p w:rsidR="00EE148B" w:rsidRPr="00D74B0F" w:rsidRDefault="00EE148B" w:rsidP="00EE148B">
      <w:r w:rsidRPr="00D74B0F">
        <w:tab/>
        <w:t>A) Na(s)</w:t>
      </w:r>
    </w:p>
    <w:p w:rsidR="00EE148B" w:rsidRPr="00D74B0F" w:rsidRDefault="00EE148B" w:rsidP="00EE148B">
      <w:r w:rsidRPr="00D74B0F">
        <w:tab/>
        <w:t>B) Cl</w:t>
      </w:r>
      <w:r w:rsidRPr="00D74B0F">
        <w:rPr>
          <w:vertAlign w:val="subscript"/>
        </w:rPr>
        <w:t>2</w:t>
      </w:r>
      <w:r w:rsidRPr="00D74B0F">
        <w:t>(g)</w:t>
      </w:r>
    </w:p>
    <w:p w:rsidR="00EE148B" w:rsidRPr="00D74B0F" w:rsidRDefault="00EE148B" w:rsidP="00EE148B">
      <w:r w:rsidRPr="00D74B0F">
        <w:tab/>
        <w:t>C) N</w:t>
      </w:r>
      <w:r w:rsidRPr="00D74B0F">
        <w:rPr>
          <w:vertAlign w:val="subscript"/>
        </w:rPr>
        <w:t>2</w:t>
      </w:r>
      <w:r w:rsidRPr="00D74B0F">
        <w:t>(g)</w:t>
      </w:r>
    </w:p>
    <w:p w:rsidR="00EE148B" w:rsidRPr="00D74B0F" w:rsidRDefault="00EE148B" w:rsidP="00EE148B">
      <w:r w:rsidRPr="00D74B0F">
        <w:tab/>
        <w:t>D) H</w:t>
      </w:r>
      <w:r w:rsidRPr="00D74B0F">
        <w:rPr>
          <w:vertAlign w:val="subscript"/>
        </w:rPr>
        <w:t>2</w:t>
      </w:r>
      <w:r w:rsidRPr="00D74B0F">
        <w:t>O(g)</w:t>
      </w:r>
    </w:p>
    <w:p w:rsidR="00EE148B" w:rsidRPr="00D74B0F" w:rsidDel="00B5798A" w:rsidRDefault="00EE148B" w:rsidP="00EE148B">
      <w:pPr>
        <w:rPr>
          <w:del w:id="398" w:author="Chem Annex 042 Cox" w:date="2011-05-05T16:19:00Z"/>
        </w:rPr>
      </w:pPr>
      <w:r w:rsidRPr="00D74B0F">
        <w:tab/>
        <w:t>E) None of the above</w:t>
      </w:r>
    </w:p>
    <w:p w:rsidR="00EE148B" w:rsidRPr="00D74B0F" w:rsidDel="00B5798A" w:rsidRDefault="00EE148B" w:rsidP="00EE148B">
      <w:pPr>
        <w:rPr>
          <w:del w:id="399" w:author="Chem Annex 042 Cox" w:date="2011-05-05T16:19:00Z"/>
        </w:rPr>
      </w:pPr>
    </w:p>
    <w:p w:rsidR="00EE148B" w:rsidRPr="00D74B0F" w:rsidRDefault="00EE148B" w:rsidP="00EE148B"/>
    <w:p w:rsidR="00EE148B" w:rsidRPr="00D74B0F" w:rsidRDefault="00EE148B" w:rsidP="00EE148B"/>
    <w:p w:rsidR="00EE148B" w:rsidRPr="00D74B0F" w:rsidRDefault="00EE148B" w:rsidP="00EE148B"/>
    <w:p w:rsidR="00EE148B" w:rsidRPr="00D74B0F" w:rsidRDefault="00EE148B" w:rsidP="00EE148B">
      <w:r w:rsidRPr="00D74B0F">
        <w:t>3</w:t>
      </w:r>
      <w:r w:rsidR="00190B7F" w:rsidRPr="00D74B0F">
        <w:t>3</w:t>
      </w:r>
      <w:r w:rsidRPr="00D74B0F">
        <w:t xml:space="preserve">. Consider two metals A and B.  The specific heat capacity of A has a greater value than that of B.  Which statement is </w:t>
      </w:r>
      <w:r w:rsidRPr="00D74B0F">
        <w:rPr>
          <w:i/>
        </w:rPr>
        <w:t>true</w:t>
      </w:r>
      <w:r w:rsidRPr="00D74B0F">
        <w:t>?</w:t>
      </w:r>
    </w:p>
    <w:p w:rsidR="00EE148B" w:rsidRPr="00D74B0F" w:rsidRDefault="00EE148B" w:rsidP="00EE148B"/>
    <w:p w:rsidR="00EE148B" w:rsidRPr="00D74B0F" w:rsidRDefault="00EE148B" w:rsidP="00EE148B">
      <w:r w:rsidRPr="00D74B0F">
        <w:tab/>
        <w:t>A)  More heat is required to raise the same mass of metal B by 1</w:t>
      </w:r>
      <w:r w:rsidRPr="00D74B0F">
        <w:rPr>
          <w:vertAlign w:val="superscript"/>
        </w:rPr>
        <w:t>o</w:t>
      </w:r>
      <w:r w:rsidRPr="00D74B0F">
        <w:t xml:space="preserve">C than </w:t>
      </w:r>
      <w:r w:rsidRPr="00D74B0F">
        <w:tab/>
        <w:t xml:space="preserve"> </w:t>
      </w:r>
      <w:r w:rsidRPr="00D74B0F">
        <w:tab/>
        <w:t xml:space="preserve">       metal A.</w:t>
      </w:r>
    </w:p>
    <w:p w:rsidR="00EE148B" w:rsidRPr="00D74B0F" w:rsidRDefault="00EE148B" w:rsidP="00EE148B">
      <w:r w:rsidRPr="00D74B0F">
        <w:tab/>
        <w:t xml:space="preserve">B) Given the same amount of heat energy and the same mass of both metals, </w:t>
      </w:r>
      <w:r w:rsidRPr="00D74B0F">
        <w:tab/>
      </w:r>
    </w:p>
    <w:p w:rsidR="00EE148B" w:rsidRPr="00D74B0F" w:rsidRDefault="00EE148B" w:rsidP="00EE148B">
      <w:r w:rsidRPr="00D74B0F">
        <w:tab/>
        <w:t xml:space="preserve">      the temperature of A will rise more than the temperature of B.</w:t>
      </w:r>
    </w:p>
    <w:p w:rsidR="00EE148B" w:rsidRPr="00D74B0F" w:rsidRDefault="00EE148B" w:rsidP="00EE148B">
      <w:pPr>
        <w:rPr>
          <w:ins w:id="400" w:author="Chem Annex 042 Cox" w:date="2011-05-05T16:19:00Z"/>
        </w:rPr>
      </w:pPr>
      <w:r w:rsidRPr="00D74B0F">
        <w:tab/>
        <w:t>C) If the same mass of both metals</w:t>
      </w:r>
      <w:ins w:id="401" w:author="Chem Annex 042 Cox" w:date="2011-05-05T16:19:00Z">
        <w:r w:rsidRPr="00D74B0F">
          <w:t>,</w:t>
        </w:r>
      </w:ins>
      <w:r w:rsidRPr="00D74B0F">
        <w:t xml:space="preserve"> beginning at the same initial temperature</w:t>
      </w:r>
      <w:ins w:id="402" w:author="Chem Annex 042 Cox" w:date="2011-05-05T16:19:00Z">
        <w:r w:rsidRPr="00D74B0F">
          <w:t>,</w:t>
        </w:r>
      </w:ins>
      <w:r w:rsidRPr="00D74B0F">
        <w:t xml:space="preserve"> </w:t>
      </w:r>
    </w:p>
    <w:p w:rsidR="00D6587B" w:rsidRPr="00D74B0F" w:rsidRDefault="00EE148B">
      <w:pPr>
        <w:numPr>
          <w:ins w:id="403" w:author="Chem Annex 042 Cox" w:date="2011-05-05T16:19:00Z"/>
        </w:numPr>
        <w:ind w:left="720" w:firstLine="270"/>
        <w:pPrChange w:id="404" w:author="Chem Annex 042 Cox" w:date="2011-05-05T16:19:00Z">
          <w:pPr/>
        </w:pPrChange>
      </w:pPr>
      <w:del w:id="405" w:author="Chem Annex 042 Cox" w:date="2011-05-05T16:19:00Z">
        <w:r w:rsidRPr="00D74B0F" w:rsidDel="00B5798A">
          <w:tab/>
          <w:delText xml:space="preserve"> </w:delText>
        </w:r>
        <w:r w:rsidRPr="00D74B0F" w:rsidDel="00B5798A">
          <w:tab/>
          <w:delText xml:space="preserve">     </w:delText>
        </w:r>
      </w:del>
      <w:r w:rsidRPr="00D74B0F">
        <w:t xml:space="preserve">are each placed on a table, then metal B will reach room temperature </w:t>
      </w:r>
    </w:p>
    <w:p w:rsidR="00EE148B" w:rsidRPr="00D74B0F" w:rsidRDefault="00EE148B" w:rsidP="00EE148B">
      <w:pPr>
        <w:ind w:left="990"/>
      </w:pPr>
      <w:r w:rsidRPr="00D74B0F">
        <w:t>faster.</w:t>
      </w:r>
    </w:p>
    <w:p w:rsidR="00EE148B" w:rsidRPr="00D74B0F" w:rsidRDefault="00EE148B" w:rsidP="00EE148B">
      <w:r w:rsidRPr="00D74B0F">
        <w:tab/>
        <w:t xml:space="preserve">D) If the metals, both at different temperatures, are placed in contact with </w:t>
      </w:r>
    </w:p>
    <w:p w:rsidR="00EE148B" w:rsidRPr="00D74B0F" w:rsidRDefault="00EE148B" w:rsidP="00EE148B">
      <w:pPr>
        <w:ind w:left="990"/>
      </w:pPr>
      <w:r w:rsidRPr="00D74B0F">
        <w:t>each other, metal A will exhibit a greater temperature change than metal B.</w:t>
      </w:r>
    </w:p>
    <w:p w:rsidR="00EE148B" w:rsidRPr="00D74B0F" w:rsidRDefault="00EE148B" w:rsidP="00BE0C5C">
      <w:r w:rsidRPr="00D74B0F">
        <w:tab/>
        <w:t>E) None</w:t>
      </w:r>
      <w:r w:rsidR="00EA64E2" w:rsidRPr="00D74B0F">
        <w:t xml:space="preserve"> of these statements are true.</w:t>
      </w:r>
      <w:r w:rsidR="00EA64E2" w:rsidRPr="00D74B0F">
        <w:br/>
      </w:r>
    </w:p>
    <w:p w:rsidR="00EE148B" w:rsidRPr="00D74B0F" w:rsidRDefault="00EE148B" w:rsidP="00EE148B"/>
    <w:p w:rsidR="00EE148B" w:rsidRPr="00D74B0F" w:rsidDel="00036A70" w:rsidRDefault="00EE148B" w:rsidP="00EE148B">
      <w:pPr>
        <w:rPr>
          <w:del w:id="406" w:author="Chem Annex 042 Cox" w:date="2011-05-05T16:22:00Z"/>
        </w:rPr>
      </w:pPr>
    </w:p>
    <w:p w:rsidR="00EE148B" w:rsidRPr="00D74B0F" w:rsidDel="00036A70" w:rsidRDefault="00EE148B" w:rsidP="00EE148B">
      <w:pPr>
        <w:rPr>
          <w:del w:id="407" w:author="Chem Annex 042 Cox" w:date="2011-05-05T16:22:00Z"/>
        </w:rPr>
      </w:pPr>
    </w:p>
    <w:p w:rsidR="00EE148B" w:rsidRPr="00D74B0F" w:rsidRDefault="00EE148B" w:rsidP="00EE148B">
      <w:del w:id="408" w:author="Chem Annex 042 Cox" w:date="2011-05-05T16:22:00Z">
        <w:r w:rsidRPr="00D74B0F" w:rsidDel="00036A70">
          <w:delText>38</w:delText>
        </w:r>
      </w:del>
      <w:ins w:id="409" w:author="Chem Annex 042 Cox" w:date="2011-05-05T16:22:00Z">
        <w:r w:rsidRPr="00D74B0F">
          <w:t>3</w:t>
        </w:r>
      </w:ins>
      <w:r w:rsidR="00190B7F" w:rsidRPr="00D74B0F">
        <w:t>6</w:t>
      </w:r>
      <w:r w:rsidRPr="00D74B0F">
        <w:t>.   Determine the standard enthalpy of formation for C</w:t>
      </w:r>
      <w:r w:rsidRPr="00D74B0F">
        <w:rPr>
          <w:vertAlign w:val="subscript"/>
        </w:rPr>
        <w:t>2</w:t>
      </w:r>
      <w:r w:rsidRPr="00D74B0F">
        <w:t>H</w:t>
      </w:r>
      <w:r w:rsidRPr="00D74B0F">
        <w:rPr>
          <w:vertAlign w:val="subscript"/>
        </w:rPr>
        <w:t>2</w:t>
      </w:r>
      <w:r w:rsidRPr="00D74B0F">
        <w:t xml:space="preserve"> from its elements given the information below.</w:t>
      </w:r>
    </w:p>
    <w:p w:rsidR="00EE148B" w:rsidRPr="00D74B0F" w:rsidRDefault="00EE148B" w:rsidP="00EE148B"/>
    <w:p w:rsidR="00EE148B" w:rsidRPr="00D74B0F" w:rsidRDefault="00EE148B" w:rsidP="00EE148B">
      <w:pPr>
        <w:jc w:val="center"/>
      </w:pPr>
      <w:r w:rsidRPr="00D74B0F">
        <w:t>2C(graphite) + H</w:t>
      </w:r>
      <w:r w:rsidRPr="00D74B0F">
        <w:rPr>
          <w:vertAlign w:val="subscript"/>
        </w:rPr>
        <w:t>2</w:t>
      </w:r>
      <w:r w:rsidRPr="00D74B0F">
        <w:t xml:space="preserve">(g) </w:t>
      </w:r>
      <w:r w:rsidRPr="00D74B0F">
        <w:sym w:font="Wingdings" w:char="F0E0"/>
      </w:r>
      <w:r w:rsidRPr="00D74B0F">
        <w:t xml:space="preserve">  C</w:t>
      </w:r>
      <w:r w:rsidRPr="00D74B0F">
        <w:rPr>
          <w:vertAlign w:val="subscript"/>
        </w:rPr>
        <w:t>2</w:t>
      </w:r>
      <w:r w:rsidRPr="00D74B0F">
        <w:t>H</w:t>
      </w:r>
      <w:r w:rsidRPr="00D74B0F">
        <w:rPr>
          <w:vertAlign w:val="subscript"/>
        </w:rPr>
        <w:t>2</w:t>
      </w:r>
      <w:r w:rsidRPr="00D74B0F">
        <w:t>(g)</w:t>
      </w:r>
      <w:r w:rsidRPr="00D74B0F">
        <w:tab/>
      </w:r>
      <w:r w:rsidRPr="00D74B0F">
        <w:rPr>
          <w:rFonts w:ascii="Symbol" w:hAnsi="Symbol"/>
        </w:rPr>
        <w:t></w:t>
      </w:r>
      <w:r w:rsidRPr="00D74B0F">
        <w:t>H</w:t>
      </w:r>
      <w:r w:rsidRPr="00D74B0F">
        <w:rPr>
          <w:vertAlign w:val="superscript"/>
        </w:rPr>
        <w:t>o</w:t>
      </w:r>
      <w:r w:rsidRPr="00D74B0F">
        <w:t xml:space="preserve"> = ?</w:t>
      </w:r>
    </w:p>
    <w:p w:rsidR="00EE148B" w:rsidRPr="00D74B0F" w:rsidRDefault="00EE148B" w:rsidP="00EE148B">
      <w:pPr>
        <w:jc w:val="center"/>
      </w:pPr>
    </w:p>
    <w:p w:rsidR="00EE148B" w:rsidRPr="00D74B0F" w:rsidRDefault="00EE148B" w:rsidP="00EE148B">
      <w:r w:rsidRPr="00D74B0F">
        <w:tab/>
        <w:t>Given:</w:t>
      </w:r>
    </w:p>
    <w:p w:rsidR="00EE148B" w:rsidRPr="00D74B0F" w:rsidRDefault="00EE148B" w:rsidP="00EE148B">
      <w:r w:rsidRPr="00D74B0F">
        <w:tab/>
        <w:t>C(graphite) + O</w:t>
      </w:r>
      <w:r w:rsidRPr="00D74B0F">
        <w:rPr>
          <w:vertAlign w:val="subscript"/>
        </w:rPr>
        <w:t>2</w:t>
      </w:r>
      <w:r w:rsidRPr="00D74B0F">
        <w:t xml:space="preserve">(g) </w:t>
      </w:r>
      <w:r w:rsidRPr="00D74B0F">
        <w:sym w:font="Wingdings" w:char="F0E0"/>
      </w:r>
      <w:r w:rsidRPr="00D74B0F">
        <w:t xml:space="preserve"> CO</w:t>
      </w:r>
      <w:r w:rsidRPr="00D74B0F">
        <w:rPr>
          <w:vertAlign w:val="subscript"/>
        </w:rPr>
        <w:t>2</w:t>
      </w:r>
      <w:r w:rsidRPr="00D74B0F">
        <w:t>(g)</w:t>
      </w:r>
      <w:r w:rsidRPr="00D74B0F">
        <w:tab/>
      </w:r>
      <w:r w:rsidRPr="00D74B0F">
        <w:tab/>
      </w:r>
      <w:r w:rsidRPr="00D74B0F">
        <w:rPr>
          <w:rFonts w:ascii="Symbol" w:hAnsi="Symbol"/>
        </w:rPr>
        <w:t></w:t>
      </w:r>
      <w:r w:rsidRPr="00D74B0F">
        <w:t>H</w:t>
      </w:r>
      <w:r w:rsidRPr="00D74B0F">
        <w:rPr>
          <w:vertAlign w:val="superscript"/>
        </w:rPr>
        <w:t>o</w:t>
      </w:r>
      <w:r w:rsidRPr="00D74B0F">
        <w:t xml:space="preserve"> = -383.5 kJ/mol</w:t>
      </w:r>
    </w:p>
    <w:p w:rsidR="00EE148B" w:rsidRPr="00D74B0F" w:rsidRDefault="00EE148B" w:rsidP="00EE148B">
      <w:r w:rsidRPr="00D74B0F">
        <w:tab/>
        <w:t>H</w:t>
      </w:r>
      <w:r w:rsidRPr="00D74B0F">
        <w:rPr>
          <w:vertAlign w:val="subscript"/>
        </w:rPr>
        <w:t>2</w:t>
      </w:r>
      <w:r w:rsidRPr="00D74B0F">
        <w:t>(g) + ½ O</w:t>
      </w:r>
      <w:r w:rsidRPr="00D74B0F">
        <w:rPr>
          <w:vertAlign w:val="subscript"/>
        </w:rPr>
        <w:t>2</w:t>
      </w:r>
      <w:r w:rsidRPr="00D74B0F">
        <w:t xml:space="preserve">(g) </w:t>
      </w:r>
      <w:r w:rsidRPr="00D74B0F">
        <w:sym w:font="Wingdings" w:char="F0E0"/>
      </w:r>
      <w:r w:rsidRPr="00D74B0F">
        <w:t xml:space="preserve"> H</w:t>
      </w:r>
      <w:r w:rsidRPr="00D74B0F">
        <w:rPr>
          <w:vertAlign w:val="subscript"/>
        </w:rPr>
        <w:t>2</w:t>
      </w:r>
      <w:r w:rsidRPr="00D74B0F">
        <w:t>O(l)</w:t>
      </w:r>
      <w:r w:rsidRPr="00D74B0F">
        <w:tab/>
      </w:r>
      <w:r w:rsidRPr="00D74B0F">
        <w:tab/>
      </w:r>
      <w:r w:rsidRPr="00D74B0F">
        <w:tab/>
      </w:r>
      <w:r w:rsidRPr="00D74B0F">
        <w:rPr>
          <w:rFonts w:ascii="Symbol" w:hAnsi="Symbol"/>
        </w:rPr>
        <w:t></w:t>
      </w:r>
      <w:r w:rsidRPr="00D74B0F">
        <w:t>H</w:t>
      </w:r>
      <w:r w:rsidRPr="00D74B0F">
        <w:rPr>
          <w:vertAlign w:val="superscript"/>
        </w:rPr>
        <w:t>o</w:t>
      </w:r>
      <w:r w:rsidRPr="00D74B0F">
        <w:t xml:space="preserve"> = -285.8 kJ/mol</w:t>
      </w:r>
    </w:p>
    <w:p w:rsidR="00EE148B" w:rsidRPr="00D74B0F" w:rsidRDefault="00EE148B" w:rsidP="00EE148B">
      <w:r w:rsidRPr="00D74B0F">
        <w:tab/>
        <w:t>2C</w:t>
      </w:r>
      <w:r w:rsidRPr="00D74B0F">
        <w:rPr>
          <w:vertAlign w:val="subscript"/>
        </w:rPr>
        <w:t>2</w:t>
      </w:r>
      <w:r w:rsidRPr="00D74B0F">
        <w:t>H</w:t>
      </w:r>
      <w:r w:rsidRPr="00D74B0F">
        <w:rPr>
          <w:vertAlign w:val="subscript"/>
        </w:rPr>
        <w:t>2</w:t>
      </w:r>
      <w:r w:rsidRPr="00D74B0F">
        <w:t>(g) + 5 O</w:t>
      </w:r>
      <w:r w:rsidRPr="00D74B0F">
        <w:rPr>
          <w:vertAlign w:val="subscript"/>
        </w:rPr>
        <w:t>2</w:t>
      </w:r>
      <w:r w:rsidRPr="00D74B0F">
        <w:t xml:space="preserve">(g) </w:t>
      </w:r>
      <w:r w:rsidRPr="00D74B0F">
        <w:sym w:font="Wingdings" w:char="F0E0"/>
      </w:r>
      <w:r w:rsidRPr="00D74B0F">
        <w:t xml:space="preserve"> 4CO</w:t>
      </w:r>
      <w:r w:rsidRPr="00D74B0F">
        <w:rPr>
          <w:vertAlign w:val="subscript"/>
        </w:rPr>
        <w:t>2</w:t>
      </w:r>
      <w:r w:rsidRPr="00D74B0F">
        <w:t>(g) + 2H</w:t>
      </w:r>
      <w:r w:rsidRPr="00D74B0F">
        <w:rPr>
          <w:vertAlign w:val="subscript"/>
        </w:rPr>
        <w:t>2</w:t>
      </w:r>
      <w:r w:rsidRPr="00D74B0F">
        <w:t>O(l)</w:t>
      </w:r>
      <w:r w:rsidRPr="00D74B0F">
        <w:tab/>
      </w:r>
      <w:r w:rsidRPr="00D74B0F">
        <w:rPr>
          <w:rFonts w:ascii="Symbol" w:hAnsi="Symbol"/>
        </w:rPr>
        <w:t></w:t>
      </w:r>
      <w:r w:rsidRPr="00D74B0F">
        <w:t>H</w:t>
      </w:r>
      <w:r w:rsidRPr="00D74B0F">
        <w:rPr>
          <w:vertAlign w:val="superscript"/>
        </w:rPr>
        <w:t>o</w:t>
      </w:r>
      <w:r w:rsidRPr="00D74B0F">
        <w:t xml:space="preserve"> = -2598.8 kJ/mol</w:t>
      </w:r>
    </w:p>
    <w:p w:rsidR="00EE148B" w:rsidRPr="00D74B0F" w:rsidRDefault="00EE148B" w:rsidP="00EE148B"/>
    <w:p w:rsidR="00EE148B" w:rsidRPr="00D74B0F" w:rsidRDefault="00EE148B" w:rsidP="00EE148B"/>
    <w:p w:rsidR="00EE148B" w:rsidRPr="00D74B0F" w:rsidRDefault="00EE148B" w:rsidP="00EE148B">
      <w:r w:rsidRPr="00D74B0F">
        <w:tab/>
        <w:t xml:space="preserve">A) +226.6 kJ/mol </w:t>
      </w:r>
    </w:p>
    <w:p w:rsidR="00EE148B" w:rsidRPr="00D74B0F" w:rsidRDefault="00EE148B" w:rsidP="00EE148B">
      <w:r w:rsidRPr="00D74B0F">
        <w:tab/>
        <w:t>B) +246.6 kJ/mol</w:t>
      </w:r>
    </w:p>
    <w:p w:rsidR="00EE148B" w:rsidRPr="00D74B0F" w:rsidRDefault="00EE148B" w:rsidP="00EE148B">
      <w:r w:rsidRPr="00D74B0F">
        <w:tab/>
        <w:t>C) +1930 kJ/mol</w:t>
      </w:r>
      <w:r w:rsidRPr="00D74B0F">
        <w:br/>
      </w:r>
      <w:r w:rsidRPr="00D74B0F">
        <w:tab/>
        <w:t>D) -3650 kJ/mol</w:t>
      </w:r>
    </w:p>
    <w:p w:rsidR="00EE148B" w:rsidRPr="00D74B0F" w:rsidRDefault="00EE148B" w:rsidP="00EE148B">
      <w:r w:rsidRPr="00D74B0F">
        <w:tab/>
        <w:t>E)  -1830 kJ/mol</w:t>
      </w:r>
    </w:p>
    <w:p w:rsidR="00EE148B" w:rsidRPr="00D74B0F" w:rsidRDefault="00EE148B" w:rsidP="00EE148B"/>
    <w:p w:rsidR="00EE148B" w:rsidRPr="00D74B0F" w:rsidRDefault="00EE148B" w:rsidP="00EE148B"/>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BE0C5C" w:rsidRPr="00D74B0F" w:rsidRDefault="00BE0C5C" w:rsidP="00190B7F"/>
    <w:p w:rsidR="00190B7F" w:rsidRPr="00D74B0F" w:rsidRDefault="00190B7F" w:rsidP="00190B7F">
      <w:r w:rsidRPr="00D74B0F">
        <w:t xml:space="preserve">37.  Which statement regarding the graph is </w:t>
      </w:r>
      <w:r w:rsidRPr="00D74B0F">
        <w:rPr>
          <w:i/>
        </w:rPr>
        <w:t>true</w:t>
      </w:r>
      <w:r w:rsidRPr="00D74B0F">
        <w:t>?</w:t>
      </w:r>
    </w:p>
    <w:p w:rsidR="00190B7F" w:rsidRPr="00D74B0F" w:rsidRDefault="00190B7F" w:rsidP="00190B7F">
      <w:r w:rsidRPr="00D74B0F">
        <w:rPr>
          <w:noProof/>
        </w:rPr>
        <w:drawing>
          <wp:anchor distT="0" distB="0" distL="114300" distR="114300" simplePos="0" relativeHeight="251666432" behindDoc="0" locked="0" layoutInCell="1" allowOverlap="1">
            <wp:simplePos x="0" y="0"/>
            <wp:positionH relativeFrom="column">
              <wp:posOffset>228600</wp:posOffset>
            </wp:positionH>
            <wp:positionV relativeFrom="paragraph">
              <wp:posOffset>50165</wp:posOffset>
            </wp:positionV>
            <wp:extent cx="5484495" cy="3348990"/>
            <wp:effectExtent l="25400" t="0" r="1905" b="0"/>
            <wp:wrapTight wrapText="bothSides">
              <wp:wrapPolygon edited="0">
                <wp:start x="5702" y="0"/>
                <wp:lineTo x="-100" y="328"/>
                <wp:lineTo x="-100" y="21461"/>
                <wp:lineTo x="21608" y="21461"/>
                <wp:lineTo x="21608" y="328"/>
                <wp:lineTo x="8003" y="0"/>
                <wp:lineTo x="5702" y="0"/>
              </wp:wrapPolygon>
            </wp:wrapTight>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srcRect/>
                    <a:stretch>
                      <a:fillRect/>
                    </a:stretch>
                  </pic:blipFill>
                  <pic:spPr bwMode="auto">
                    <a:xfrm>
                      <a:off x="0" y="0"/>
                      <a:ext cx="5484495" cy="3348990"/>
                    </a:xfrm>
                    <a:prstGeom prst="rect">
                      <a:avLst/>
                    </a:prstGeom>
                    <a:noFill/>
                    <a:ln w="9525">
                      <a:noFill/>
                      <a:miter lim="800000"/>
                      <a:headEnd/>
                      <a:tailEnd/>
                    </a:ln>
                  </pic:spPr>
                </pic:pic>
              </a:graphicData>
            </a:graphic>
          </wp:anchor>
        </w:drawing>
      </w:r>
    </w:p>
    <w:p w:rsidR="00190B7F" w:rsidRPr="00D74B0F" w:rsidRDefault="00190B7F" w:rsidP="00190B7F">
      <w:r w:rsidRPr="00D74B0F">
        <w:tab/>
        <w:t>A) Regions A, C, and E represent phase changes.</w:t>
      </w:r>
    </w:p>
    <w:p w:rsidR="00190B7F" w:rsidRPr="00D74B0F" w:rsidRDefault="00190B7F" w:rsidP="00190B7F">
      <w:r w:rsidRPr="00D74B0F">
        <w:tab/>
        <w:t xml:space="preserve">B) No heat is exchanged in </w:t>
      </w:r>
      <w:del w:id="410" w:author="Chem Annex 042 Cox" w:date="2011-05-05T16:23:00Z">
        <w:r w:rsidRPr="00D74B0F" w:rsidDel="00036A70">
          <w:delText xml:space="preserve">phases </w:delText>
        </w:r>
      </w:del>
      <w:ins w:id="411" w:author="Chem Annex 042 Cox" w:date="2011-05-05T16:23:00Z">
        <w:r w:rsidRPr="00D74B0F">
          <w:t xml:space="preserve">regions </w:t>
        </w:r>
      </w:ins>
      <w:r w:rsidRPr="00D74B0F">
        <w:t>B and D.</w:t>
      </w:r>
    </w:p>
    <w:p w:rsidR="00190B7F" w:rsidRPr="00D74B0F" w:rsidRDefault="00190B7F" w:rsidP="00190B7F">
      <w:r w:rsidRPr="00D74B0F">
        <w:tab/>
        <w:t xml:space="preserve">C) </w:t>
      </w:r>
      <w:r w:rsidRPr="00D74B0F">
        <w:rPr>
          <w:rFonts w:ascii="Symbol" w:hAnsi="Symbol"/>
        </w:rPr>
        <w:t></w:t>
      </w:r>
      <w:r w:rsidRPr="00D74B0F">
        <w:t>H</w:t>
      </w:r>
      <w:r w:rsidRPr="00D74B0F">
        <w:rPr>
          <w:vertAlign w:val="subscript"/>
        </w:rPr>
        <w:t>vap</w:t>
      </w:r>
      <w:r w:rsidRPr="00D74B0F">
        <w:rPr>
          <w:i/>
          <w:vertAlign w:val="subscript"/>
        </w:rPr>
        <w:t xml:space="preserve"> </w:t>
      </w:r>
      <w:r w:rsidRPr="00D74B0F">
        <w:t xml:space="preserve">is much larger than </w:t>
      </w:r>
      <w:r w:rsidRPr="00D74B0F">
        <w:rPr>
          <w:rFonts w:ascii="Symbol" w:hAnsi="Symbol"/>
        </w:rPr>
        <w:t></w:t>
      </w:r>
      <w:r w:rsidRPr="00D74B0F">
        <w:t>H</w:t>
      </w:r>
      <w:r w:rsidRPr="00D74B0F">
        <w:rPr>
          <w:vertAlign w:val="subscript"/>
        </w:rPr>
        <w:t>fus</w:t>
      </w:r>
      <w:r w:rsidRPr="00D74B0F">
        <w:t xml:space="preserve"> for this substance.</w:t>
      </w:r>
    </w:p>
    <w:p w:rsidR="00190B7F" w:rsidRPr="00D74B0F" w:rsidRDefault="00190B7F" w:rsidP="00190B7F">
      <w:r w:rsidRPr="00D74B0F">
        <w:tab/>
        <w:t>D) The freezing point of the substance is -25</w:t>
      </w:r>
      <w:r w:rsidRPr="00D74B0F">
        <w:rPr>
          <w:vertAlign w:val="superscript"/>
        </w:rPr>
        <w:t>o</w:t>
      </w:r>
      <w:r w:rsidRPr="00D74B0F">
        <w:t>C.</w:t>
      </w:r>
    </w:p>
    <w:p w:rsidR="00190B7F" w:rsidRPr="00D74B0F" w:rsidRDefault="00190B7F" w:rsidP="00190B7F">
      <w:r w:rsidRPr="00D74B0F">
        <w:tab/>
        <w:t>E) None of these statements are true.</w:t>
      </w:r>
    </w:p>
    <w:p w:rsidR="00EA64E2" w:rsidRPr="00D74B0F" w:rsidRDefault="00EA64E2" w:rsidP="00EC2346"/>
    <w:p w:rsidR="00EA64E2" w:rsidRPr="00D74B0F" w:rsidRDefault="00EA64E2" w:rsidP="00EA64E2">
      <w:pPr>
        <w:pStyle w:val="CommentText"/>
        <w:numPr>
          <w:ins w:id="412" w:author="Carrie Shepler" w:date="2012-04-10T22:29:00Z"/>
        </w:numPr>
        <w:rPr>
          <w:ins w:id="413" w:author="Carrie Shepler" w:date="2012-04-10T22:29:00Z"/>
          <w:sz w:val="24"/>
        </w:rPr>
      </w:pPr>
      <w:r w:rsidRPr="00D74B0F">
        <w:rPr>
          <w:sz w:val="24"/>
        </w:rPr>
        <w:t xml:space="preserve">38. </w:t>
      </w:r>
      <w:ins w:id="414" w:author="Carrie Shepler" w:date="2012-04-10T22:29:00Z">
        <w:r w:rsidRPr="00D74B0F">
          <w:rPr>
            <w:sz w:val="24"/>
          </w:rPr>
          <w:t xml:space="preserve"> Which process</w:t>
        </w:r>
      </w:ins>
      <w:r w:rsidR="00BE0C5C" w:rsidRPr="00D74B0F">
        <w:rPr>
          <w:sz w:val="24"/>
        </w:rPr>
        <w:t>(</w:t>
      </w:r>
      <w:ins w:id="415" w:author="Carrie Shepler" w:date="2012-04-10T22:29:00Z">
        <w:r w:rsidRPr="00D74B0F">
          <w:rPr>
            <w:sz w:val="24"/>
          </w:rPr>
          <w:t>es</w:t>
        </w:r>
      </w:ins>
      <w:r w:rsidR="00BE0C5C" w:rsidRPr="00D74B0F">
        <w:rPr>
          <w:sz w:val="24"/>
        </w:rPr>
        <w:t>)</w:t>
      </w:r>
      <w:ins w:id="416" w:author="Carrie Shepler" w:date="2012-04-10T22:29:00Z">
        <w:r w:rsidRPr="00D74B0F">
          <w:rPr>
            <w:sz w:val="24"/>
          </w:rPr>
          <w:t xml:space="preserve"> can be represented by a perfectly horizontal line on a heating curve?</w:t>
        </w:r>
      </w:ins>
    </w:p>
    <w:p w:rsidR="00EA64E2" w:rsidRPr="00D74B0F" w:rsidRDefault="00EA64E2" w:rsidP="00EA64E2">
      <w:pPr>
        <w:pStyle w:val="CommentText"/>
        <w:numPr>
          <w:ins w:id="417" w:author="Carrie Shepler" w:date="2012-04-10T22:29:00Z"/>
        </w:numPr>
        <w:rPr>
          <w:ins w:id="418" w:author="Carrie Shepler" w:date="2012-04-10T22:29:00Z"/>
          <w:sz w:val="24"/>
        </w:rPr>
      </w:pPr>
    </w:p>
    <w:p w:rsidR="00EA64E2" w:rsidRPr="00D74B0F" w:rsidRDefault="00EA64E2" w:rsidP="00EA64E2">
      <w:pPr>
        <w:pStyle w:val="CommentText"/>
        <w:numPr>
          <w:ilvl w:val="0"/>
          <w:numId w:val="3"/>
        </w:numPr>
        <w:rPr>
          <w:ins w:id="419" w:author="Carrie Shepler" w:date="2012-04-10T22:29:00Z"/>
          <w:sz w:val="24"/>
        </w:rPr>
      </w:pPr>
      <w:ins w:id="420" w:author="Carrie Shepler" w:date="2012-04-10T22:29:00Z">
        <w:r w:rsidRPr="00D74B0F">
          <w:rPr>
            <w:sz w:val="24"/>
          </w:rPr>
          <w:t xml:space="preserve"> Melting ice</w:t>
        </w:r>
      </w:ins>
    </w:p>
    <w:p w:rsidR="00EA64E2" w:rsidRPr="00D74B0F" w:rsidRDefault="00EA64E2" w:rsidP="00EA64E2">
      <w:pPr>
        <w:pStyle w:val="CommentText"/>
        <w:numPr>
          <w:ilvl w:val="0"/>
          <w:numId w:val="3"/>
        </w:numPr>
        <w:rPr>
          <w:ins w:id="421" w:author="Carrie Shepler" w:date="2012-04-10T22:29:00Z"/>
          <w:sz w:val="24"/>
        </w:rPr>
      </w:pPr>
      <w:ins w:id="422" w:author="Carrie Shepler" w:date="2012-04-10T22:29:00Z">
        <w:r w:rsidRPr="00D74B0F">
          <w:rPr>
            <w:sz w:val="24"/>
          </w:rPr>
          <w:t xml:space="preserve"> Heating CO</w:t>
        </w:r>
        <w:r w:rsidRPr="00D74B0F">
          <w:rPr>
            <w:sz w:val="24"/>
            <w:vertAlign w:val="subscript"/>
          </w:rPr>
          <w:t>2</w:t>
        </w:r>
      </w:ins>
    </w:p>
    <w:p w:rsidR="00EA64E2" w:rsidRPr="00D74B0F" w:rsidRDefault="00EA64E2" w:rsidP="00EA64E2">
      <w:pPr>
        <w:pStyle w:val="CommentText"/>
        <w:numPr>
          <w:ilvl w:val="0"/>
          <w:numId w:val="3"/>
        </w:numPr>
        <w:rPr>
          <w:ins w:id="423" w:author="Carrie Shepler" w:date="2012-04-10T22:29:00Z"/>
          <w:sz w:val="24"/>
        </w:rPr>
      </w:pPr>
      <w:ins w:id="424" w:author="Carrie Shepler" w:date="2012-04-10T22:29:00Z">
        <w:r w:rsidRPr="00D74B0F">
          <w:rPr>
            <w:sz w:val="24"/>
          </w:rPr>
          <w:t xml:space="preserve"> Freezing ethanol</w:t>
        </w:r>
      </w:ins>
    </w:p>
    <w:p w:rsidR="00EA64E2" w:rsidRPr="00D74B0F" w:rsidRDefault="00EA64E2" w:rsidP="00EA64E2">
      <w:pPr>
        <w:pStyle w:val="CommentText"/>
        <w:numPr>
          <w:ilvl w:val="0"/>
          <w:numId w:val="3"/>
        </w:numPr>
        <w:rPr>
          <w:ins w:id="425" w:author="Carrie Shepler" w:date="2012-04-10T22:29:00Z"/>
          <w:sz w:val="24"/>
        </w:rPr>
      </w:pPr>
      <w:ins w:id="426" w:author="Carrie Shepler" w:date="2012-04-10T22:29:00Z">
        <w:r w:rsidRPr="00D74B0F">
          <w:rPr>
            <w:sz w:val="24"/>
          </w:rPr>
          <w:t xml:space="preserve"> Both A &amp; C</w:t>
        </w:r>
      </w:ins>
    </w:p>
    <w:p w:rsidR="00EA64E2" w:rsidRPr="00D74B0F" w:rsidRDefault="00EA64E2" w:rsidP="00EA64E2">
      <w:pPr>
        <w:pStyle w:val="CommentText"/>
        <w:numPr>
          <w:ilvl w:val="0"/>
          <w:numId w:val="3"/>
        </w:numPr>
        <w:rPr>
          <w:ins w:id="427" w:author="Carrie Shepler" w:date="2012-04-10T22:29:00Z"/>
          <w:sz w:val="24"/>
        </w:rPr>
      </w:pPr>
      <w:ins w:id="428" w:author="Carrie Shepler" w:date="2012-04-10T22:29:00Z">
        <w:r w:rsidRPr="00D74B0F">
          <w:rPr>
            <w:sz w:val="24"/>
          </w:rPr>
          <w:t xml:space="preserve"> All of the above</w:t>
        </w:r>
      </w:ins>
    </w:p>
    <w:p w:rsidR="00EA64E2" w:rsidRPr="00D74B0F" w:rsidRDefault="00EA64E2" w:rsidP="00EC2346"/>
    <w:p w:rsidR="00EA64E2" w:rsidRPr="00D74B0F" w:rsidRDefault="00EA64E2" w:rsidP="00EA64E2">
      <w:r w:rsidRPr="00D74B0F">
        <w:t xml:space="preserve">39. </w:t>
      </w:r>
      <w:r w:rsidRPr="00D74B0F">
        <w:rPr>
          <w:rFonts w:ascii="Times New Roman" w:hAnsi="Times New Roman"/>
        </w:rPr>
        <w:t>A 25.0 g block of metal initially at 95.0</w:t>
      </w:r>
      <w:r w:rsidRPr="00D74B0F">
        <w:rPr>
          <w:rFonts w:ascii="Times New Roman" w:hAnsi="Times New Roman"/>
          <w:vertAlign w:val="superscript"/>
        </w:rPr>
        <w:t>o</w:t>
      </w:r>
      <w:r w:rsidRPr="00D74B0F">
        <w:rPr>
          <w:rFonts w:ascii="Times New Roman" w:hAnsi="Times New Roman"/>
        </w:rPr>
        <w:t>C is placed in a calorimeter containing 121 g of water initially at 27.2</w:t>
      </w:r>
      <w:r w:rsidRPr="00D74B0F">
        <w:rPr>
          <w:rFonts w:ascii="Times New Roman" w:hAnsi="Times New Roman"/>
          <w:vertAlign w:val="superscript"/>
        </w:rPr>
        <w:t>o</w:t>
      </w:r>
      <w:r w:rsidRPr="00D74B0F">
        <w:rPr>
          <w:rFonts w:ascii="Times New Roman" w:hAnsi="Times New Roman"/>
        </w:rPr>
        <w:t>C.  If the final temperature of the water plus metal is 28.8</w:t>
      </w:r>
      <w:r w:rsidRPr="00D74B0F">
        <w:rPr>
          <w:rFonts w:ascii="Times New Roman" w:hAnsi="Times New Roman"/>
          <w:vertAlign w:val="superscript"/>
        </w:rPr>
        <w:t>o</w:t>
      </w:r>
      <w:r w:rsidRPr="00D74B0F">
        <w:rPr>
          <w:rFonts w:ascii="Times New Roman" w:hAnsi="Times New Roman"/>
        </w:rPr>
        <w:t>C, then what is the heat capacity of the metal?  The heat capacity of water is 4.184 J/g</w:t>
      </w:r>
      <w:r w:rsidRPr="00D74B0F">
        <w:rPr>
          <w:rFonts w:ascii="Times New Roman" w:hAnsi="Times New Roman"/>
          <w:vertAlign w:val="superscript"/>
        </w:rPr>
        <w:t>o</w:t>
      </w:r>
      <w:r w:rsidRPr="00D74B0F">
        <w:rPr>
          <w:rFonts w:ascii="Times New Roman" w:hAnsi="Times New Roman"/>
        </w:rPr>
        <w:t>C.  Assume no heat is lost to the calorimeter or the surroundings.</w:t>
      </w:r>
    </w:p>
    <w:p w:rsidR="00EA64E2" w:rsidRPr="00D74B0F" w:rsidRDefault="00EA64E2" w:rsidP="00EA64E2"/>
    <w:p w:rsidR="00EA64E2" w:rsidRPr="00D74B0F" w:rsidRDefault="00EA64E2" w:rsidP="00EA64E2">
      <w:r w:rsidRPr="00D74B0F">
        <w:tab/>
        <w:t>A) 2.0 J</w:t>
      </w:r>
      <w:r w:rsidRPr="00D74B0F">
        <w:rPr>
          <w:rFonts w:ascii="Times New Roman" w:hAnsi="Times New Roman"/>
        </w:rPr>
        <w:t xml:space="preserve"> J/g°C</w:t>
      </w:r>
    </w:p>
    <w:p w:rsidR="00EA64E2" w:rsidRPr="00D74B0F" w:rsidRDefault="00EA64E2" w:rsidP="00EA64E2">
      <w:r w:rsidRPr="00D74B0F">
        <w:tab/>
        <w:t xml:space="preserve">B) 0.12 </w:t>
      </w:r>
      <w:r w:rsidRPr="00D74B0F">
        <w:rPr>
          <w:rFonts w:ascii="Times New Roman" w:hAnsi="Times New Roman"/>
        </w:rPr>
        <w:t>J/g°C</w:t>
      </w:r>
    </w:p>
    <w:p w:rsidR="00EA64E2" w:rsidRPr="00D74B0F" w:rsidRDefault="00EA64E2" w:rsidP="00EA64E2">
      <w:r w:rsidRPr="00D74B0F">
        <w:tab/>
        <w:t>C) 8.4x10</w:t>
      </w:r>
      <w:r w:rsidRPr="00D74B0F">
        <w:rPr>
          <w:vertAlign w:val="superscript"/>
        </w:rPr>
        <w:t>2</w:t>
      </w:r>
      <w:r w:rsidRPr="00D74B0F">
        <w:rPr>
          <w:rFonts w:ascii="Times New Roman" w:hAnsi="Times New Roman"/>
        </w:rPr>
        <w:t xml:space="preserve"> J/g°C</w:t>
      </w:r>
    </w:p>
    <w:p w:rsidR="00EA64E2" w:rsidRPr="00D74B0F" w:rsidRDefault="00EA64E2" w:rsidP="00EA64E2">
      <w:pPr>
        <w:rPr>
          <w:rFonts w:ascii="Times New Roman" w:hAnsi="Times New Roman"/>
        </w:rPr>
      </w:pPr>
      <w:r w:rsidRPr="00D74B0F">
        <w:tab/>
        <w:t>D) 0.49</w:t>
      </w:r>
      <w:r w:rsidRPr="00D74B0F">
        <w:rPr>
          <w:rFonts w:ascii="Times New Roman" w:hAnsi="Times New Roman"/>
        </w:rPr>
        <w:t xml:space="preserve"> J/g°C</w:t>
      </w:r>
    </w:p>
    <w:p w:rsidR="00EA64E2" w:rsidRPr="00D74B0F" w:rsidRDefault="00EA64E2" w:rsidP="00EA64E2">
      <w:r w:rsidRPr="00D74B0F">
        <w:tab/>
        <w:t>E) 0.21</w:t>
      </w:r>
      <w:r w:rsidRPr="00D74B0F">
        <w:rPr>
          <w:rFonts w:ascii="Times New Roman" w:hAnsi="Times New Roman"/>
        </w:rPr>
        <w:t xml:space="preserve"> J/g°C</w:t>
      </w:r>
    </w:p>
    <w:p w:rsidR="00EA64E2" w:rsidRPr="00D74B0F" w:rsidRDefault="00EA64E2" w:rsidP="00EA64E2"/>
    <w:p w:rsidR="00EA64E2" w:rsidRPr="00D74B0F" w:rsidRDefault="00EA64E2" w:rsidP="00EA64E2">
      <w:pPr>
        <w:rPr>
          <w:rFonts w:ascii="Times New Roman" w:hAnsi="Times New Roman"/>
        </w:rPr>
      </w:pPr>
      <w:r w:rsidRPr="00D74B0F">
        <w:t xml:space="preserve">40. </w:t>
      </w:r>
      <w:r w:rsidRPr="00D74B0F">
        <w:rPr>
          <w:rFonts w:ascii="Times New Roman" w:hAnsi="Times New Roman"/>
        </w:rPr>
        <w:t>How much heat is released when 32.</w:t>
      </w:r>
      <w:ins w:id="429" w:author="Carrie Shepler" w:date="2012-04-08T20:31:00Z">
        <w:r w:rsidRPr="00D74B0F">
          <w:rPr>
            <w:rFonts w:ascii="Times New Roman" w:hAnsi="Times New Roman"/>
          </w:rPr>
          <w:t>0</w:t>
        </w:r>
      </w:ins>
      <w:r w:rsidRPr="00D74B0F">
        <w:rPr>
          <w:rFonts w:ascii="Times New Roman" w:hAnsi="Times New Roman"/>
        </w:rPr>
        <w:t xml:space="preserve"> g of </w:t>
      </w:r>
      <w:ins w:id="430" w:author="Carrie Shepler" w:date="2012-04-08T20:31:00Z">
        <w:r w:rsidRPr="00D74B0F">
          <w:rPr>
            <w:rFonts w:ascii="Times New Roman" w:hAnsi="Times New Roman"/>
          </w:rPr>
          <w:t>O</w:t>
        </w:r>
        <w:r w:rsidRPr="00D74B0F">
          <w:rPr>
            <w:rFonts w:ascii="Times New Roman" w:hAnsi="Times New Roman"/>
            <w:vertAlign w:val="subscript"/>
          </w:rPr>
          <w:t>2</w:t>
        </w:r>
        <w:r w:rsidRPr="00D74B0F">
          <w:rPr>
            <w:rFonts w:ascii="Times New Roman" w:hAnsi="Times New Roman"/>
          </w:rPr>
          <w:t xml:space="preserve">(g) </w:t>
        </w:r>
      </w:ins>
      <w:r w:rsidRPr="00D74B0F">
        <w:rPr>
          <w:rFonts w:ascii="Times New Roman" w:hAnsi="Times New Roman"/>
        </w:rPr>
        <w:t xml:space="preserve"> is reacted with excess </w:t>
      </w:r>
      <w:ins w:id="431" w:author="Carrie Shepler" w:date="2012-04-08T20:31:00Z">
        <w:r w:rsidRPr="00D74B0F">
          <w:rPr>
            <w:rFonts w:ascii="Times New Roman" w:hAnsi="Times New Roman"/>
          </w:rPr>
          <w:t>copper?</w:t>
        </w:r>
      </w:ins>
    </w:p>
    <w:p w:rsidR="00EA64E2" w:rsidRPr="00D74B0F" w:rsidRDefault="00EA64E2" w:rsidP="00EA64E2"/>
    <w:p w:rsidR="00EA64E2" w:rsidRPr="00D74B0F" w:rsidRDefault="00EA64E2" w:rsidP="00EA64E2">
      <w:pPr>
        <w:jc w:val="center"/>
        <w:rPr>
          <w:rFonts w:ascii="Times New Roman" w:hAnsi="Times New Roman"/>
        </w:rPr>
      </w:pPr>
      <w:r w:rsidRPr="00D74B0F">
        <w:rPr>
          <w:rFonts w:ascii="Times New Roman" w:hAnsi="Times New Roman"/>
        </w:rPr>
        <w:t>(1/2)O</w:t>
      </w:r>
      <w:r w:rsidRPr="00D74B0F">
        <w:rPr>
          <w:rFonts w:ascii="Times New Roman" w:hAnsi="Times New Roman"/>
          <w:vertAlign w:val="subscript"/>
        </w:rPr>
        <w:t>2</w:t>
      </w:r>
      <w:r w:rsidRPr="00D74B0F">
        <w:rPr>
          <w:rFonts w:ascii="Times New Roman" w:hAnsi="Times New Roman"/>
        </w:rPr>
        <w:t>(</w:t>
      </w:r>
      <w:r w:rsidRPr="00D74B0F">
        <w:rPr>
          <w:rFonts w:ascii="Times New Roman" w:hAnsi="Times New Roman"/>
          <w:i/>
          <w:iCs/>
        </w:rPr>
        <w:t>g</w:t>
      </w:r>
      <w:r w:rsidRPr="00D74B0F">
        <w:rPr>
          <w:rFonts w:ascii="Times New Roman" w:hAnsi="Times New Roman"/>
        </w:rPr>
        <w:t>) + Cu(</w:t>
      </w:r>
      <w:r w:rsidRPr="00D74B0F">
        <w:rPr>
          <w:rFonts w:ascii="Times New Roman" w:hAnsi="Times New Roman"/>
          <w:i/>
          <w:iCs/>
        </w:rPr>
        <w:t>s</w:t>
      </w:r>
      <w:r w:rsidRPr="00D74B0F">
        <w:rPr>
          <w:rFonts w:ascii="Times New Roman" w:hAnsi="Times New Roman"/>
        </w:rPr>
        <w:t xml:space="preserve">) </w:t>
      </w:r>
      <w:r w:rsidRPr="00D74B0F">
        <w:rPr>
          <w:rFonts w:ascii="Symbol" w:hAnsi="Symbol" w:cs="Symbol"/>
        </w:rPr>
        <w:t></w:t>
      </w:r>
      <w:r w:rsidRPr="00D74B0F">
        <w:rPr>
          <w:rFonts w:ascii="Times New Roman" w:hAnsi="Times New Roman"/>
        </w:rPr>
        <w:t xml:space="preserve"> CuO(</w:t>
      </w:r>
      <w:r w:rsidRPr="00D74B0F">
        <w:rPr>
          <w:rFonts w:ascii="Times New Roman" w:hAnsi="Times New Roman"/>
          <w:i/>
          <w:iCs/>
        </w:rPr>
        <w:t>s</w:t>
      </w:r>
      <w:r w:rsidRPr="00D74B0F">
        <w:rPr>
          <w:rFonts w:ascii="Times New Roman" w:hAnsi="Times New Roman"/>
        </w:rPr>
        <w:t xml:space="preserve">)            </w:t>
      </w:r>
      <w:r w:rsidRPr="00D74B0F">
        <w:rPr>
          <w:rFonts w:ascii="Symbol" w:hAnsi="Symbol" w:cs="Symbol"/>
        </w:rPr>
        <w:t></w:t>
      </w:r>
      <w:r w:rsidRPr="00D74B0F">
        <w:rPr>
          <w:rFonts w:ascii="Times New Roman" w:hAnsi="Times New Roman"/>
          <w:i/>
          <w:iCs/>
        </w:rPr>
        <w:t>H</w:t>
      </w:r>
      <w:r w:rsidRPr="00D74B0F">
        <w:rPr>
          <w:rFonts w:ascii="Times New Roman" w:hAnsi="Times New Roman"/>
          <w:i/>
          <w:iCs/>
          <w:vertAlign w:val="superscript"/>
        </w:rPr>
        <w:t>o</w:t>
      </w:r>
      <w:r w:rsidRPr="00D74B0F">
        <w:rPr>
          <w:rFonts w:ascii="Times New Roman" w:hAnsi="Times New Roman"/>
          <w:vertAlign w:val="subscript"/>
        </w:rPr>
        <w:t xml:space="preserve">rxn </w:t>
      </w:r>
      <w:r w:rsidRPr="00D74B0F">
        <w:rPr>
          <w:rFonts w:ascii="Times New Roman" w:hAnsi="Times New Roman"/>
          <w:vertAlign w:val="subscript"/>
        </w:rPr>
        <w:softHyphen/>
      </w:r>
      <w:r w:rsidRPr="00D74B0F">
        <w:rPr>
          <w:rFonts w:ascii="Times New Roman" w:hAnsi="Times New Roman"/>
        </w:rPr>
        <w:t>= –156 kJ/mol</w:t>
      </w:r>
    </w:p>
    <w:p w:rsidR="00EA64E2" w:rsidRPr="00D74B0F" w:rsidRDefault="00EA64E2" w:rsidP="00EA64E2">
      <w:pPr>
        <w:jc w:val="center"/>
        <w:rPr>
          <w:rFonts w:ascii="Times New Roman" w:hAnsi="Times New Roman"/>
        </w:rPr>
      </w:pPr>
    </w:p>
    <w:p w:rsidR="00EA64E2" w:rsidRPr="00D74B0F" w:rsidRDefault="00EA64E2" w:rsidP="00EA64E2">
      <w:pPr>
        <w:rPr>
          <w:rFonts w:ascii="Times New Roman" w:hAnsi="Times New Roman"/>
        </w:rPr>
      </w:pPr>
      <w:r w:rsidRPr="00D74B0F">
        <w:rPr>
          <w:rFonts w:ascii="Times New Roman" w:hAnsi="Times New Roman"/>
        </w:rPr>
        <w:tab/>
        <w:t xml:space="preserve">A) </w:t>
      </w:r>
      <w:ins w:id="432" w:author="Carrie Shepler" w:date="2012-04-08T20:33:00Z">
        <w:r w:rsidRPr="00D74B0F">
          <w:rPr>
            <w:rFonts w:ascii="Times New Roman" w:hAnsi="Times New Roman"/>
          </w:rPr>
          <w:t>78.0</w:t>
        </w:r>
      </w:ins>
      <w:r w:rsidRPr="00D74B0F">
        <w:rPr>
          <w:rFonts w:ascii="Times New Roman" w:hAnsi="Times New Roman"/>
        </w:rPr>
        <w:t xml:space="preserve"> kJ</w:t>
      </w:r>
    </w:p>
    <w:p w:rsidR="00EA64E2" w:rsidRPr="00D74B0F" w:rsidRDefault="00EA64E2" w:rsidP="00EA64E2">
      <w:pPr>
        <w:rPr>
          <w:rFonts w:ascii="Times New Roman" w:hAnsi="Times New Roman"/>
        </w:rPr>
      </w:pPr>
      <w:r w:rsidRPr="00D74B0F">
        <w:rPr>
          <w:rFonts w:ascii="Times New Roman" w:hAnsi="Times New Roman"/>
        </w:rPr>
        <w:tab/>
        <w:t>B) 156 kJ</w:t>
      </w:r>
    </w:p>
    <w:p w:rsidR="00EA64E2" w:rsidRPr="00D74B0F" w:rsidRDefault="00EA64E2" w:rsidP="00EA64E2">
      <w:pPr>
        <w:rPr>
          <w:rFonts w:ascii="Times New Roman" w:hAnsi="Times New Roman"/>
        </w:rPr>
      </w:pPr>
      <w:r w:rsidRPr="00D74B0F">
        <w:rPr>
          <w:rFonts w:ascii="Times New Roman" w:hAnsi="Times New Roman"/>
        </w:rPr>
        <w:tab/>
        <w:t xml:space="preserve">C) </w:t>
      </w:r>
      <w:ins w:id="433" w:author="Carrie Shepler" w:date="2012-04-08T20:33:00Z">
        <w:r w:rsidRPr="00D74B0F">
          <w:rPr>
            <w:rFonts w:ascii="Times New Roman" w:hAnsi="Times New Roman"/>
          </w:rPr>
          <w:t>312</w:t>
        </w:r>
      </w:ins>
      <w:r w:rsidRPr="00D74B0F">
        <w:rPr>
          <w:rFonts w:ascii="Times New Roman" w:hAnsi="Times New Roman"/>
        </w:rPr>
        <w:t xml:space="preserve"> kJ</w:t>
      </w:r>
    </w:p>
    <w:p w:rsidR="00EA64E2" w:rsidRPr="00D74B0F" w:rsidRDefault="00EA64E2" w:rsidP="00EA64E2">
      <w:pPr>
        <w:rPr>
          <w:rFonts w:ascii="Times New Roman" w:hAnsi="Times New Roman"/>
        </w:rPr>
      </w:pPr>
      <w:r w:rsidRPr="00D74B0F">
        <w:rPr>
          <w:rFonts w:ascii="Times New Roman" w:hAnsi="Times New Roman"/>
        </w:rPr>
        <w:tab/>
        <w:t xml:space="preserve">D) </w:t>
      </w:r>
      <w:ins w:id="434" w:author="Carrie Shepler" w:date="2012-04-08T20:33:00Z">
        <w:r w:rsidRPr="00D74B0F">
          <w:rPr>
            <w:rFonts w:ascii="Times New Roman" w:hAnsi="Times New Roman"/>
          </w:rPr>
          <w:t>2500</w:t>
        </w:r>
      </w:ins>
      <w:r w:rsidRPr="00D74B0F">
        <w:rPr>
          <w:rFonts w:ascii="Times New Roman" w:hAnsi="Times New Roman"/>
        </w:rPr>
        <w:t xml:space="preserve"> kJ</w:t>
      </w:r>
    </w:p>
    <w:p w:rsidR="00EA64E2" w:rsidRPr="00D74B0F" w:rsidRDefault="00EA64E2" w:rsidP="00EA64E2">
      <w:pPr>
        <w:rPr>
          <w:rFonts w:ascii="Times New Roman" w:hAnsi="Times New Roman"/>
        </w:rPr>
      </w:pPr>
      <w:r w:rsidRPr="00D74B0F">
        <w:rPr>
          <w:rFonts w:ascii="Times New Roman" w:hAnsi="Times New Roman"/>
        </w:rPr>
        <w:tab/>
        <w:t xml:space="preserve">E) </w:t>
      </w:r>
      <w:ins w:id="435" w:author="Carrie Shepler" w:date="2012-04-08T20:33:00Z">
        <w:r w:rsidRPr="00D74B0F">
          <w:rPr>
            <w:rFonts w:ascii="Times New Roman" w:hAnsi="Times New Roman"/>
          </w:rPr>
          <w:t>Heat is not released in this reaction.</w:t>
        </w:r>
      </w:ins>
      <w:r w:rsidRPr="00D74B0F">
        <w:rPr>
          <w:rFonts w:ascii="Times New Roman" w:hAnsi="Times New Roman"/>
        </w:rPr>
        <w:t xml:space="preserve"> </w:t>
      </w:r>
    </w:p>
    <w:p w:rsidR="00EA64E2" w:rsidRPr="00D74B0F" w:rsidRDefault="00EA64E2" w:rsidP="00EA64E2">
      <w:pPr>
        <w:rPr>
          <w:rFonts w:ascii="Times New Roman" w:hAnsi="Times New Roman"/>
        </w:rPr>
      </w:pPr>
    </w:p>
    <w:p w:rsidR="00EA64E2" w:rsidRPr="00D74B0F" w:rsidRDefault="00EA64E2" w:rsidP="00EA64E2">
      <w:pPr>
        <w:rPr>
          <w:ins w:id="436" w:author="Carrie Shepler" w:date="2012-04-08T20:31:00Z"/>
          <w:rFonts w:ascii="Times New Roman" w:hAnsi="Times New Roman"/>
        </w:rPr>
      </w:pPr>
      <w:r w:rsidRPr="00D74B0F">
        <w:rPr>
          <w:rFonts w:ascii="Times New Roman" w:hAnsi="Times New Roman"/>
        </w:rPr>
        <w:t xml:space="preserve">41.  </w:t>
      </w:r>
      <w:ins w:id="437" w:author="Carrie Shepler" w:date="2012-04-08T20:31:00Z">
        <w:r w:rsidRPr="00D74B0F">
          <w:rPr>
            <w:rFonts w:ascii="Times New Roman" w:hAnsi="Times New Roman"/>
          </w:rPr>
          <w:t>Which of these is NOT a state function?</w:t>
        </w:r>
      </w:ins>
    </w:p>
    <w:p w:rsidR="00EA64E2" w:rsidRPr="00D74B0F" w:rsidRDefault="00EA64E2" w:rsidP="00EA64E2">
      <w:pPr>
        <w:numPr>
          <w:ins w:id="438" w:author="Carrie Shepler" w:date="2012-04-08T20:31:00Z"/>
        </w:numPr>
        <w:rPr>
          <w:ins w:id="439" w:author="Carrie Shepler" w:date="2012-04-08T20:31:00Z"/>
          <w:rFonts w:ascii="Times New Roman" w:hAnsi="Times New Roman"/>
        </w:rPr>
      </w:pPr>
    </w:p>
    <w:p w:rsidR="00EA64E2" w:rsidRPr="00D74B0F" w:rsidRDefault="00EA64E2" w:rsidP="00EA64E2">
      <w:pPr>
        <w:numPr>
          <w:ins w:id="440" w:author="Carrie Shepler" w:date="2012-04-08T20:31:00Z"/>
        </w:numPr>
        <w:rPr>
          <w:ins w:id="441" w:author="Carrie Shepler" w:date="2012-04-08T20:31:00Z"/>
          <w:rFonts w:ascii="Times New Roman" w:hAnsi="Times New Roman"/>
        </w:rPr>
      </w:pPr>
      <w:ins w:id="442" w:author="Carrie Shepler" w:date="2012-04-08T20:31:00Z">
        <w:r w:rsidRPr="00D74B0F">
          <w:rPr>
            <w:rFonts w:ascii="Times New Roman" w:hAnsi="Times New Roman"/>
          </w:rPr>
          <w:tab/>
          <w:t>A) enthalpy</w:t>
        </w:r>
      </w:ins>
    </w:p>
    <w:p w:rsidR="00EA64E2" w:rsidRPr="00D74B0F" w:rsidRDefault="00EA64E2" w:rsidP="00EA64E2">
      <w:pPr>
        <w:numPr>
          <w:ins w:id="443" w:author="Carrie Shepler" w:date="2012-04-08T20:31:00Z"/>
        </w:numPr>
        <w:rPr>
          <w:ins w:id="444" w:author="Carrie Shepler" w:date="2012-04-08T20:32:00Z"/>
          <w:rFonts w:ascii="Times New Roman" w:hAnsi="Times New Roman"/>
        </w:rPr>
      </w:pPr>
      <w:ins w:id="445" w:author="Carrie Shepler" w:date="2012-04-08T20:31:00Z">
        <w:r w:rsidRPr="00D74B0F">
          <w:rPr>
            <w:rFonts w:ascii="Times New Roman" w:hAnsi="Times New Roman"/>
          </w:rPr>
          <w:tab/>
          <w:t xml:space="preserve">B) </w:t>
        </w:r>
      </w:ins>
      <w:ins w:id="446" w:author="Carrie Shepler" w:date="2012-04-08T20:32:00Z">
        <w:r w:rsidRPr="00D74B0F">
          <w:rPr>
            <w:rFonts w:ascii="Times New Roman" w:hAnsi="Times New Roman"/>
          </w:rPr>
          <w:t>internal energy</w:t>
        </w:r>
      </w:ins>
    </w:p>
    <w:p w:rsidR="00EA64E2" w:rsidRPr="00D74B0F" w:rsidRDefault="00EA64E2" w:rsidP="00EA64E2">
      <w:pPr>
        <w:numPr>
          <w:ins w:id="447" w:author="Carrie Shepler" w:date="2012-04-08T20:32:00Z"/>
        </w:numPr>
        <w:rPr>
          <w:ins w:id="448" w:author="Carrie Shepler" w:date="2012-04-08T20:32:00Z"/>
          <w:rFonts w:ascii="Times New Roman" w:hAnsi="Times New Roman"/>
        </w:rPr>
      </w:pPr>
      <w:ins w:id="449" w:author="Carrie Shepler" w:date="2012-04-08T20:32:00Z">
        <w:r w:rsidRPr="00D74B0F">
          <w:rPr>
            <w:rFonts w:ascii="Times New Roman" w:hAnsi="Times New Roman"/>
          </w:rPr>
          <w:tab/>
          <w:t>C) heat</w:t>
        </w:r>
      </w:ins>
    </w:p>
    <w:p w:rsidR="00EA64E2" w:rsidRPr="00D74B0F" w:rsidRDefault="00EA64E2" w:rsidP="00EA64E2">
      <w:pPr>
        <w:numPr>
          <w:ins w:id="450" w:author="Carrie Shepler" w:date="2012-04-08T20:32:00Z"/>
        </w:numPr>
        <w:rPr>
          <w:ins w:id="451" w:author="Carrie Shepler" w:date="2012-04-08T20:32:00Z"/>
          <w:rFonts w:ascii="Times New Roman" w:hAnsi="Times New Roman"/>
        </w:rPr>
      </w:pPr>
      <w:ins w:id="452" w:author="Carrie Shepler" w:date="2012-04-08T20:32:00Z">
        <w:r w:rsidRPr="00D74B0F">
          <w:rPr>
            <w:rFonts w:ascii="Times New Roman" w:hAnsi="Times New Roman"/>
          </w:rPr>
          <w:tab/>
          <w:t>D) temperature</w:t>
        </w:r>
      </w:ins>
    </w:p>
    <w:p w:rsidR="00EA64E2" w:rsidRPr="00D74B0F" w:rsidRDefault="00EA64E2" w:rsidP="00EA64E2">
      <w:pPr>
        <w:numPr>
          <w:ins w:id="453" w:author="Carrie Shepler" w:date="2012-04-08T20:32:00Z"/>
        </w:numPr>
        <w:rPr>
          <w:rFonts w:ascii="Times New Roman" w:hAnsi="Times New Roman"/>
        </w:rPr>
      </w:pPr>
      <w:ins w:id="454" w:author="Carrie Shepler" w:date="2012-04-08T20:32:00Z">
        <w:r w:rsidRPr="00D74B0F">
          <w:rPr>
            <w:rFonts w:ascii="Times New Roman" w:hAnsi="Times New Roman"/>
          </w:rPr>
          <w:tab/>
          <w:t xml:space="preserve">E) </w:t>
        </w:r>
      </w:ins>
      <w:ins w:id="455" w:author="Carrie Shepler" w:date="2012-04-10T22:34:00Z">
        <w:r w:rsidRPr="00D74B0F">
          <w:rPr>
            <w:rFonts w:ascii="Times New Roman" w:hAnsi="Times New Roman"/>
          </w:rPr>
          <w:t>pressure</w:t>
        </w:r>
      </w:ins>
    </w:p>
    <w:p w:rsidR="00EA64E2" w:rsidRPr="00D74B0F" w:rsidRDefault="00EA64E2" w:rsidP="00EA64E2">
      <w:pPr>
        <w:rPr>
          <w:rFonts w:ascii="Times New Roman" w:hAnsi="Times New Roman"/>
        </w:rPr>
      </w:pPr>
    </w:p>
    <w:p w:rsidR="00EA64E2" w:rsidRPr="00D74B0F" w:rsidRDefault="00EA64E2" w:rsidP="00EA64E2">
      <w:r w:rsidRPr="00D74B0F">
        <w:rPr>
          <w:rFonts w:ascii="Times New Roman" w:hAnsi="Times New Roman"/>
        </w:rPr>
        <w:t xml:space="preserve">42. </w:t>
      </w:r>
      <w:r w:rsidRPr="00D74B0F">
        <w:t xml:space="preserve">The change in internal energy for a system that does 172 J of work on its surroundings is +311 J.  Which statement about this system is </w:t>
      </w:r>
      <w:r w:rsidRPr="00D74B0F">
        <w:rPr>
          <w:i/>
        </w:rPr>
        <w:t>true</w:t>
      </w:r>
      <w:r w:rsidRPr="00D74B0F">
        <w:t>?</w:t>
      </w:r>
    </w:p>
    <w:p w:rsidR="00EA64E2" w:rsidRPr="00D74B0F" w:rsidRDefault="00EA64E2" w:rsidP="00EA64E2"/>
    <w:p w:rsidR="00EA64E2" w:rsidRPr="00D74B0F" w:rsidRDefault="00EA64E2" w:rsidP="00EA64E2">
      <w:r w:rsidRPr="00D74B0F">
        <w:tab/>
        <w:t>A) heat is lost by the system</w:t>
      </w:r>
    </w:p>
    <w:p w:rsidR="00EA64E2" w:rsidRPr="00D74B0F" w:rsidRDefault="00EA64E2" w:rsidP="00EA64E2">
      <w:r w:rsidRPr="00D74B0F">
        <w:tab/>
        <w:t>B) heat is gained by the system</w:t>
      </w:r>
    </w:p>
    <w:p w:rsidR="00EA64E2" w:rsidRPr="00D74B0F" w:rsidRDefault="00EA64E2" w:rsidP="00EA64E2">
      <w:r w:rsidRPr="00D74B0F">
        <w:tab/>
        <w:t xml:space="preserve">C) heat is not transferred </w:t>
      </w:r>
    </w:p>
    <w:p w:rsidR="00EA64E2" w:rsidRPr="00D74B0F" w:rsidRDefault="00EA64E2" w:rsidP="00EA64E2">
      <w:r w:rsidRPr="00D74B0F">
        <w:tab/>
        <w:t>D) q &lt; 0</w:t>
      </w:r>
    </w:p>
    <w:p w:rsidR="00EA64E2" w:rsidRPr="00D74B0F" w:rsidRDefault="00EA64E2" w:rsidP="00EA64E2">
      <w:r w:rsidRPr="00D74B0F">
        <w:tab/>
        <w:t>E) w &gt; 0</w:t>
      </w:r>
    </w:p>
    <w:p w:rsidR="00BE0C5C" w:rsidRPr="00D74B0F" w:rsidRDefault="00BE0C5C" w:rsidP="00EA64E2"/>
    <w:p w:rsidR="00EA64E2" w:rsidRPr="00D74B0F" w:rsidRDefault="00BE0C5C" w:rsidP="00EA64E2">
      <w:r w:rsidRPr="00D74B0F">
        <w:br w:type="page"/>
      </w:r>
      <w:r w:rsidR="00EA64E2" w:rsidRPr="00D74B0F">
        <w:t xml:space="preserve">43. </w:t>
      </w:r>
      <w:r w:rsidR="00EA64E2" w:rsidRPr="00D74B0F">
        <w:rPr>
          <w:noProof/>
        </w:rPr>
        <w:t>The diagram below could represent which equation?</w:t>
      </w:r>
    </w:p>
    <w:bookmarkStart w:id="456" w:name="OLE_LINK1"/>
    <w:p w:rsidR="00EA64E2" w:rsidRPr="00D74B0F" w:rsidRDefault="002007AE" w:rsidP="00EA64E2">
      <w:pPr>
        <w:jc w:val="center"/>
        <w:rPr>
          <w:noProof/>
        </w:rPr>
      </w:pPr>
      <w:ins w:id="457" w:author="Carrie Shepler" w:date="2012-04-08T20:38:00Z">
        <w:r>
          <w:rPr>
            <w:noProof/>
          </w:rPr>
        </w:r>
        <w:r>
          <w:rPr>
            <w:noProof/>
          </w:rPr>
          <w:pict>
            <v:group id="Group 2" o:spid="_x0000_s1040" style="width:378.35pt;height:320pt;mso-position-horizontal-relative:char;mso-position-vertical-relative:line" coordorigin="32213,13970" coordsize="48050,40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">
              <v:shape id="Object 2" o:spid="_x0000_s1041" type="#_x0000_t75" style="position:absolute;left:33877;top:13970;width:23669;height:40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06l3AAAAA2wAAAA8AAABkcnMvZG93bnJldi54bWxET82KwjAQvgv7DmEWvIimCupajVIWBfEg&#10;6voAQzM2ZZtJaaLtvv1GELzNx/c7q01nK/GgxpeOFYxHCQji3OmSCwXXn93wC4QPyBorx6Tgjzxs&#10;1h+9FabatXymxyUUIoawT1GBCaFOpfS5IYt+5GriyN1cYzFE2BRSN9jGcFvJSZLMpMWSY4PBmr4N&#10;5b+Xu1VgF9vBwZ8C+aOZX2fHadZO5plS/c8uW4II1IW3+OXe6zh/DM9f4g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zTqXcAAAADbAAAADwAAAAAAAAAAAAAAAACfAgAA&#10;ZHJzL2Rvd25yZXYueG1sUEsFBgAAAAAEAAQA9wAAAIwDAAAAAA==&#10;">
                <v:imagedata r:id="rId50" o:title=""/>
              </v:shape>
              <v:shape id="Object 3" o:spid="_x0000_s1042" type="#_x0000_t75" style="position:absolute;left:33877;top:13970;width:46387;height:40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mdCrCAAAA2wAAAA8AAABkcnMvZG93bnJldi54bWxET9tqwkAQfS/0H5Yp9KWYTQP1ErNKKBaK&#10;D2KtHzBkx2wwOxuyq4l/7wqFvs3hXKdYj7YVV+p941jBe5KCIK6cbrhWcPz9msxB+ICssXVMCm7k&#10;Yb16fiow127gH7oeQi1iCPscFZgQulxKXxmy6BPXEUfu5HqLIcK+lrrHIYbbVmZpOpUWG44NBjv6&#10;NFSdDxerwC42b1u/D+R3Znac7j7KIZuVSr2+jOUSRKAx/Iv/3N86zs/g8Us8QK7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5nQqwgAAANsAAAAPAAAAAAAAAAAAAAAAAJ8C&#10;AABkcnMvZG93bnJldi54bWxQSwUGAAAAAAQABAD3AAAAjgMAAAAA&#10;">
                <v:imagedata r:id="rId51" o:title=""/>
              </v:shape>
              <v:rect id="Rectangle 13" o:spid="_x0000_s1043" style="position:absolute;left:36447;top:25214;width:4970;height:114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nS8EA&#10;AADbAAAADwAAAGRycy9kb3ducmV2LnhtbERPTYvCMBC9C/6HMII3TVVWpGsUFQRFBVf3sMehGduy&#10;zaQ2sdb99UZY8DaP9znTeWMKUVPlcssKBv0IBHFidc6pgu/zujcB4TyyxsIyKXiQg/ms3ZpirO2d&#10;v6g++VSEEHYxKsi8L2MpXZKRQde3JXHgLrYy6AOsUqkrvIdwU8hhFI2lwZxDQ4YlrTJKfk83o2C5&#10;P+zqI1/1pdl+HP+8XSH+PJTqdprFJwhPjX+L/90bHeaP4PVLOEDO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xZ0vBAAAA2wAAAA8AAAAAAAAAAAAAAAAAmAIAAGRycy9kb3du&#10;cmV2LnhtbFBLBQYAAAAABAAEAPUAAACGAwAAAAA=&#10;" fillcolor="white [3212]" stroked="f">
                <v:textbox style="mso-next-textbox:#Rectangle 13">
                  <w:txbxContent>
                    <w:p w:rsidR="00003245" w:rsidRDefault="00003245" w:rsidP="00EA64E2">
                      <w:pPr>
                        <w:rPr>
                          <w:rFonts w:eastAsia="Times New Roman"/>
                        </w:rPr>
                      </w:pPr>
                    </w:p>
                  </w:txbxContent>
                </v:textbox>
              </v:rect>
              <v:shape id="TextBox 6" o:spid="_x0000_s1044" type="#_x0000_t202" style="position:absolute;left:32213;top:25950;width:10311;height:36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v82MEA&#10;AADbAAAADwAAAGRycy9kb3ducmV2LnhtbERPzWrCQBC+C77DMkJvuolYidE1FNtCb7XqAwzZaTZN&#10;djZktyb69N1Cobf5+H5nV4y2FVfqfe1YQbpIQBCXTtdcKbicX+cZCB+QNbaOScGNPBT76WSHuXYD&#10;f9D1FCoRQ9jnqMCE0OVS+tKQRb9wHXHkPl1vMUTYV1L3OMRw28plkqylxZpjg8GODobK5vRtFWSJ&#10;fW+azfLo7eqePprDs3vpvpR6mI1PWxCBxvAv/nO/6Th/Bb+/x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57/NjBAAAA2wAAAA8AAAAAAAAAAAAAAAAAmAIAAGRycy9kb3du&#10;cmV2LnhtbFBLBQYAAAAABAAEAPUAAACGAwAAAAA=&#10;" filled="f" stroked="f">
                <v:textbox style="mso-next-textbox:#TextBox 6;mso-fit-shape-to-text:t">
                  <w:txbxContent>
                    <w:p w:rsidR="00003245" w:rsidRDefault="00003245" w:rsidP="00EA64E2">
                      <w:pPr>
                        <w:pStyle w:val="NormalWeb"/>
                        <w:spacing w:before="0" w:beforeAutospacing="0" w:after="0" w:afterAutospacing="0"/>
                      </w:pPr>
                      <w:r>
                        <w:rPr>
                          <w:rFonts w:asciiTheme="minorHAnsi" w:hAnsi="Cambria" w:cstheme="minorBidi"/>
                          <w:b/>
                          <w:bCs/>
                          <w:color w:val="000000" w:themeColor="text1"/>
                          <w:kern w:val="24"/>
                          <w:sz w:val="36"/>
                          <w:szCs w:val="36"/>
                        </w:rPr>
                        <w:t xml:space="preserve">Enthalpy </w:t>
                      </w:r>
                    </w:p>
                  </w:txbxContent>
                </v:textbox>
              </v:shape>
              <w10:anchorlock/>
            </v:group>
          </w:pict>
        </w:r>
      </w:ins>
      <w:bookmarkEnd w:id="456"/>
    </w:p>
    <w:p w:rsidR="00EA64E2" w:rsidRPr="00D74B0F" w:rsidRDefault="00EA64E2" w:rsidP="00EA64E2">
      <w:pPr>
        <w:rPr>
          <w:noProof/>
        </w:rPr>
      </w:pPr>
    </w:p>
    <w:p w:rsidR="00EA64E2" w:rsidRPr="00D74B0F" w:rsidRDefault="00EA64E2" w:rsidP="00EA64E2">
      <w:pPr>
        <w:rPr>
          <w:noProof/>
        </w:rPr>
      </w:pPr>
      <w:r w:rsidRPr="00D74B0F">
        <w:rPr>
          <w:noProof/>
        </w:rPr>
        <w:tab/>
        <w:t xml:space="preserve">A) A(g)  + B(g) </w:t>
      </w:r>
      <w:r w:rsidRPr="00D74B0F">
        <w:rPr>
          <w:noProof/>
        </w:rPr>
        <w:sym w:font="Wingdings" w:char="F0E0"/>
      </w:r>
      <w:r w:rsidRPr="00D74B0F">
        <w:rPr>
          <w:noProof/>
        </w:rPr>
        <w:t xml:space="preserve"> AB(g) </w:t>
      </w:r>
      <w:r w:rsidRPr="00D74B0F">
        <w:rPr>
          <w:noProof/>
        </w:rPr>
        <w:tab/>
      </w:r>
      <w:r w:rsidRPr="00D74B0F">
        <w:rPr>
          <w:rFonts w:ascii="Symbol" w:hAnsi="Symbol"/>
          <w:noProof/>
        </w:rPr>
        <w:t></w:t>
      </w:r>
      <w:r w:rsidRPr="00D74B0F">
        <w:rPr>
          <w:noProof/>
        </w:rPr>
        <w:t>H = - 20 kJ</w:t>
      </w:r>
    </w:p>
    <w:p w:rsidR="00EA64E2" w:rsidRPr="00D74B0F" w:rsidRDefault="00EA64E2" w:rsidP="00EA64E2">
      <w:pPr>
        <w:rPr>
          <w:noProof/>
        </w:rPr>
      </w:pPr>
      <w:r w:rsidRPr="00D74B0F">
        <w:rPr>
          <w:noProof/>
        </w:rPr>
        <w:tab/>
        <w:t xml:space="preserve">B) A(g) + B(g) </w:t>
      </w:r>
      <w:r w:rsidRPr="00D74B0F">
        <w:rPr>
          <w:noProof/>
        </w:rPr>
        <w:sym w:font="Wingdings" w:char="F0E0"/>
      </w:r>
      <w:r w:rsidRPr="00D74B0F">
        <w:rPr>
          <w:noProof/>
        </w:rPr>
        <w:t xml:space="preserve"> AB(g)</w:t>
      </w:r>
      <w:r w:rsidRPr="00D74B0F">
        <w:rPr>
          <w:noProof/>
        </w:rPr>
        <w:tab/>
      </w:r>
      <w:r w:rsidRPr="00D74B0F">
        <w:rPr>
          <w:rFonts w:ascii="Symbol" w:hAnsi="Symbol"/>
          <w:noProof/>
        </w:rPr>
        <w:t></w:t>
      </w:r>
      <w:r w:rsidRPr="00D74B0F">
        <w:rPr>
          <w:noProof/>
        </w:rPr>
        <w:t>H = + 30 kJ</w:t>
      </w:r>
    </w:p>
    <w:p w:rsidR="00EA64E2" w:rsidRPr="00D74B0F" w:rsidRDefault="00EA64E2" w:rsidP="00EA64E2">
      <w:pPr>
        <w:rPr>
          <w:noProof/>
        </w:rPr>
      </w:pPr>
      <w:r w:rsidRPr="00D74B0F">
        <w:rPr>
          <w:noProof/>
        </w:rPr>
        <w:tab/>
        <w:t xml:space="preserve">C) A(g) + B(g) </w:t>
      </w:r>
      <w:r w:rsidRPr="00D74B0F">
        <w:rPr>
          <w:noProof/>
        </w:rPr>
        <w:sym w:font="Wingdings" w:char="F0E0"/>
      </w:r>
      <w:r w:rsidRPr="00D74B0F">
        <w:rPr>
          <w:noProof/>
        </w:rPr>
        <w:t xml:space="preserve"> AB(g)</w:t>
      </w:r>
      <w:r w:rsidRPr="00D74B0F">
        <w:rPr>
          <w:noProof/>
        </w:rPr>
        <w:tab/>
      </w:r>
      <w:r w:rsidRPr="00D74B0F">
        <w:rPr>
          <w:rFonts w:ascii="Symbol" w:hAnsi="Symbol"/>
          <w:noProof/>
        </w:rPr>
        <w:t></w:t>
      </w:r>
      <w:r w:rsidRPr="00D74B0F">
        <w:rPr>
          <w:noProof/>
        </w:rPr>
        <w:t xml:space="preserve">H = + 20 kJ </w:t>
      </w:r>
    </w:p>
    <w:p w:rsidR="00EA64E2" w:rsidRPr="00D74B0F" w:rsidRDefault="00EA64E2" w:rsidP="00EA64E2">
      <w:pPr>
        <w:rPr>
          <w:noProof/>
        </w:rPr>
      </w:pPr>
      <w:r w:rsidRPr="00D74B0F">
        <w:rPr>
          <w:noProof/>
        </w:rPr>
        <w:tab/>
        <w:t xml:space="preserve">D) A(g)  + B(g) </w:t>
      </w:r>
      <w:r w:rsidRPr="00D74B0F">
        <w:rPr>
          <w:noProof/>
        </w:rPr>
        <w:sym w:font="Wingdings" w:char="F0E0"/>
      </w:r>
      <w:r w:rsidRPr="00D74B0F">
        <w:rPr>
          <w:noProof/>
        </w:rPr>
        <w:t xml:space="preserve"> AB(g) </w:t>
      </w:r>
      <w:r w:rsidRPr="00D74B0F">
        <w:rPr>
          <w:noProof/>
        </w:rPr>
        <w:tab/>
      </w:r>
      <w:r w:rsidRPr="00D74B0F">
        <w:rPr>
          <w:rFonts w:ascii="Symbol" w:hAnsi="Symbol"/>
          <w:noProof/>
        </w:rPr>
        <w:t></w:t>
      </w:r>
      <w:r w:rsidRPr="00D74B0F">
        <w:rPr>
          <w:noProof/>
        </w:rPr>
        <w:t>H = - 30 kJ</w:t>
      </w:r>
    </w:p>
    <w:p w:rsidR="00EA64E2" w:rsidRPr="00D74B0F" w:rsidRDefault="00EA64E2" w:rsidP="00EA64E2">
      <w:pPr>
        <w:rPr>
          <w:noProof/>
        </w:rPr>
      </w:pPr>
      <w:r w:rsidRPr="00D74B0F">
        <w:rPr>
          <w:noProof/>
        </w:rPr>
        <w:tab/>
        <w:t xml:space="preserve">E) A(g) + B(g) </w:t>
      </w:r>
      <w:r w:rsidRPr="00D74B0F">
        <w:rPr>
          <w:noProof/>
        </w:rPr>
        <w:sym w:font="Wingdings" w:char="F0E0"/>
      </w:r>
      <w:r w:rsidRPr="00D74B0F">
        <w:rPr>
          <w:noProof/>
        </w:rPr>
        <w:t xml:space="preserve"> AB(g)</w:t>
      </w:r>
      <w:r w:rsidRPr="00D74B0F">
        <w:rPr>
          <w:noProof/>
        </w:rPr>
        <w:tab/>
      </w:r>
      <w:r w:rsidRPr="00D74B0F">
        <w:rPr>
          <w:rFonts w:ascii="Symbol" w:hAnsi="Symbol"/>
          <w:noProof/>
        </w:rPr>
        <w:t></w:t>
      </w:r>
      <w:r w:rsidRPr="00D74B0F">
        <w:rPr>
          <w:noProof/>
        </w:rPr>
        <w:t>H = + 50 kJ</w:t>
      </w:r>
    </w:p>
    <w:p w:rsidR="00EA64E2" w:rsidRPr="00D74B0F" w:rsidRDefault="00EA64E2" w:rsidP="00EC2346"/>
    <w:p w:rsidR="00EA64E2" w:rsidRPr="00D74B0F" w:rsidRDefault="00EA64E2" w:rsidP="00EA64E2">
      <w:pPr>
        <w:rPr>
          <w:noProof/>
          <w:sz w:val="26"/>
        </w:rPr>
      </w:pPr>
      <w:r w:rsidRPr="00D74B0F">
        <w:t xml:space="preserve">44. </w:t>
      </w:r>
      <w:r w:rsidRPr="00D74B0F">
        <w:rPr>
          <w:noProof/>
          <w:sz w:val="26"/>
        </w:rPr>
        <w:t xml:space="preserve">Which process is </w:t>
      </w:r>
      <w:r w:rsidRPr="00D74B0F">
        <w:rPr>
          <w:i/>
          <w:noProof/>
          <w:sz w:val="26"/>
        </w:rPr>
        <w:t>exothermic</w:t>
      </w:r>
      <w:r w:rsidRPr="00D74B0F">
        <w:rPr>
          <w:noProof/>
          <w:sz w:val="26"/>
        </w:rPr>
        <w:t>?</w:t>
      </w:r>
    </w:p>
    <w:p w:rsidR="00EA64E2" w:rsidRPr="00D74B0F" w:rsidRDefault="00EA64E2" w:rsidP="00EA64E2">
      <w:pPr>
        <w:rPr>
          <w:noProof/>
          <w:sz w:val="26"/>
        </w:rPr>
      </w:pPr>
      <w:r w:rsidRPr="00D74B0F">
        <w:rPr>
          <w:noProof/>
          <w:sz w:val="26"/>
        </w:rPr>
        <w:tab/>
      </w:r>
    </w:p>
    <w:p w:rsidR="00EA64E2" w:rsidRPr="00D74B0F" w:rsidRDefault="00EA64E2" w:rsidP="00EA64E2">
      <w:pPr>
        <w:rPr>
          <w:noProof/>
          <w:sz w:val="26"/>
        </w:rPr>
      </w:pPr>
      <w:r w:rsidRPr="00D74B0F">
        <w:rPr>
          <w:noProof/>
          <w:sz w:val="26"/>
        </w:rPr>
        <w:tab/>
        <w:t>A) freezing</w:t>
      </w:r>
    </w:p>
    <w:p w:rsidR="00EA64E2" w:rsidRPr="00D74B0F" w:rsidRDefault="00EA64E2" w:rsidP="00EA64E2">
      <w:pPr>
        <w:rPr>
          <w:noProof/>
          <w:sz w:val="26"/>
        </w:rPr>
      </w:pPr>
      <w:r w:rsidRPr="00D74B0F">
        <w:rPr>
          <w:noProof/>
          <w:sz w:val="26"/>
        </w:rPr>
        <w:tab/>
        <w:t>B) sublimation</w:t>
      </w:r>
    </w:p>
    <w:p w:rsidR="00EA64E2" w:rsidRPr="00D74B0F" w:rsidRDefault="00EA64E2" w:rsidP="00EA64E2">
      <w:pPr>
        <w:rPr>
          <w:noProof/>
          <w:sz w:val="26"/>
        </w:rPr>
      </w:pPr>
      <w:r w:rsidRPr="00D74B0F">
        <w:rPr>
          <w:noProof/>
          <w:sz w:val="26"/>
        </w:rPr>
        <w:tab/>
        <w:t>C) fusion (melting)</w:t>
      </w:r>
    </w:p>
    <w:p w:rsidR="00EA64E2" w:rsidRPr="00D74B0F" w:rsidRDefault="00EA64E2" w:rsidP="00EA64E2">
      <w:pPr>
        <w:rPr>
          <w:noProof/>
          <w:sz w:val="26"/>
        </w:rPr>
      </w:pPr>
      <w:r w:rsidRPr="00D74B0F">
        <w:rPr>
          <w:noProof/>
          <w:sz w:val="26"/>
        </w:rPr>
        <w:tab/>
        <w:t>D) evaporation</w:t>
      </w:r>
    </w:p>
    <w:p w:rsidR="00EA64E2" w:rsidRPr="00D74B0F" w:rsidRDefault="00EA64E2" w:rsidP="00EA64E2">
      <w:pPr>
        <w:rPr>
          <w:noProof/>
          <w:sz w:val="26"/>
        </w:rPr>
      </w:pPr>
      <w:r w:rsidRPr="00D74B0F">
        <w:rPr>
          <w:noProof/>
          <w:sz w:val="26"/>
        </w:rPr>
        <w:tab/>
        <w:t>E) heating a liquid</w:t>
      </w:r>
    </w:p>
    <w:p w:rsidR="00973047" w:rsidRPr="00D74B0F" w:rsidRDefault="00973047" w:rsidP="00EC2346"/>
    <w:p w:rsidR="00973047" w:rsidRPr="00D74B0F" w:rsidRDefault="00BE0C5C" w:rsidP="00EC2346">
      <w:pPr>
        <w:rPr>
          <w:b/>
          <w:u w:val="single"/>
        </w:rPr>
      </w:pPr>
      <w:r w:rsidRPr="00D74B0F">
        <w:rPr>
          <w:b/>
          <w:u w:val="single"/>
        </w:rPr>
        <w:br w:type="page"/>
      </w:r>
      <w:r w:rsidR="00973047" w:rsidRPr="00D74B0F">
        <w:rPr>
          <w:b/>
          <w:u w:val="single"/>
        </w:rPr>
        <w:t>Chapter 8</w:t>
      </w:r>
    </w:p>
    <w:p w:rsidR="00973047" w:rsidRPr="00D74B0F" w:rsidRDefault="00371605" w:rsidP="00973047">
      <w:pPr>
        <w:rPr>
          <w:bCs/>
        </w:rPr>
      </w:pPr>
      <w:r w:rsidRPr="00D74B0F">
        <w:t>1</w:t>
      </w:r>
      <w:r w:rsidR="00973047" w:rsidRPr="00D74B0F">
        <w:rPr>
          <w:bCs/>
        </w:rPr>
        <w:t xml:space="preserve">. Which of the following reactions is spontaneous only </w:t>
      </w:r>
      <w:r w:rsidR="00973047" w:rsidRPr="00D74B0F">
        <w:rPr>
          <w:b/>
          <w:bCs/>
          <w:i/>
        </w:rPr>
        <w:t>below</w:t>
      </w:r>
      <w:r w:rsidR="00973047" w:rsidRPr="00D74B0F">
        <w:rPr>
          <w:bCs/>
        </w:rPr>
        <w:t xml:space="preserve"> the equilibrium temperature?</w:t>
      </w:r>
    </w:p>
    <w:p w:rsidR="00973047" w:rsidRPr="00D74B0F" w:rsidRDefault="00973047" w:rsidP="00973047">
      <w:pPr>
        <w:rPr>
          <w:bCs/>
        </w:rPr>
      </w:pPr>
    </w:p>
    <w:p w:rsidR="00973047" w:rsidRPr="00D74B0F" w:rsidRDefault="00973047" w:rsidP="00973047">
      <w:pPr>
        <w:spacing w:line="360" w:lineRule="auto"/>
        <w:rPr>
          <w:rFonts w:ascii="Times" w:hAnsi="Times"/>
          <w:bCs/>
        </w:rPr>
      </w:pPr>
      <w:r w:rsidRPr="00D74B0F">
        <w:rPr>
          <w:bCs/>
        </w:rPr>
        <w:tab/>
        <w:t>A) NH</w:t>
      </w:r>
      <w:r w:rsidRPr="00D74B0F">
        <w:rPr>
          <w:bCs/>
          <w:vertAlign w:val="subscript"/>
        </w:rPr>
        <w:t>4</w:t>
      </w:r>
      <w:r w:rsidRPr="00D74B0F">
        <w:rPr>
          <w:bCs/>
        </w:rPr>
        <w:t xml:space="preserve">Br(s) + 188 kJ </w:t>
      </w:r>
      <w:r w:rsidR="0093588B" w:rsidRPr="00D74B0F">
        <w:rPr>
          <w:bCs/>
        </w:rPr>
        <w:sym w:font="Wingdings" w:char="F0E0"/>
      </w:r>
      <w:r w:rsidRPr="00D74B0F">
        <w:rPr>
          <w:bCs/>
        </w:rPr>
        <w:t xml:space="preserve"> NH</w:t>
      </w:r>
      <w:r w:rsidRPr="00D74B0F">
        <w:rPr>
          <w:bCs/>
          <w:vertAlign w:val="subscript"/>
        </w:rPr>
        <w:t>3</w:t>
      </w:r>
      <w:r w:rsidRPr="00D74B0F">
        <w:rPr>
          <w:bCs/>
        </w:rPr>
        <w:t>(g) + Br</w:t>
      </w:r>
      <w:r w:rsidRPr="00D74B0F">
        <w:rPr>
          <w:bCs/>
          <w:vertAlign w:val="subscript"/>
        </w:rPr>
        <w:t>2</w:t>
      </w:r>
      <w:r w:rsidRPr="00D74B0F">
        <w:rPr>
          <w:bCs/>
        </w:rPr>
        <w:t>(</w:t>
      </w:r>
      <w:r w:rsidRPr="00D74B0F">
        <w:rPr>
          <w:rFonts w:ascii="Times" w:hAnsi="Times"/>
          <w:bCs/>
        </w:rPr>
        <w:t>l)</w:t>
      </w:r>
    </w:p>
    <w:p w:rsidR="00973047" w:rsidRPr="00D74B0F" w:rsidRDefault="00973047" w:rsidP="00973047">
      <w:pPr>
        <w:spacing w:line="360" w:lineRule="auto"/>
        <w:rPr>
          <w:bCs/>
        </w:rPr>
      </w:pPr>
      <w:r w:rsidRPr="00D74B0F">
        <w:rPr>
          <w:bCs/>
        </w:rPr>
        <w:tab/>
        <w:t>B) NH</w:t>
      </w:r>
      <w:r w:rsidRPr="00D74B0F">
        <w:rPr>
          <w:bCs/>
          <w:vertAlign w:val="subscript"/>
        </w:rPr>
        <w:t>3</w:t>
      </w:r>
      <w:r w:rsidRPr="00D74B0F">
        <w:rPr>
          <w:bCs/>
        </w:rPr>
        <w:t xml:space="preserve">(g) + HCl(g) </w:t>
      </w:r>
      <w:r w:rsidR="0093588B" w:rsidRPr="00D74B0F">
        <w:rPr>
          <w:bCs/>
        </w:rPr>
        <w:sym w:font="Wingdings" w:char="F0E0"/>
      </w:r>
      <w:r w:rsidRPr="00D74B0F">
        <w:rPr>
          <w:bCs/>
        </w:rPr>
        <w:t xml:space="preserve"> NH</w:t>
      </w:r>
      <w:r w:rsidRPr="00D74B0F">
        <w:rPr>
          <w:bCs/>
          <w:vertAlign w:val="subscript"/>
        </w:rPr>
        <w:t>4</w:t>
      </w:r>
      <w:r w:rsidRPr="00D74B0F">
        <w:rPr>
          <w:bCs/>
        </w:rPr>
        <w:t>Cl(s) + 176 kJ</w:t>
      </w:r>
    </w:p>
    <w:p w:rsidR="00973047" w:rsidRPr="00D74B0F" w:rsidRDefault="00973047" w:rsidP="00973047">
      <w:pPr>
        <w:spacing w:line="360" w:lineRule="auto"/>
        <w:rPr>
          <w:bCs/>
          <w:lang w:val="it-IT"/>
        </w:rPr>
      </w:pPr>
      <w:r w:rsidRPr="00D74B0F">
        <w:rPr>
          <w:bCs/>
        </w:rPr>
        <w:tab/>
      </w:r>
      <w:r w:rsidRPr="00D74B0F">
        <w:rPr>
          <w:bCs/>
          <w:lang w:val="it-IT"/>
        </w:rPr>
        <w:t>C) 2H</w:t>
      </w:r>
      <w:r w:rsidRPr="00D74B0F">
        <w:rPr>
          <w:bCs/>
          <w:vertAlign w:val="subscript"/>
          <w:lang w:val="it-IT"/>
        </w:rPr>
        <w:t>2</w:t>
      </w:r>
      <w:r w:rsidRPr="00D74B0F">
        <w:rPr>
          <w:bCs/>
          <w:lang w:val="it-IT"/>
        </w:rPr>
        <w:t>O</w:t>
      </w:r>
      <w:r w:rsidRPr="00D74B0F">
        <w:rPr>
          <w:bCs/>
          <w:vertAlign w:val="subscript"/>
          <w:lang w:val="it-IT"/>
        </w:rPr>
        <w:t>2</w:t>
      </w:r>
      <w:r w:rsidRPr="00D74B0F">
        <w:rPr>
          <w:bCs/>
          <w:lang w:val="it-IT"/>
        </w:rPr>
        <w:t xml:space="preserve">(l) </w:t>
      </w:r>
      <w:r w:rsidR="0093588B" w:rsidRPr="00D74B0F">
        <w:rPr>
          <w:bCs/>
        </w:rPr>
        <w:sym w:font="Wingdings" w:char="F0E0"/>
      </w:r>
      <w:r w:rsidRPr="00D74B0F">
        <w:rPr>
          <w:bCs/>
          <w:lang w:val="it-IT"/>
        </w:rPr>
        <w:t xml:space="preserve"> 2H</w:t>
      </w:r>
      <w:r w:rsidRPr="00D74B0F">
        <w:rPr>
          <w:bCs/>
          <w:vertAlign w:val="subscript"/>
          <w:lang w:val="it-IT"/>
        </w:rPr>
        <w:t>2</w:t>
      </w:r>
      <w:r w:rsidRPr="00D74B0F">
        <w:rPr>
          <w:bCs/>
          <w:lang w:val="it-IT"/>
        </w:rPr>
        <w:t>O(l) + O</w:t>
      </w:r>
      <w:r w:rsidRPr="00D74B0F">
        <w:rPr>
          <w:bCs/>
          <w:vertAlign w:val="subscript"/>
          <w:lang w:val="it-IT"/>
        </w:rPr>
        <w:t>2</w:t>
      </w:r>
      <w:r w:rsidRPr="00D74B0F">
        <w:rPr>
          <w:bCs/>
          <w:lang w:val="it-IT"/>
        </w:rPr>
        <w:t>(g) + 196 kJ</w:t>
      </w:r>
    </w:p>
    <w:p w:rsidR="00973047" w:rsidRPr="00D74B0F" w:rsidRDefault="00973047" w:rsidP="00973047">
      <w:pPr>
        <w:spacing w:line="360" w:lineRule="auto"/>
        <w:rPr>
          <w:bCs/>
        </w:rPr>
      </w:pPr>
      <w:r w:rsidRPr="00D74B0F">
        <w:rPr>
          <w:bCs/>
          <w:lang w:val="it-IT"/>
        </w:rPr>
        <w:tab/>
      </w:r>
      <w:r w:rsidRPr="00D74B0F">
        <w:rPr>
          <w:bCs/>
        </w:rPr>
        <w:t>D) both a and b</w:t>
      </w:r>
    </w:p>
    <w:p w:rsidR="00A55D4E" w:rsidRPr="00D74B0F" w:rsidRDefault="00973047" w:rsidP="00973047">
      <w:pPr>
        <w:spacing w:line="360" w:lineRule="auto"/>
        <w:rPr>
          <w:bCs/>
        </w:rPr>
      </w:pPr>
      <w:r w:rsidRPr="00D74B0F">
        <w:rPr>
          <w:bCs/>
        </w:rPr>
        <w:tab/>
        <w:t>E) both b and c</w:t>
      </w:r>
    </w:p>
    <w:p w:rsidR="00973047" w:rsidRPr="00D74B0F" w:rsidRDefault="00973047" w:rsidP="00973047">
      <w:pPr>
        <w:spacing w:line="360" w:lineRule="auto"/>
        <w:rPr>
          <w:bCs/>
        </w:rPr>
      </w:pPr>
    </w:p>
    <w:tbl>
      <w:tblPr>
        <w:tblW w:w="5000" w:type="pct"/>
        <w:tblCellSpacing w:w="0" w:type="dxa"/>
        <w:tblCellMar>
          <w:left w:w="0" w:type="dxa"/>
          <w:right w:w="0" w:type="dxa"/>
        </w:tblCellMar>
        <w:tblLook w:val="0000" w:firstRow="0" w:lastRow="0" w:firstColumn="0" w:lastColumn="0" w:noHBand="0" w:noVBand="0"/>
      </w:tblPr>
      <w:tblGrid>
        <w:gridCol w:w="432"/>
        <w:gridCol w:w="8352"/>
      </w:tblGrid>
      <w:tr w:rsidR="0093588B" w:rsidRPr="00D74B0F">
        <w:trPr>
          <w:tblCellSpacing w:w="0" w:type="dxa"/>
        </w:trPr>
        <w:tc>
          <w:tcPr>
            <w:tcW w:w="432" w:type="dxa"/>
            <w:tcMar>
              <w:left w:w="144" w:type="dxa"/>
            </w:tcMar>
          </w:tcPr>
          <w:p w:rsidR="0093588B" w:rsidRPr="00D74B0F" w:rsidRDefault="00BC359E">
            <w:pPr>
              <w:rPr>
                <w:color w:val="000000"/>
                <w:sz w:val="18"/>
                <w:szCs w:val="18"/>
              </w:rPr>
            </w:pPr>
            <w:r w:rsidRPr="00D74B0F">
              <w:rPr>
                <w:color w:val="000000"/>
              </w:rPr>
              <w:t>3</w:t>
            </w:r>
            <w:r w:rsidR="0093588B" w:rsidRPr="00D74B0F">
              <w:rPr>
                <w:color w:val="000000"/>
              </w:rPr>
              <w:t>.</w:t>
            </w:r>
            <w:r w:rsidR="0093588B" w:rsidRPr="00D74B0F">
              <w:rPr>
                <w:color w:val="000000"/>
                <w:sz w:val="18"/>
                <w:szCs w:val="18"/>
              </w:rPr>
              <w:t> </w:t>
            </w:r>
          </w:p>
        </w:tc>
        <w:tc>
          <w:tcPr>
            <w:tcW w:w="0" w:type="auto"/>
            <w:tcMar>
              <w:left w:w="144" w:type="dxa"/>
            </w:tcMar>
          </w:tcPr>
          <w:p w:rsidR="0093588B" w:rsidRPr="00D74B0F" w:rsidRDefault="0093588B" w:rsidP="00371605">
            <w:pPr>
              <w:rPr>
                <w:color w:val="000000"/>
                <w:sz w:val="18"/>
                <w:szCs w:val="18"/>
              </w:rPr>
            </w:pPr>
            <w:r w:rsidRPr="00D74B0F">
              <w:rPr>
                <w:color w:val="000000"/>
              </w:rPr>
              <w:t>Which should have the greatest molar entropy at 298 K?</w:t>
            </w:r>
            <w:r w:rsidRPr="00D74B0F">
              <w:rPr>
                <w:color w:val="000000"/>
                <w:sz w:val="18"/>
                <w:szCs w:val="18"/>
              </w:rPr>
              <w:t> </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55"/>
        <w:gridCol w:w="1202"/>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A) </w:t>
            </w:r>
          </w:p>
        </w:tc>
        <w:tc>
          <w:tcPr>
            <w:tcW w:w="0" w:type="auto"/>
            <w:tcMar>
              <w:right w:w="144" w:type="dxa"/>
            </w:tcMar>
          </w:tcPr>
          <w:p w:rsidR="0093588B" w:rsidRPr="00D74B0F" w:rsidRDefault="0093588B">
            <w:pPr>
              <w:ind w:left="360"/>
              <w:rPr>
                <w:color w:val="000000"/>
              </w:rPr>
            </w:pPr>
            <w:r w:rsidRPr="00D74B0F">
              <w:rPr>
                <w:color w:val="000000"/>
              </w:rPr>
              <w:t>CH</w:t>
            </w:r>
            <w:r w:rsidRPr="00D74B0F">
              <w:rPr>
                <w:color w:val="000000"/>
                <w:vertAlign w:val="subscript"/>
              </w:rPr>
              <w:t>4</w:t>
            </w:r>
            <w:r w:rsidRPr="00D74B0F">
              <w:rPr>
                <w:color w:val="000000"/>
              </w:rPr>
              <w:t>(</w:t>
            </w:r>
            <w:r w:rsidRPr="00D74B0F">
              <w:rPr>
                <w:i/>
                <w:iCs/>
                <w:color w:val="000000"/>
              </w:rPr>
              <w:t>g</w:t>
            </w:r>
            <w:r w:rsidRPr="00D74B0F">
              <w:rPr>
                <w:color w:val="000000"/>
              </w:rPr>
              <w:t>)</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05"/>
        <w:gridCol w:w="1162"/>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B)  </w:t>
            </w:r>
          </w:p>
        </w:tc>
        <w:tc>
          <w:tcPr>
            <w:tcW w:w="0" w:type="auto"/>
            <w:tcMar>
              <w:right w:w="144" w:type="dxa"/>
            </w:tcMar>
          </w:tcPr>
          <w:p w:rsidR="0093588B" w:rsidRPr="00D74B0F" w:rsidRDefault="0093588B">
            <w:pPr>
              <w:ind w:left="360"/>
              <w:rPr>
                <w:color w:val="000000"/>
              </w:rPr>
            </w:pPr>
            <w:r w:rsidRPr="00D74B0F">
              <w:rPr>
                <w:color w:val="000000"/>
              </w:rPr>
              <w:t>H</w:t>
            </w:r>
            <w:r w:rsidRPr="00D74B0F">
              <w:rPr>
                <w:color w:val="000000"/>
                <w:vertAlign w:val="subscript"/>
              </w:rPr>
              <w:t>2</w:t>
            </w:r>
            <w:r w:rsidRPr="00D74B0F">
              <w:rPr>
                <w:color w:val="000000"/>
              </w:rPr>
              <w:t>O(</w:t>
            </w:r>
            <w:r w:rsidRPr="00D74B0F">
              <w:rPr>
                <w:i/>
                <w:iCs/>
                <w:color w:val="000000"/>
              </w:rPr>
              <w:t>l</w:t>
            </w:r>
            <w:r w:rsidRPr="00D74B0F">
              <w:rPr>
                <w:color w:val="000000"/>
              </w:rPr>
              <w:t>)</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93"/>
        <w:gridCol w:w="1260"/>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C)  </w:t>
            </w:r>
          </w:p>
        </w:tc>
        <w:tc>
          <w:tcPr>
            <w:tcW w:w="0" w:type="auto"/>
            <w:tcMar>
              <w:right w:w="144" w:type="dxa"/>
            </w:tcMar>
          </w:tcPr>
          <w:p w:rsidR="0093588B" w:rsidRPr="00D74B0F" w:rsidRDefault="0093588B">
            <w:pPr>
              <w:ind w:left="360"/>
              <w:rPr>
                <w:color w:val="000000"/>
              </w:rPr>
            </w:pPr>
            <w:r w:rsidRPr="00D74B0F">
              <w:rPr>
                <w:color w:val="000000"/>
              </w:rPr>
              <w:t>NaCl(</w:t>
            </w:r>
            <w:r w:rsidRPr="00D74B0F">
              <w:rPr>
                <w:i/>
                <w:iCs/>
                <w:color w:val="000000"/>
              </w:rPr>
              <w:t>s</w:t>
            </w:r>
            <w:r w:rsidRPr="00D74B0F">
              <w:rPr>
                <w:color w:val="000000"/>
              </w:rPr>
              <w:t>)</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17"/>
        <w:gridCol w:w="2007"/>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D)  </w:t>
            </w:r>
          </w:p>
        </w:tc>
        <w:tc>
          <w:tcPr>
            <w:tcW w:w="0" w:type="auto"/>
            <w:tcMar>
              <w:right w:w="144" w:type="dxa"/>
            </w:tcMar>
          </w:tcPr>
          <w:p w:rsidR="0093588B" w:rsidRPr="00D74B0F" w:rsidRDefault="0093588B">
            <w:pPr>
              <w:ind w:left="360"/>
              <w:rPr>
                <w:color w:val="000000"/>
              </w:rPr>
            </w:pPr>
            <w:r w:rsidRPr="00D74B0F">
              <w:rPr>
                <w:color w:val="000000"/>
              </w:rPr>
              <w:t>CH</w:t>
            </w:r>
            <w:r w:rsidRPr="00D74B0F">
              <w:rPr>
                <w:color w:val="000000"/>
                <w:vertAlign w:val="subscript"/>
              </w:rPr>
              <w:t>3</w:t>
            </w:r>
            <w:r w:rsidRPr="00D74B0F">
              <w:rPr>
                <w:color w:val="000000"/>
              </w:rPr>
              <w:t>CH</w:t>
            </w:r>
            <w:r w:rsidRPr="00D74B0F">
              <w:rPr>
                <w:color w:val="000000"/>
                <w:vertAlign w:val="subscript"/>
              </w:rPr>
              <w:t>2</w:t>
            </w:r>
            <w:r w:rsidRPr="00D74B0F">
              <w:rPr>
                <w:color w:val="000000"/>
              </w:rPr>
              <w:t>NH</w:t>
            </w:r>
            <w:r w:rsidRPr="00D74B0F">
              <w:rPr>
                <w:color w:val="000000"/>
                <w:vertAlign w:val="subscript"/>
              </w:rPr>
              <w:t>2</w:t>
            </w:r>
            <w:r w:rsidRPr="00D74B0F">
              <w:rPr>
                <w:color w:val="000000"/>
              </w:rPr>
              <w:t>(</w:t>
            </w:r>
            <w:r w:rsidRPr="00D74B0F">
              <w:rPr>
                <w:i/>
                <w:iCs/>
                <w:color w:val="000000"/>
              </w:rPr>
              <w:t>g</w:t>
            </w:r>
            <w:r w:rsidRPr="00D74B0F">
              <w:rPr>
                <w:color w:val="000000"/>
              </w:rPr>
              <w:t>)</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43"/>
        <w:gridCol w:w="1119"/>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E) </w:t>
            </w:r>
          </w:p>
        </w:tc>
        <w:tc>
          <w:tcPr>
            <w:tcW w:w="0" w:type="auto"/>
            <w:tcMar>
              <w:right w:w="144" w:type="dxa"/>
            </w:tcMar>
          </w:tcPr>
          <w:p w:rsidR="0093588B" w:rsidRPr="00D74B0F" w:rsidRDefault="0093588B">
            <w:pPr>
              <w:ind w:left="360"/>
              <w:rPr>
                <w:color w:val="000000"/>
              </w:rPr>
            </w:pPr>
            <w:r w:rsidRPr="00D74B0F">
              <w:rPr>
                <w:color w:val="000000"/>
              </w:rPr>
              <w:t xml:space="preserve"> H</w:t>
            </w:r>
            <w:r w:rsidRPr="00D74B0F">
              <w:rPr>
                <w:color w:val="000000"/>
                <w:vertAlign w:val="subscript"/>
              </w:rPr>
              <w:t>2</w:t>
            </w:r>
            <w:r w:rsidRPr="00D74B0F">
              <w:rPr>
                <w:color w:val="000000"/>
              </w:rPr>
              <w:t>(</w:t>
            </w:r>
            <w:r w:rsidRPr="00D74B0F">
              <w:rPr>
                <w:i/>
                <w:iCs/>
                <w:color w:val="000000"/>
              </w:rPr>
              <w:t>g</w:t>
            </w:r>
            <w:r w:rsidRPr="00D74B0F">
              <w:rPr>
                <w:color w:val="000000"/>
              </w:rPr>
              <w:t>)</w:t>
            </w:r>
          </w:p>
        </w:tc>
      </w:tr>
    </w:tbl>
    <w:p w:rsidR="0093588B" w:rsidRPr="00D74B0F" w:rsidRDefault="0093588B" w:rsidP="0093588B">
      <w:pPr>
        <w:keepLines/>
        <w:widowControl w:val="0"/>
        <w:rPr>
          <w:color w:val="000000"/>
        </w:rPr>
      </w:pPr>
    </w:p>
    <w:p w:rsidR="0093588B" w:rsidRPr="00D74B0F" w:rsidRDefault="0093588B" w:rsidP="0093588B">
      <w:pPr>
        <w:keepLines/>
        <w:widowControl w:val="0"/>
        <w:rPr>
          <w:vanish/>
          <w:color w:val="000000"/>
        </w:rPr>
      </w:pPr>
    </w:p>
    <w:p w:rsidR="0093588B" w:rsidRPr="00D74B0F" w:rsidRDefault="00BC359E" w:rsidP="0093588B">
      <w:pPr>
        <w:tabs>
          <w:tab w:val="left" w:pos="720"/>
          <w:tab w:val="left" w:pos="3135"/>
        </w:tabs>
      </w:pPr>
      <w:r w:rsidRPr="00D74B0F">
        <w:t>4</w:t>
      </w:r>
      <w:r w:rsidR="0093588B" w:rsidRPr="00D74B0F">
        <w:t>.</w:t>
      </w:r>
      <w:r w:rsidR="0093588B" w:rsidRPr="00D74B0F">
        <w:tab/>
        <w:t xml:space="preserve">Which </w:t>
      </w:r>
      <w:r w:rsidR="00371605" w:rsidRPr="00D74B0F">
        <w:t>statement</w:t>
      </w:r>
      <w:r w:rsidR="0093588B" w:rsidRPr="00D74B0F">
        <w:t xml:space="preserve"> is </w:t>
      </w:r>
      <w:r w:rsidR="0093588B" w:rsidRPr="00D74B0F">
        <w:rPr>
          <w:u w:val="single"/>
        </w:rPr>
        <w:t>true</w:t>
      </w:r>
      <w:r w:rsidR="0093588B" w:rsidRPr="00D74B0F">
        <w:t>?</w:t>
      </w:r>
    </w:p>
    <w:p w:rsidR="0093588B" w:rsidRPr="00D74B0F" w:rsidRDefault="0093588B" w:rsidP="0093588B">
      <w:pPr>
        <w:tabs>
          <w:tab w:val="left" w:pos="720"/>
          <w:tab w:val="left" w:pos="3135"/>
        </w:tabs>
      </w:pPr>
    </w:p>
    <w:p w:rsidR="0093588B" w:rsidRPr="00D74B0F" w:rsidRDefault="0093588B" w:rsidP="0093588B">
      <w:r w:rsidRPr="00D74B0F">
        <w:tab/>
        <w:t>A) All spontaneous reactions occur quickly.</w:t>
      </w:r>
    </w:p>
    <w:p w:rsidR="0093588B" w:rsidRPr="00D74B0F" w:rsidRDefault="0093588B" w:rsidP="0093588B">
      <w:r w:rsidRPr="00D74B0F">
        <w:tab/>
        <w:t>B) All spontaneous processes release heat.</w:t>
      </w:r>
    </w:p>
    <w:p w:rsidR="0093588B" w:rsidRPr="00D74B0F" w:rsidRDefault="0093588B" w:rsidP="0093588B">
      <w:r w:rsidRPr="00D74B0F">
        <w:tab/>
        <w:t>C) The boiling of water at 100</w:t>
      </w:r>
      <w:r w:rsidRPr="00D74B0F">
        <w:rPr>
          <w:vertAlign w:val="superscript"/>
        </w:rPr>
        <w:t>o</w:t>
      </w:r>
      <w:r w:rsidRPr="00D74B0F">
        <w:t>C and 1atm is spontaneous</w:t>
      </w:r>
    </w:p>
    <w:p w:rsidR="0093588B" w:rsidRPr="00D74B0F" w:rsidRDefault="0093588B" w:rsidP="0093588B">
      <w:r w:rsidRPr="00D74B0F">
        <w:tab/>
        <w:t xml:space="preserve">D) If a process increases the freedom of motion of the particles of a system, </w:t>
      </w:r>
      <w:r w:rsidRPr="00D74B0F">
        <w:tab/>
        <w:t xml:space="preserve"> </w:t>
      </w:r>
      <w:r w:rsidRPr="00D74B0F">
        <w:tab/>
        <w:t xml:space="preserve">      the system’s entropy decreases.</w:t>
      </w:r>
    </w:p>
    <w:p w:rsidR="0093588B" w:rsidRPr="00D74B0F" w:rsidRDefault="0093588B" w:rsidP="0093588B">
      <w:r w:rsidRPr="00D74B0F">
        <w:tab/>
        <w:t xml:space="preserve">E) The energy of the universe is constant; the entropy of the universe </w:t>
      </w:r>
      <w:r w:rsidRPr="00D74B0F">
        <w:tab/>
        <w:t xml:space="preserve"> </w:t>
      </w:r>
      <w:r w:rsidRPr="00D74B0F">
        <w:tab/>
        <w:t xml:space="preserve">   </w:t>
      </w:r>
      <w:r w:rsidRPr="00D74B0F">
        <w:tab/>
        <w:t xml:space="preserve">     decreases toward a minimum.</w:t>
      </w:r>
    </w:p>
    <w:p w:rsidR="0093588B" w:rsidRPr="00D74B0F" w:rsidRDefault="0093588B" w:rsidP="0093588B"/>
    <w:p w:rsidR="0093588B" w:rsidRPr="00D74B0F" w:rsidRDefault="00BC359E" w:rsidP="0093588B">
      <w:pPr>
        <w:tabs>
          <w:tab w:val="left" w:pos="720"/>
          <w:tab w:val="left" w:pos="3135"/>
        </w:tabs>
      </w:pPr>
      <w:r w:rsidRPr="00D74B0F">
        <w:t>5</w:t>
      </w:r>
      <w:r w:rsidR="0093588B" w:rsidRPr="00D74B0F">
        <w:t>.  Which is true for pure oxygen gas, O</w:t>
      </w:r>
      <w:r w:rsidR="0093588B" w:rsidRPr="00D74B0F">
        <w:rPr>
          <w:vertAlign w:val="subscript"/>
        </w:rPr>
        <w:t>2</w:t>
      </w:r>
      <w:r w:rsidR="0093588B" w:rsidRPr="00D74B0F">
        <w:t xml:space="preserve">(g), at 1.00 bar pressure? </w:t>
      </w:r>
    </w:p>
    <w:p w:rsidR="0093588B" w:rsidRPr="00D74B0F" w:rsidRDefault="0093588B" w:rsidP="0093588B">
      <w:pPr>
        <w:tabs>
          <w:tab w:val="left" w:pos="720"/>
          <w:tab w:val="left" w:pos="3135"/>
        </w:tabs>
      </w:pPr>
    </w:p>
    <w:p w:rsidR="0093588B" w:rsidRPr="00D74B0F" w:rsidRDefault="0093588B" w:rsidP="0093588B">
      <w:pPr>
        <w:tabs>
          <w:tab w:val="left" w:pos="720"/>
          <w:tab w:val="left" w:pos="3135"/>
        </w:tabs>
        <w:spacing w:line="360" w:lineRule="auto"/>
      </w:pPr>
      <w:r w:rsidRPr="00D74B0F">
        <w:tab/>
        <w:t>A) ΔH°</w:t>
      </w:r>
      <w:r w:rsidRPr="00D74B0F">
        <w:rPr>
          <w:vertAlign w:val="subscript"/>
        </w:rPr>
        <w:t>f</w:t>
      </w:r>
      <w:r w:rsidRPr="00D74B0F">
        <w:t xml:space="preserve"> &gt; 0</w:t>
      </w:r>
    </w:p>
    <w:p w:rsidR="0093588B" w:rsidRPr="00D74B0F" w:rsidRDefault="0093588B" w:rsidP="0093588B">
      <w:pPr>
        <w:tabs>
          <w:tab w:val="left" w:pos="720"/>
          <w:tab w:val="left" w:pos="3135"/>
        </w:tabs>
        <w:spacing w:line="360" w:lineRule="auto"/>
      </w:pPr>
      <w:r w:rsidRPr="00D74B0F">
        <w:tab/>
        <w:t>B) ΔH°</w:t>
      </w:r>
      <w:r w:rsidRPr="00D74B0F">
        <w:rPr>
          <w:vertAlign w:val="subscript"/>
        </w:rPr>
        <w:t>f</w:t>
      </w:r>
      <w:r w:rsidRPr="00D74B0F">
        <w:t xml:space="preserve"> &lt; 0</w:t>
      </w:r>
    </w:p>
    <w:p w:rsidR="0093588B" w:rsidRPr="00D74B0F" w:rsidRDefault="0093588B" w:rsidP="0093588B">
      <w:pPr>
        <w:tabs>
          <w:tab w:val="left" w:pos="720"/>
          <w:tab w:val="left" w:pos="3135"/>
        </w:tabs>
        <w:spacing w:line="360" w:lineRule="auto"/>
      </w:pPr>
      <w:r w:rsidRPr="00D74B0F">
        <w:tab/>
        <w:t>C) ΔG°</w:t>
      </w:r>
      <w:r w:rsidRPr="00D74B0F">
        <w:rPr>
          <w:vertAlign w:val="subscript"/>
        </w:rPr>
        <w:t>f</w:t>
      </w:r>
      <w:r w:rsidRPr="00D74B0F">
        <w:t xml:space="preserve"> &gt; 0</w:t>
      </w:r>
    </w:p>
    <w:p w:rsidR="0093588B" w:rsidRPr="00D74B0F" w:rsidRDefault="0093588B" w:rsidP="0093588B">
      <w:pPr>
        <w:tabs>
          <w:tab w:val="left" w:pos="720"/>
          <w:tab w:val="left" w:pos="3135"/>
        </w:tabs>
        <w:spacing w:line="360" w:lineRule="auto"/>
      </w:pPr>
      <w:r w:rsidRPr="00D74B0F">
        <w:tab/>
        <w:t>D) ΔG°</w:t>
      </w:r>
      <w:r w:rsidRPr="00D74B0F">
        <w:rPr>
          <w:vertAlign w:val="subscript"/>
        </w:rPr>
        <w:t>f</w:t>
      </w:r>
      <w:r w:rsidRPr="00D74B0F">
        <w:t xml:space="preserve"> &lt; 0</w:t>
      </w:r>
    </w:p>
    <w:p w:rsidR="0093588B" w:rsidRPr="00D74B0F" w:rsidRDefault="0093588B" w:rsidP="0093588B">
      <w:pPr>
        <w:tabs>
          <w:tab w:val="left" w:pos="720"/>
          <w:tab w:val="left" w:pos="3135"/>
        </w:tabs>
        <w:spacing w:line="360" w:lineRule="auto"/>
      </w:pPr>
      <w:r w:rsidRPr="00D74B0F">
        <w:tab/>
        <w:t>E) S° &gt; 0</w:t>
      </w:r>
    </w:p>
    <w:p w:rsidR="00371605" w:rsidRPr="00D74B0F" w:rsidRDefault="00371605" w:rsidP="0093588B">
      <w:pPr>
        <w:tabs>
          <w:tab w:val="left" w:pos="720"/>
          <w:tab w:val="left" w:pos="3135"/>
        </w:tabs>
        <w:spacing w:line="360" w:lineRule="auto"/>
      </w:pPr>
    </w:p>
    <w:p w:rsidR="00371605" w:rsidRPr="00D74B0F" w:rsidRDefault="00371605" w:rsidP="0093588B">
      <w:pPr>
        <w:tabs>
          <w:tab w:val="left" w:pos="720"/>
          <w:tab w:val="left" w:pos="3135"/>
        </w:tabs>
        <w:spacing w:line="360" w:lineRule="auto"/>
      </w:pPr>
    </w:p>
    <w:p w:rsidR="00A55D4E" w:rsidRPr="00D74B0F" w:rsidRDefault="00A55D4E" w:rsidP="0093588B">
      <w:pPr>
        <w:tabs>
          <w:tab w:val="left" w:pos="720"/>
          <w:tab w:val="left" w:pos="3135"/>
        </w:tabs>
        <w:spacing w:line="360" w:lineRule="auto"/>
      </w:pPr>
    </w:p>
    <w:p w:rsidR="0093588B" w:rsidRPr="00D74B0F" w:rsidRDefault="0093588B" w:rsidP="0093588B">
      <w:pPr>
        <w:tabs>
          <w:tab w:val="left" w:pos="720"/>
          <w:tab w:val="left" w:pos="3135"/>
        </w:tabs>
        <w:spacing w:line="360" w:lineRule="auto"/>
      </w:pPr>
    </w:p>
    <w:tbl>
      <w:tblPr>
        <w:tblW w:w="5000" w:type="pct"/>
        <w:tblCellSpacing w:w="0" w:type="dxa"/>
        <w:tblCellMar>
          <w:left w:w="0" w:type="dxa"/>
          <w:right w:w="0" w:type="dxa"/>
        </w:tblCellMar>
        <w:tblLook w:val="0000" w:firstRow="0" w:lastRow="0" w:firstColumn="0" w:lastColumn="0" w:noHBand="0" w:noVBand="0"/>
      </w:tblPr>
      <w:tblGrid>
        <w:gridCol w:w="432"/>
        <w:gridCol w:w="8352"/>
      </w:tblGrid>
      <w:tr w:rsidR="0093588B" w:rsidRPr="00D74B0F">
        <w:trPr>
          <w:tblCellSpacing w:w="0" w:type="dxa"/>
        </w:trPr>
        <w:tc>
          <w:tcPr>
            <w:tcW w:w="432" w:type="dxa"/>
            <w:tcMar>
              <w:left w:w="144" w:type="dxa"/>
            </w:tcMar>
          </w:tcPr>
          <w:p w:rsidR="0093588B" w:rsidRPr="00D74B0F" w:rsidRDefault="00BC359E">
            <w:pPr>
              <w:rPr>
                <w:color w:val="000000"/>
                <w:sz w:val="18"/>
                <w:szCs w:val="18"/>
              </w:rPr>
            </w:pPr>
            <w:r w:rsidRPr="00D74B0F">
              <w:rPr>
                <w:color w:val="000000"/>
              </w:rPr>
              <w:t>6</w:t>
            </w:r>
            <w:r w:rsidR="0093588B" w:rsidRPr="00D74B0F">
              <w:rPr>
                <w:color w:val="000000"/>
              </w:rPr>
              <w:t>.</w:t>
            </w:r>
            <w:r w:rsidR="0093588B" w:rsidRPr="00D74B0F">
              <w:rPr>
                <w:color w:val="000000"/>
                <w:sz w:val="18"/>
                <w:szCs w:val="18"/>
              </w:rPr>
              <w:t> </w:t>
            </w:r>
          </w:p>
        </w:tc>
        <w:tc>
          <w:tcPr>
            <w:tcW w:w="0" w:type="auto"/>
            <w:tcMar>
              <w:left w:w="144" w:type="dxa"/>
            </w:tcMar>
          </w:tcPr>
          <w:p w:rsidR="0093588B" w:rsidRPr="00D74B0F" w:rsidRDefault="0093588B">
            <w:pPr>
              <w:spacing w:after="240"/>
              <w:rPr>
                <w:color w:val="000000"/>
              </w:rPr>
            </w:pPr>
            <w:r w:rsidRPr="00D74B0F">
              <w:rPr>
                <w:color w:val="000000"/>
              </w:rPr>
              <w:t>Calculate Δ</w:t>
            </w:r>
            <w:r w:rsidRPr="00D74B0F">
              <w:rPr>
                <w:i/>
                <w:iCs/>
                <w:color w:val="000000"/>
              </w:rPr>
              <w:t>S</w:t>
            </w:r>
            <w:r w:rsidRPr="00D74B0F">
              <w:rPr>
                <w:color w:val="000000"/>
              </w:rPr>
              <w:t>°for the reaction</w:t>
            </w:r>
            <w:r w:rsidRPr="00D74B0F">
              <w:rPr>
                <w:color w:val="000000"/>
              </w:rPr>
              <w:br/>
            </w:r>
            <w:r w:rsidRPr="00D74B0F">
              <w:rPr>
                <w:color w:val="000000"/>
              </w:rPr>
              <w:br/>
              <w:t>SiCl</w:t>
            </w:r>
            <w:r w:rsidRPr="00D74B0F">
              <w:rPr>
                <w:color w:val="000000"/>
                <w:vertAlign w:val="subscript"/>
              </w:rPr>
              <w:t>4</w:t>
            </w:r>
            <w:r w:rsidRPr="00D74B0F">
              <w:rPr>
                <w:color w:val="000000"/>
              </w:rPr>
              <w:t>(</w:t>
            </w:r>
            <w:r w:rsidRPr="00D74B0F">
              <w:rPr>
                <w:i/>
                <w:iCs/>
                <w:color w:val="000000"/>
              </w:rPr>
              <w:t>g</w:t>
            </w:r>
            <w:r w:rsidRPr="00D74B0F">
              <w:rPr>
                <w:color w:val="000000"/>
              </w:rPr>
              <w:t>) + 2Mg(</w:t>
            </w:r>
            <w:r w:rsidRPr="00D74B0F">
              <w:rPr>
                <w:i/>
                <w:iCs/>
                <w:color w:val="000000"/>
              </w:rPr>
              <w:t>s</w:t>
            </w:r>
            <w:r w:rsidRPr="00D74B0F">
              <w:rPr>
                <w:color w:val="000000"/>
              </w:rPr>
              <w:t xml:space="preserve">) </w:t>
            </w:r>
            <w:r w:rsidRPr="00D74B0F">
              <w:rPr>
                <w:rFonts w:ascii="Times New Roman" w:hAnsi="Times New Roman" w:cs="Times New Roman"/>
                <w:color w:val="000000"/>
              </w:rPr>
              <w:t>→</w:t>
            </w:r>
            <w:r w:rsidRPr="00D74B0F">
              <w:rPr>
                <w:color w:val="000000"/>
              </w:rPr>
              <w:t xml:space="preserve"> 2MgCl</w:t>
            </w:r>
            <w:r w:rsidRPr="00D74B0F">
              <w:rPr>
                <w:color w:val="000000"/>
                <w:vertAlign w:val="subscript"/>
              </w:rPr>
              <w:t>2</w:t>
            </w:r>
            <w:r w:rsidRPr="00D74B0F">
              <w:rPr>
                <w:color w:val="000000"/>
              </w:rPr>
              <w:t>(</w:t>
            </w:r>
            <w:r w:rsidRPr="00D74B0F">
              <w:rPr>
                <w:i/>
                <w:iCs/>
                <w:color w:val="000000"/>
              </w:rPr>
              <w:t>s</w:t>
            </w:r>
            <w:r w:rsidRPr="00D74B0F">
              <w:rPr>
                <w:color w:val="000000"/>
              </w:rPr>
              <w:t>) + Si(</w:t>
            </w:r>
            <w:r w:rsidRPr="00D74B0F">
              <w:rPr>
                <w:i/>
                <w:iCs/>
                <w:color w:val="000000"/>
              </w:rPr>
              <w:t>s</w:t>
            </w:r>
            <w:r w:rsidRPr="00D74B0F">
              <w:rPr>
                <w:color w:val="000000"/>
              </w:rPr>
              <w:t>)</w:t>
            </w:r>
          </w:p>
          <w:p w:rsidR="0093588B" w:rsidRPr="00D74B0F" w:rsidRDefault="0093588B" w:rsidP="00D0577B">
            <w:pPr>
              <w:tabs>
                <w:tab w:val="left" w:pos="2600"/>
                <w:tab w:val="left" w:pos="4294"/>
                <w:tab w:val="left" w:pos="5555"/>
                <w:tab w:val="left" w:pos="7479"/>
              </w:tabs>
              <w:rPr>
                <w:color w:val="000000"/>
                <w:szCs w:val="18"/>
              </w:rPr>
            </w:pPr>
            <w:r w:rsidRPr="00D74B0F">
              <w:rPr>
                <w:color w:val="000000"/>
                <w:szCs w:val="18"/>
              </w:rPr>
              <w:t>Substance:</w:t>
            </w:r>
            <w:r w:rsidRPr="00D74B0F">
              <w:rPr>
                <w:color w:val="000000"/>
                <w:szCs w:val="18"/>
              </w:rPr>
              <w:tab/>
              <w:t>SiCl</w:t>
            </w:r>
            <w:r w:rsidRPr="00D74B0F">
              <w:rPr>
                <w:color w:val="000000"/>
                <w:szCs w:val="18"/>
                <w:vertAlign w:val="subscript"/>
              </w:rPr>
              <w:t>4</w:t>
            </w:r>
            <w:r w:rsidRPr="00D74B0F">
              <w:rPr>
                <w:color w:val="000000"/>
                <w:szCs w:val="18"/>
              </w:rPr>
              <w:t>(</w:t>
            </w:r>
            <w:r w:rsidRPr="00D74B0F">
              <w:rPr>
                <w:i/>
                <w:iCs/>
                <w:color w:val="000000"/>
                <w:szCs w:val="18"/>
              </w:rPr>
              <w:t>g</w:t>
            </w:r>
            <w:r w:rsidRPr="00D74B0F">
              <w:rPr>
                <w:color w:val="000000"/>
                <w:szCs w:val="18"/>
              </w:rPr>
              <w:t>)</w:t>
            </w:r>
            <w:r w:rsidRPr="00D74B0F">
              <w:rPr>
                <w:color w:val="000000"/>
                <w:szCs w:val="18"/>
              </w:rPr>
              <w:tab/>
              <w:t>Mg(</w:t>
            </w:r>
            <w:r w:rsidRPr="00D74B0F">
              <w:rPr>
                <w:i/>
                <w:iCs/>
                <w:color w:val="000000"/>
                <w:szCs w:val="18"/>
              </w:rPr>
              <w:t>s</w:t>
            </w:r>
            <w:r w:rsidRPr="00D74B0F">
              <w:rPr>
                <w:color w:val="000000"/>
                <w:szCs w:val="18"/>
              </w:rPr>
              <w:t>)</w:t>
            </w:r>
            <w:r w:rsidRPr="00D74B0F">
              <w:rPr>
                <w:color w:val="000000"/>
                <w:szCs w:val="18"/>
              </w:rPr>
              <w:tab/>
              <w:t>MgCl</w:t>
            </w:r>
            <w:r w:rsidRPr="00D74B0F">
              <w:rPr>
                <w:color w:val="000000"/>
                <w:szCs w:val="18"/>
                <w:vertAlign w:val="subscript"/>
              </w:rPr>
              <w:t>2</w:t>
            </w:r>
            <w:r w:rsidRPr="00D74B0F">
              <w:rPr>
                <w:color w:val="000000"/>
                <w:szCs w:val="18"/>
              </w:rPr>
              <w:t>(</w:t>
            </w:r>
            <w:r w:rsidRPr="00D74B0F">
              <w:rPr>
                <w:i/>
                <w:iCs/>
                <w:color w:val="000000"/>
                <w:szCs w:val="18"/>
              </w:rPr>
              <w:t>s</w:t>
            </w:r>
            <w:r w:rsidRPr="00D74B0F">
              <w:rPr>
                <w:color w:val="000000"/>
                <w:szCs w:val="18"/>
              </w:rPr>
              <w:t>)</w:t>
            </w:r>
            <w:r w:rsidRPr="00D74B0F">
              <w:rPr>
                <w:color w:val="000000"/>
                <w:szCs w:val="18"/>
              </w:rPr>
              <w:tab/>
              <w:t>Si(</w:t>
            </w:r>
            <w:r w:rsidRPr="00D74B0F">
              <w:rPr>
                <w:i/>
                <w:iCs/>
                <w:color w:val="000000"/>
                <w:szCs w:val="18"/>
              </w:rPr>
              <w:t>s</w:t>
            </w:r>
            <w:r w:rsidRPr="00D74B0F">
              <w:rPr>
                <w:color w:val="000000"/>
                <w:szCs w:val="18"/>
              </w:rPr>
              <w:t>)</w:t>
            </w:r>
          </w:p>
          <w:p w:rsidR="0093588B" w:rsidRPr="00D74B0F" w:rsidRDefault="0093588B" w:rsidP="00D0577B">
            <w:pPr>
              <w:tabs>
                <w:tab w:val="left" w:pos="2600"/>
                <w:tab w:val="left" w:pos="4294"/>
                <w:tab w:val="left" w:pos="5555"/>
                <w:tab w:val="left" w:pos="7479"/>
              </w:tabs>
              <w:rPr>
                <w:color w:val="000000"/>
                <w:szCs w:val="18"/>
              </w:rPr>
            </w:pPr>
            <w:r w:rsidRPr="00D74B0F">
              <w:rPr>
                <w:i/>
                <w:iCs/>
                <w:color w:val="000000"/>
                <w:szCs w:val="18"/>
              </w:rPr>
              <w:t>S</w:t>
            </w:r>
            <w:r w:rsidRPr="00D74B0F">
              <w:rPr>
                <w:color w:val="000000"/>
                <w:szCs w:val="18"/>
              </w:rPr>
              <w:t>°(J/K·mol):</w:t>
            </w:r>
            <w:r w:rsidRPr="00D74B0F">
              <w:rPr>
                <w:color w:val="000000"/>
                <w:szCs w:val="18"/>
              </w:rPr>
              <w:tab/>
              <w:t>330.73</w:t>
            </w:r>
            <w:r w:rsidRPr="00D74B0F">
              <w:rPr>
                <w:color w:val="000000"/>
                <w:szCs w:val="18"/>
              </w:rPr>
              <w:tab/>
              <w:t>32.68</w:t>
            </w:r>
            <w:r w:rsidRPr="00D74B0F">
              <w:rPr>
                <w:color w:val="000000"/>
                <w:szCs w:val="18"/>
              </w:rPr>
              <w:tab/>
              <w:t>89.62</w:t>
            </w:r>
            <w:r w:rsidRPr="00D74B0F">
              <w:rPr>
                <w:color w:val="000000"/>
                <w:szCs w:val="18"/>
              </w:rPr>
              <w:tab/>
              <w:t>18.83</w:t>
            </w:r>
          </w:p>
          <w:p w:rsidR="0093588B" w:rsidRPr="00D74B0F" w:rsidRDefault="0093588B">
            <w:pPr>
              <w:rPr>
                <w:color w:val="000000"/>
                <w:sz w:val="18"/>
                <w:szCs w:val="18"/>
              </w:rPr>
            </w:pPr>
            <w:r w:rsidRPr="00D74B0F">
              <w:rPr>
                <w:color w:val="000000"/>
                <w:sz w:val="18"/>
                <w:szCs w:val="18"/>
              </w:rPr>
              <w:t> </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07"/>
        <w:gridCol w:w="1693"/>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A)  </w:t>
            </w:r>
          </w:p>
        </w:tc>
        <w:tc>
          <w:tcPr>
            <w:tcW w:w="0" w:type="auto"/>
            <w:tcMar>
              <w:right w:w="144" w:type="dxa"/>
            </w:tcMar>
          </w:tcPr>
          <w:p w:rsidR="0093588B" w:rsidRPr="00D74B0F" w:rsidRDefault="0093588B">
            <w:pPr>
              <w:ind w:left="360"/>
              <w:rPr>
                <w:color w:val="000000"/>
              </w:rPr>
            </w:pPr>
            <w:r w:rsidRPr="00D74B0F">
              <w:rPr>
                <w:color w:val="000000"/>
              </w:rPr>
              <w:t>-254.96 J/K</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05"/>
        <w:gridCol w:w="1693"/>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B)  </w:t>
            </w:r>
          </w:p>
        </w:tc>
        <w:tc>
          <w:tcPr>
            <w:tcW w:w="0" w:type="auto"/>
            <w:tcMar>
              <w:right w:w="144" w:type="dxa"/>
            </w:tcMar>
          </w:tcPr>
          <w:p w:rsidR="0093588B" w:rsidRPr="00D74B0F" w:rsidRDefault="0093588B">
            <w:pPr>
              <w:ind w:left="360"/>
              <w:rPr>
                <w:color w:val="000000"/>
              </w:rPr>
            </w:pPr>
            <w:r w:rsidRPr="00D74B0F">
              <w:rPr>
                <w:color w:val="000000"/>
              </w:rPr>
              <w:t>-198.02 J/K</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93"/>
        <w:gridCol w:w="1613"/>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C)  </w:t>
            </w:r>
          </w:p>
        </w:tc>
        <w:tc>
          <w:tcPr>
            <w:tcW w:w="0" w:type="auto"/>
            <w:tcMar>
              <w:right w:w="144" w:type="dxa"/>
            </w:tcMar>
          </w:tcPr>
          <w:p w:rsidR="0093588B" w:rsidRPr="00D74B0F" w:rsidRDefault="0093588B">
            <w:pPr>
              <w:ind w:left="360"/>
              <w:rPr>
                <w:color w:val="000000"/>
              </w:rPr>
            </w:pPr>
            <w:r w:rsidRPr="00D74B0F">
              <w:rPr>
                <w:color w:val="000000"/>
              </w:rPr>
              <w:t>198.02 J/K</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17"/>
        <w:gridCol w:w="1613"/>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D)  </w:t>
            </w:r>
          </w:p>
        </w:tc>
        <w:tc>
          <w:tcPr>
            <w:tcW w:w="0" w:type="auto"/>
            <w:tcMar>
              <w:right w:w="144" w:type="dxa"/>
            </w:tcMar>
          </w:tcPr>
          <w:p w:rsidR="0093588B" w:rsidRPr="00D74B0F" w:rsidRDefault="0093588B">
            <w:pPr>
              <w:ind w:left="360"/>
              <w:rPr>
                <w:color w:val="000000"/>
              </w:rPr>
            </w:pPr>
            <w:r w:rsidRPr="00D74B0F">
              <w:rPr>
                <w:color w:val="000000"/>
              </w:rPr>
              <w:t>254.96 J/K</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96"/>
        <w:gridCol w:w="1613"/>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E)  </w:t>
            </w:r>
          </w:p>
        </w:tc>
        <w:tc>
          <w:tcPr>
            <w:tcW w:w="0" w:type="auto"/>
            <w:tcMar>
              <w:right w:w="144" w:type="dxa"/>
            </w:tcMar>
          </w:tcPr>
          <w:p w:rsidR="0093588B" w:rsidRPr="00D74B0F" w:rsidRDefault="0093588B">
            <w:pPr>
              <w:ind w:left="360"/>
              <w:rPr>
                <w:color w:val="000000"/>
              </w:rPr>
            </w:pPr>
            <w:r w:rsidRPr="00D74B0F">
              <w:rPr>
                <w:color w:val="000000"/>
              </w:rPr>
              <w:t>471.86 J/K</w:t>
            </w:r>
          </w:p>
        </w:tc>
      </w:tr>
    </w:tbl>
    <w:p w:rsidR="0093588B" w:rsidRPr="00D74B0F" w:rsidRDefault="0093588B" w:rsidP="0093588B"/>
    <w:p w:rsidR="0093588B" w:rsidRPr="00D74B0F" w:rsidRDefault="0093588B" w:rsidP="0093588B"/>
    <w:tbl>
      <w:tblPr>
        <w:tblW w:w="5000" w:type="pct"/>
        <w:tblCellSpacing w:w="0" w:type="dxa"/>
        <w:tblCellMar>
          <w:left w:w="0" w:type="dxa"/>
          <w:right w:w="0" w:type="dxa"/>
        </w:tblCellMar>
        <w:tblLook w:val="0000" w:firstRow="0" w:lastRow="0" w:firstColumn="0" w:lastColumn="0" w:noHBand="0" w:noVBand="0"/>
      </w:tblPr>
      <w:tblGrid>
        <w:gridCol w:w="432"/>
        <w:gridCol w:w="8352"/>
      </w:tblGrid>
      <w:tr w:rsidR="0093588B" w:rsidRPr="00D74B0F">
        <w:trPr>
          <w:tblCellSpacing w:w="0" w:type="dxa"/>
        </w:trPr>
        <w:tc>
          <w:tcPr>
            <w:tcW w:w="432" w:type="dxa"/>
            <w:tcMar>
              <w:left w:w="144" w:type="dxa"/>
            </w:tcMar>
          </w:tcPr>
          <w:p w:rsidR="0093588B" w:rsidRPr="00D74B0F" w:rsidRDefault="00BC359E">
            <w:pPr>
              <w:rPr>
                <w:color w:val="000000"/>
                <w:sz w:val="18"/>
                <w:szCs w:val="18"/>
              </w:rPr>
            </w:pPr>
            <w:r w:rsidRPr="00D74B0F">
              <w:rPr>
                <w:color w:val="000000"/>
              </w:rPr>
              <w:t>7</w:t>
            </w:r>
            <w:r w:rsidR="0093588B" w:rsidRPr="00D74B0F">
              <w:rPr>
                <w:color w:val="000000"/>
              </w:rPr>
              <w:t>.</w:t>
            </w:r>
            <w:r w:rsidR="0093588B" w:rsidRPr="00D74B0F">
              <w:rPr>
                <w:color w:val="000000"/>
                <w:sz w:val="18"/>
                <w:szCs w:val="18"/>
              </w:rPr>
              <w:t> </w:t>
            </w:r>
          </w:p>
        </w:tc>
        <w:tc>
          <w:tcPr>
            <w:tcW w:w="0" w:type="auto"/>
            <w:tcMar>
              <w:left w:w="144" w:type="dxa"/>
            </w:tcMar>
          </w:tcPr>
          <w:p w:rsidR="0093588B" w:rsidRPr="00D74B0F" w:rsidRDefault="0093588B">
            <w:pPr>
              <w:rPr>
                <w:color w:val="000000"/>
                <w:sz w:val="18"/>
                <w:szCs w:val="18"/>
              </w:rPr>
            </w:pPr>
            <w:r w:rsidRPr="00D74B0F">
              <w:rPr>
                <w:color w:val="000000"/>
              </w:rPr>
              <w:t>Hydrogen sulfide decomposes according to the following reaction</w:t>
            </w:r>
            <w:r w:rsidRPr="00D74B0F">
              <w:rPr>
                <w:color w:val="000000"/>
              </w:rPr>
              <w:br/>
            </w:r>
            <w:r w:rsidRPr="00D74B0F">
              <w:rPr>
                <w:color w:val="000000"/>
              </w:rPr>
              <w:br/>
              <w:t>2H</w:t>
            </w:r>
            <w:r w:rsidRPr="00D74B0F">
              <w:rPr>
                <w:color w:val="000000"/>
                <w:vertAlign w:val="subscript"/>
              </w:rPr>
              <w:t>2</w:t>
            </w:r>
            <w:r w:rsidRPr="00D74B0F">
              <w:rPr>
                <w:color w:val="000000"/>
              </w:rPr>
              <w:t>S(</w:t>
            </w:r>
            <w:r w:rsidRPr="00D74B0F">
              <w:rPr>
                <w:i/>
                <w:iCs/>
                <w:color w:val="000000"/>
              </w:rPr>
              <w:t>g</w:t>
            </w:r>
            <w:r w:rsidRPr="00D74B0F">
              <w:rPr>
                <w:color w:val="000000"/>
              </w:rPr>
              <w:t xml:space="preserve">) </w:t>
            </w:r>
            <w:r w:rsidRPr="00D74B0F">
              <w:rPr>
                <w:rFonts w:ascii="Times New Roman" w:hAnsi="Times New Roman" w:cs="Times New Roman"/>
                <w:color w:val="000000"/>
              </w:rPr>
              <w:t>→</w:t>
            </w:r>
            <w:r w:rsidRPr="00D74B0F">
              <w:rPr>
                <w:color w:val="000000"/>
              </w:rPr>
              <w:t xml:space="preserve"> 2H</w:t>
            </w:r>
            <w:r w:rsidRPr="00D74B0F">
              <w:rPr>
                <w:color w:val="000000"/>
                <w:vertAlign w:val="subscript"/>
              </w:rPr>
              <w:t>2</w:t>
            </w:r>
            <w:r w:rsidRPr="00D74B0F">
              <w:rPr>
                <w:color w:val="000000"/>
              </w:rPr>
              <w:t>(</w:t>
            </w:r>
            <w:r w:rsidRPr="00D74B0F">
              <w:rPr>
                <w:i/>
                <w:iCs/>
                <w:color w:val="000000"/>
              </w:rPr>
              <w:t>g</w:t>
            </w:r>
            <w:r w:rsidRPr="00D74B0F">
              <w:rPr>
                <w:color w:val="000000"/>
              </w:rPr>
              <w:t>) + S</w:t>
            </w:r>
            <w:r w:rsidRPr="00D74B0F">
              <w:rPr>
                <w:color w:val="000000"/>
                <w:vertAlign w:val="subscript"/>
              </w:rPr>
              <w:t>2</w:t>
            </w:r>
            <w:r w:rsidRPr="00D74B0F">
              <w:rPr>
                <w:color w:val="000000"/>
              </w:rPr>
              <w:t>(</w:t>
            </w:r>
            <w:r w:rsidRPr="00D74B0F">
              <w:rPr>
                <w:i/>
                <w:iCs/>
                <w:color w:val="000000"/>
              </w:rPr>
              <w:t>g</w:t>
            </w:r>
            <w:r w:rsidRPr="00D74B0F">
              <w:rPr>
                <w:color w:val="000000"/>
              </w:rPr>
              <w:t>)</w:t>
            </w:r>
            <w:r w:rsidRPr="00D74B0F">
              <w:rPr>
                <w:color w:val="000000"/>
              </w:rPr>
              <w:br/>
            </w:r>
            <w:r w:rsidRPr="00D74B0F">
              <w:rPr>
                <w:color w:val="000000"/>
              </w:rPr>
              <w:br/>
              <w:t>For this reaction Δ</w:t>
            </w:r>
            <w:r w:rsidRPr="00D74B0F">
              <w:rPr>
                <w:i/>
                <w:iCs/>
                <w:color w:val="000000"/>
              </w:rPr>
              <w:t>S</w:t>
            </w:r>
            <w:r w:rsidRPr="00D74B0F">
              <w:rPr>
                <w:color w:val="000000"/>
              </w:rPr>
              <w:t>° = 78.1 J/K and Δ</w:t>
            </w:r>
            <w:r w:rsidRPr="00D74B0F">
              <w:rPr>
                <w:i/>
                <w:iCs/>
                <w:color w:val="000000"/>
              </w:rPr>
              <w:t>H</w:t>
            </w:r>
            <w:r w:rsidRPr="00D74B0F">
              <w:rPr>
                <w:color w:val="000000"/>
              </w:rPr>
              <w:t>° = 169.4 kJ.  What is the value of Δ</w:t>
            </w:r>
            <w:r w:rsidRPr="00D74B0F">
              <w:rPr>
                <w:i/>
                <w:iCs/>
                <w:color w:val="000000"/>
              </w:rPr>
              <w:t>G</w:t>
            </w:r>
            <w:r w:rsidRPr="00D74B0F">
              <w:rPr>
                <w:color w:val="000000"/>
              </w:rPr>
              <w:t>° at 298 K?</w:t>
            </w:r>
            <w:r w:rsidRPr="00D74B0F">
              <w:rPr>
                <w:color w:val="000000"/>
                <w:sz w:val="18"/>
                <w:szCs w:val="18"/>
              </w:rPr>
              <w:t> </w:t>
            </w:r>
          </w:p>
          <w:p w:rsidR="0093588B" w:rsidRPr="00D74B0F" w:rsidRDefault="0093588B">
            <w:pPr>
              <w:rPr>
                <w:color w:val="000000"/>
                <w:sz w:val="18"/>
                <w:szCs w:val="18"/>
              </w:rPr>
            </w:pP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07"/>
        <w:gridCol w:w="1501"/>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A)  </w:t>
            </w:r>
          </w:p>
        </w:tc>
        <w:tc>
          <w:tcPr>
            <w:tcW w:w="0" w:type="auto"/>
            <w:tcMar>
              <w:right w:w="144" w:type="dxa"/>
            </w:tcMar>
          </w:tcPr>
          <w:p w:rsidR="0093588B" w:rsidRPr="00D74B0F" w:rsidRDefault="0093588B">
            <w:pPr>
              <w:ind w:left="360"/>
              <w:rPr>
                <w:color w:val="000000"/>
              </w:rPr>
            </w:pPr>
            <w:r w:rsidRPr="00D74B0F">
              <w:rPr>
                <w:color w:val="000000"/>
              </w:rPr>
              <w:t>-69881 kJ</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05"/>
        <w:gridCol w:w="1205"/>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B)  </w:t>
            </w:r>
          </w:p>
        </w:tc>
        <w:tc>
          <w:tcPr>
            <w:tcW w:w="0" w:type="auto"/>
            <w:tcMar>
              <w:right w:w="144" w:type="dxa"/>
            </w:tcMar>
          </w:tcPr>
          <w:p w:rsidR="0093588B" w:rsidRPr="00D74B0F" w:rsidRDefault="0093588B">
            <w:pPr>
              <w:ind w:left="360"/>
              <w:rPr>
                <w:color w:val="000000"/>
              </w:rPr>
            </w:pPr>
            <w:r w:rsidRPr="00D74B0F">
              <w:rPr>
                <w:color w:val="000000"/>
              </w:rPr>
              <w:t>48.4 kJ</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93"/>
        <w:gridCol w:w="1205"/>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C)  </w:t>
            </w:r>
          </w:p>
        </w:tc>
        <w:tc>
          <w:tcPr>
            <w:tcW w:w="0" w:type="auto"/>
            <w:tcMar>
              <w:right w:w="144" w:type="dxa"/>
            </w:tcMar>
          </w:tcPr>
          <w:p w:rsidR="0093588B" w:rsidRPr="00D74B0F" w:rsidRDefault="0093588B">
            <w:pPr>
              <w:ind w:left="360"/>
              <w:rPr>
                <w:color w:val="000000"/>
              </w:rPr>
            </w:pPr>
            <w:r w:rsidRPr="00D74B0F">
              <w:rPr>
                <w:color w:val="000000"/>
              </w:rPr>
              <w:t>99.1 kJ</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717"/>
        <w:gridCol w:w="1155"/>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D)  </w:t>
            </w:r>
          </w:p>
        </w:tc>
        <w:tc>
          <w:tcPr>
            <w:tcW w:w="0" w:type="auto"/>
            <w:tcMar>
              <w:right w:w="144" w:type="dxa"/>
            </w:tcMar>
          </w:tcPr>
          <w:p w:rsidR="0093588B" w:rsidRPr="00D74B0F" w:rsidRDefault="0093588B">
            <w:pPr>
              <w:ind w:left="360"/>
              <w:rPr>
                <w:color w:val="000000"/>
              </w:rPr>
            </w:pPr>
            <w:r w:rsidRPr="00D74B0F">
              <w:rPr>
                <w:color w:val="000000"/>
              </w:rPr>
              <w:t>146 kJ</w:t>
            </w:r>
          </w:p>
        </w:tc>
      </w:tr>
    </w:tbl>
    <w:p w:rsidR="0093588B" w:rsidRPr="00D74B0F" w:rsidRDefault="0093588B" w:rsidP="0093588B">
      <w:pPr>
        <w:keepLines/>
        <w:widowControl w:val="0"/>
        <w:rPr>
          <w:vanish/>
          <w:color w:val="000000"/>
        </w:rPr>
      </w:pPr>
    </w:p>
    <w:tbl>
      <w:tblPr>
        <w:tblW w:w="0" w:type="auto"/>
        <w:tblCellSpacing w:w="0" w:type="dxa"/>
        <w:tblCellMar>
          <w:left w:w="0" w:type="dxa"/>
          <w:right w:w="0" w:type="dxa"/>
        </w:tblCellMar>
        <w:tblLook w:val="0000" w:firstRow="0" w:lastRow="0" w:firstColumn="0" w:lastColumn="0" w:noHBand="0" w:noVBand="0"/>
      </w:tblPr>
      <w:tblGrid>
        <w:gridCol w:w="696"/>
        <w:gridCol w:w="1683"/>
      </w:tblGrid>
      <w:tr w:rsidR="0093588B" w:rsidRPr="00D74B0F">
        <w:trPr>
          <w:tblCellSpacing w:w="0" w:type="dxa"/>
        </w:trPr>
        <w:tc>
          <w:tcPr>
            <w:tcW w:w="0" w:type="auto"/>
          </w:tcPr>
          <w:p w:rsidR="0093588B" w:rsidRPr="00D74B0F" w:rsidRDefault="0093588B">
            <w:pPr>
              <w:ind w:left="360"/>
              <w:rPr>
                <w:color w:val="000000"/>
              </w:rPr>
            </w:pPr>
            <w:r w:rsidRPr="00D74B0F">
              <w:rPr>
                <w:color w:val="000000"/>
              </w:rPr>
              <w:t>E)  </w:t>
            </w:r>
          </w:p>
        </w:tc>
        <w:tc>
          <w:tcPr>
            <w:tcW w:w="0" w:type="auto"/>
            <w:tcMar>
              <w:right w:w="144" w:type="dxa"/>
            </w:tcMar>
          </w:tcPr>
          <w:p w:rsidR="0093588B" w:rsidRPr="00D74B0F" w:rsidRDefault="0093588B">
            <w:pPr>
              <w:ind w:left="360"/>
              <w:rPr>
                <w:color w:val="000000"/>
              </w:rPr>
            </w:pPr>
            <w:r w:rsidRPr="00D74B0F">
              <w:rPr>
                <w:color w:val="000000"/>
              </w:rPr>
              <w:t>-23104.4 kJ</w:t>
            </w:r>
          </w:p>
        </w:tc>
      </w:tr>
    </w:tbl>
    <w:p w:rsidR="0093588B" w:rsidRPr="00D74B0F" w:rsidRDefault="0093588B" w:rsidP="0093588B"/>
    <w:p w:rsidR="0093588B" w:rsidRPr="00D74B0F" w:rsidRDefault="00BC359E" w:rsidP="0093588B">
      <w:r w:rsidRPr="00D74B0F">
        <w:t>8</w:t>
      </w:r>
      <w:r w:rsidR="0093588B" w:rsidRPr="00D74B0F">
        <w:t>.  Consider the following reaction:</w:t>
      </w:r>
    </w:p>
    <w:p w:rsidR="0093588B" w:rsidRPr="00D74B0F" w:rsidRDefault="0093588B" w:rsidP="0093588B">
      <w:pPr>
        <w:jc w:val="center"/>
      </w:pPr>
    </w:p>
    <w:p w:rsidR="0093588B" w:rsidRPr="00D74B0F" w:rsidRDefault="0093588B" w:rsidP="0093588B">
      <w:pPr>
        <w:jc w:val="center"/>
      </w:pPr>
      <w:r w:rsidRPr="00D74B0F">
        <w:t xml:space="preserve">A + B </w:t>
      </w:r>
      <w:r w:rsidRPr="00D74B0F">
        <w:sym w:font="Wingdings" w:char="F0E0"/>
      </w:r>
      <w:r w:rsidRPr="00D74B0F">
        <w:t xml:space="preserve"> C + D</w:t>
      </w:r>
      <w:r w:rsidRPr="00D74B0F">
        <w:tab/>
      </w:r>
      <w:r w:rsidR="00CC3131" w:rsidRPr="00D74B0F">
        <w:tab/>
      </w:r>
      <w:r w:rsidRPr="00D74B0F">
        <w:t>ΔG</w:t>
      </w:r>
      <w:r w:rsidRPr="00D74B0F">
        <w:rPr>
          <w:vertAlign w:val="subscript"/>
        </w:rPr>
        <w:t>rxn</w:t>
      </w:r>
      <w:r w:rsidRPr="00D74B0F">
        <w:t>= -200 kJ</w:t>
      </w:r>
    </w:p>
    <w:p w:rsidR="0093588B" w:rsidRPr="00D74B0F" w:rsidRDefault="0093588B" w:rsidP="0093588B">
      <w:pPr>
        <w:jc w:val="center"/>
      </w:pPr>
    </w:p>
    <w:p w:rsidR="0093588B" w:rsidRPr="00D74B0F" w:rsidRDefault="0093588B" w:rsidP="0093588B">
      <w:r w:rsidRPr="00D74B0F">
        <w:t xml:space="preserve">Based on this information, which </w:t>
      </w:r>
      <w:r w:rsidR="00CC3131" w:rsidRPr="00D74B0F">
        <w:t>statement</w:t>
      </w:r>
      <w:r w:rsidRPr="00D74B0F">
        <w:t xml:space="preserve"> can be made about the reaction?</w:t>
      </w:r>
    </w:p>
    <w:p w:rsidR="0093588B" w:rsidRPr="00D74B0F" w:rsidRDefault="0093588B" w:rsidP="0093588B"/>
    <w:p w:rsidR="0093588B" w:rsidRPr="00D74B0F" w:rsidRDefault="0093588B" w:rsidP="0093588B">
      <w:r w:rsidRPr="00D74B0F">
        <w:tab/>
        <w:t>I. The reaction is spontaneous.</w:t>
      </w:r>
    </w:p>
    <w:p w:rsidR="0093588B" w:rsidRPr="00D74B0F" w:rsidRDefault="0093588B" w:rsidP="0093588B">
      <w:r w:rsidRPr="00D74B0F">
        <w:tab/>
        <w:t>II. The products are more stable than the reactants.</w:t>
      </w:r>
    </w:p>
    <w:p w:rsidR="0093588B" w:rsidRPr="00D74B0F" w:rsidRDefault="0093588B" w:rsidP="0093588B">
      <w:r w:rsidRPr="00D74B0F">
        <w:tab/>
        <w:t>III. The reaction is exothermic.</w:t>
      </w:r>
    </w:p>
    <w:p w:rsidR="0093588B" w:rsidRPr="00D74B0F" w:rsidRDefault="0093588B" w:rsidP="0093588B">
      <w:r w:rsidRPr="00D74B0F">
        <w:tab/>
        <w:t>IV. The reactants are labile.</w:t>
      </w:r>
    </w:p>
    <w:p w:rsidR="0093588B" w:rsidRPr="00D74B0F" w:rsidRDefault="0093588B" w:rsidP="0093588B"/>
    <w:p w:rsidR="0093588B" w:rsidRPr="00D74B0F" w:rsidRDefault="0093588B" w:rsidP="0093588B">
      <w:r w:rsidRPr="00D74B0F">
        <w:tab/>
        <w:t>A)</w:t>
      </w:r>
      <w:r w:rsidRPr="00D74B0F">
        <w:tab/>
        <w:t>I only</w:t>
      </w:r>
    </w:p>
    <w:p w:rsidR="0093588B" w:rsidRPr="00D74B0F" w:rsidRDefault="0093588B" w:rsidP="0093588B">
      <w:r w:rsidRPr="00D74B0F">
        <w:tab/>
        <w:t>B)</w:t>
      </w:r>
      <w:r w:rsidRPr="00D74B0F">
        <w:tab/>
        <w:t>III only</w:t>
      </w:r>
    </w:p>
    <w:p w:rsidR="0093588B" w:rsidRPr="00D74B0F" w:rsidRDefault="0093588B" w:rsidP="0093588B">
      <w:r w:rsidRPr="00D74B0F">
        <w:tab/>
        <w:t>C)</w:t>
      </w:r>
      <w:r w:rsidRPr="00D74B0F">
        <w:tab/>
        <w:t>I and II only</w:t>
      </w:r>
    </w:p>
    <w:p w:rsidR="0093588B" w:rsidRPr="00D74B0F" w:rsidRDefault="0093588B" w:rsidP="0093588B">
      <w:r w:rsidRPr="00D74B0F">
        <w:tab/>
        <w:t>D)</w:t>
      </w:r>
      <w:r w:rsidRPr="00D74B0F">
        <w:tab/>
        <w:t>I, II, and IV only</w:t>
      </w:r>
    </w:p>
    <w:p w:rsidR="0093588B" w:rsidRPr="00D74B0F" w:rsidRDefault="0093588B" w:rsidP="0093588B">
      <w:r w:rsidRPr="00D74B0F">
        <w:tab/>
        <w:t>E)</w:t>
      </w:r>
      <w:r w:rsidRPr="00D74B0F">
        <w:tab/>
        <w:t>I, II, III, and IV</w:t>
      </w:r>
    </w:p>
    <w:p w:rsidR="0093588B" w:rsidRPr="00D74B0F" w:rsidRDefault="0093588B" w:rsidP="00EC2346">
      <w:pPr>
        <w:rPr>
          <w:b/>
          <w:u w:val="single"/>
        </w:rPr>
      </w:pPr>
    </w:p>
    <w:p w:rsidR="009621A2" w:rsidRPr="00D74B0F" w:rsidRDefault="009621A2" w:rsidP="00EC2346">
      <w:pPr>
        <w:rPr>
          <w:b/>
          <w:u w:val="single"/>
        </w:rPr>
      </w:pPr>
    </w:p>
    <w:p w:rsidR="009621A2" w:rsidRPr="00D74B0F" w:rsidRDefault="009621A2" w:rsidP="009621A2">
      <w:r w:rsidRPr="00D74B0F">
        <w:t>10.  For which phase change</w:t>
      </w:r>
      <w:r w:rsidR="00CC3131" w:rsidRPr="00D74B0F">
        <w:t>(</w:t>
      </w:r>
      <w:r w:rsidRPr="00D74B0F">
        <w:t>s</w:t>
      </w:r>
      <w:r w:rsidR="00CC3131" w:rsidRPr="00D74B0F">
        <w:t>)</w:t>
      </w:r>
      <w:r w:rsidRPr="00D74B0F">
        <w:t xml:space="preserve"> is </w:t>
      </w:r>
      <w:r w:rsidRPr="00D74B0F">
        <w:rPr>
          <w:rFonts w:ascii="Symbol" w:hAnsi="Symbol"/>
        </w:rPr>
        <w:t></w:t>
      </w:r>
      <w:r w:rsidRPr="00D74B0F">
        <w:t>S less than zero?</w:t>
      </w:r>
    </w:p>
    <w:p w:rsidR="009621A2" w:rsidRPr="00D74B0F" w:rsidRDefault="009621A2" w:rsidP="009621A2"/>
    <w:p w:rsidR="009621A2" w:rsidRPr="00D74B0F" w:rsidRDefault="009621A2" w:rsidP="009621A2">
      <w:r w:rsidRPr="00D74B0F">
        <w:tab/>
        <w:t>I.    sublimation</w:t>
      </w:r>
    </w:p>
    <w:p w:rsidR="009621A2" w:rsidRPr="00D74B0F" w:rsidRDefault="009621A2" w:rsidP="009621A2">
      <w:r w:rsidRPr="00D74B0F">
        <w:tab/>
        <w:t>II.  condensation</w:t>
      </w:r>
    </w:p>
    <w:p w:rsidR="009621A2" w:rsidRPr="00D74B0F" w:rsidRDefault="009621A2" w:rsidP="009621A2">
      <w:r w:rsidRPr="00D74B0F">
        <w:tab/>
        <w:t>III. freezing</w:t>
      </w:r>
    </w:p>
    <w:p w:rsidR="009621A2" w:rsidRPr="00D74B0F" w:rsidRDefault="009621A2" w:rsidP="009621A2">
      <w:r w:rsidRPr="00D74B0F">
        <w:tab/>
        <w:t>IV. vaporization</w:t>
      </w:r>
    </w:p>
    <w:p w:rsidR="009621A2" w:rsidRPr="00D74B0F" w:rsidRDefault="009621A2" w:rsidP="009621A2"/>
    <w:p w:rsidR="009621A2" w:rsidRPr="00D74B0F" w:rsidRDefault="009621A2" w:rsidP="009621A2">
      <w:r w:rsidRPr="00D74B0F">
        <w:tab/>
        <w:t xml:space="preserve">A) </w:t>
      </w:r>
      <w:r w:rsidRPr="00D74B0F">
        <w:tab/>
        <w:t>I and IV</w:t>
      </w:r>
    </w:p>
    <w:p w:rsidR="009621A2" w:rsidRPr="00D74B0F" w:rsidRDefault="009621A2" w:rsidP="009621A2">
      <w:r w:rsidRPr="00D74B0F">
        <w:tab/>
        <w:t xml:space="preserve">B) </w:t>
      </w:r>
      <w:r w:rsidRPr="00D74B0F">
        <w:tab/>
        <w:t>II and III</w:t>
      </w:r>
    </w:p>
    <w:p w:rsidR="009621A2" w:rsidRPr="00D74B0F" w:rsidRDefault="009621A2" w:rsidP="009621A2">
      <w:r w:rsidRPr="00D74B0F">
        <w:tab/>
        <w:t xml:space="preserve">C) </w:t>
      </w:r>
      <w:r w:rsidRPr="00D74B0F">
        <w:tab/>
        <w:t>I only</w:t>
      </w:r>
    </w:p>
    <w:p w:rsidR="009621A2" w:rsidRPr="00D74B0F" w:rsidRDefault="009621A2" w:rsidP="009621A2">
      <w:r w:rsidRPr="00D74B0F">
        <w:tab/>
        <w:t xml:space="preserve">D) </w:t>
      </w:r>
      <w:r w:rsidRPr="00D74B0F">
        <w:tab/>
        <w:t>II</w:t>
      </w:r>
    </w:p>
    <w:p w:rsidR="009621A2" w:rsidRPr="00D74B0F" w:rsidRDefault="009621A2" w:rsidP="009621A2">
      <w:r w:rsidRPr="00D74B0F">
        <w:tab/>
        <w:t xml:space="preserve">E) </w:t>
      </w:r>
      <w:r w:rsidRPr="00D74B0F">
        <w:tab/>
        <w:t>I and III</w:t>
      </w:r>
    </w:p>
    <w:p w:rsidR="009621A2" w:rsidRPr="00D74B0F" w:rsidRDefault="009621A2" w:rsidP="009621A2"/>
    <w:p w:rsidR="009621A2" w:rsidRPr="00D74B0F" w:rsidRDefault="009621A2" w:rsidP="009621A2"/>
    <w:tbl>
      <w:tblPr>
        <w:tblW w:w="9360" w:type="dxa"/>
        <w:tblInd w:w="60" w:type="dxa"/>
        <w:tblLayout w:type="fixed"/>
        <w:tblCellMar>
          <w:left w:w="60" w:type="dxa"/>
          <w:right w:w="60" w:type="dxa"/>
        </w:tblCellMar>
        <w:tblLook w:val="0000" w:firstRow="0" w:lastRow="0" w:firstColumn="0" w:lastColumn="0" w:noHBand="0" w:noVBand="0"/>
      </w:tblPr>
      <w:tblGrid>
        <w:gridCol w:w="450"/>
        <w:gridCol w:w="270"/>
        <w:gridCol w:w="585"/>
        <w:gridCol w:w="3735"/>
        <w:gridCol w:w="585"/>
        <w:gridCol w:w="3465"/>
        <w:gridCol w:w="270"/>
      </w:tblGrid>
      <w:tr w:rsidR="009621A2" w:rsidRPr="00D74B0F">
        <w:trPr>
          <w:gridAfter w:val="1"/>
          <w:wAfter w:w="270" w:type="dxa"/>
        </w:trPr>
        <w:tc>
          <w:tcPr>
            <w:tcW w:w="450" w:type="dxa"/>
            <w:tcBorders>
              <w:top w:val="nil"/>
              <w:left w:val="nil"/>
              <w:bottom w:val="nil"/>
              <w:right w:val="nil"/>
            </w:tcBorders>
          </w:tcPr>
          <w:p w:rsidR="009621A2" w:rsidRPr="00D74B0F" w:rsidRDefault="009621A2" w:rsidP="009621A2">
            <w:pPr>
              <w:keepNext/>
              <w:keepLines/>
              <w:widowControl w:val="0"/>
              <w:autoSpaceDE w:val="0"/>
              <w:autoSpaceDN w:val="0"/>
              <w:adjustRightInd w:val="0"/>
            </w:pPr>
            <w:r w:rsidRPr="00D74B0F">
              <w:t>11.</w:t>
            </w:r>
          </w:p>
        </w:tc>
        <w:tc>
          <w:tcPr>
            <w:tcW w:w="8640" w:type="dxa"/>
            <w:gridSpan w:val="5"/>
            <w:tcBorders>
              <w:top w:val="nil"/>
              <w:left w:val="nil"/>
              <w:bottom w:val="nil"/>
              <w:right w:val="nil"/>
            </w:tcBorders>
          </w:tcPr>
          <w:p w:rsidR="009621A2" w:rsidRPr="00D74B0F" w:rsidRDefault="009621A2">
            <w:pPr>
              <w:keepNext/>
              <w:keepLines/>
              <w:widowControl w:val="0"/>
              <w:autoSpaceDE w:val="0"/>
              <w:autoSpaceDN w:val="0"/>
              <w:adjustRightInd w:val="0"/>
            </w:pPr>
            <w:r w:rsidRPr="00D74B0F">
              <w:t xml:space="preserve">Calculate the change in molar entropy when 2.00 mol of ozone are compressed isothermally to one quarter of its original volume. Treat ozone as an ideal gas. </w:t>
            </w: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tcBorders>
              <w:top w:val="nil"/>
              <w:left w:val="nil"/>
              <w:bottom w:val="nil"/>
              <w:right w:val="nil"/>
            </w:tcBorders>
          </w:tcPr>
          <w:p w:rsidR="009621A2" w:rsidRPr="00D74B0F" w:rsidRDefault="009621A2">
            <w:pPr>
              <w:keepNext/>
              <w:keepLines/>
              <w:widowControl w:val="0"/>
              <w:autoSpaceDE w:val="0"/>
              <w:autoSpaceDN w:val="0"/>
              <w:adjustRightInd w:val="0"/>
              <w:rPr>
                <w:rFonts w:ascii="Symbol" w:hAnsi="Symbol" w:cs="Symbol"/>
              </w:rPr>
            </w:pPr>
          </w:p>
        </w:tc>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A)</w:t>
            </w:r>
          </w:p>
        </w:tc>
        <w:tc>
          <w:tcPr>
            <w:tcW w:w="373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rPr>
                <w:rFonts w:ascii="Symbol" w:hAnsi="Symbol" w:cs="Symbol"/>
              </w:rPr>
              <w:t></w:t>
            </w:r>
            <w:r w:rsidRPr="00D74B0F">
              <w:t>23.1 J</w:t>
            </w:r>
            <w:r w:rsidRPr="00D74B0F">
              <w:rPr>
                <w:rFonts w:ascii="Symbol" w:hAnsi="Symbol" w:cs="Symbol"/>
              </w:rPr>
              <w:t></w:t>
            </w:r>
            <w:r w:rsidRPr="00D74B0F">
              <w:rPr>
                <w:rFonts w:ascii="Symbol" w:hAnsi="Symbol" w:cs="Symbol"/>
              </w:rPr>
              <w:t></w:t>
            </w:r>
          </w:p>
        </w:tc>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B)</w:t>
            </w:r>
          </w:p>
        </w:tc>
        <w:tc>
          <w:tcPr>
            <w:tcW w:w="373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rPr>
                <w:rFonts w:ascii="Symbol" w:hAnsi="Symbol" w:cs="Symbol"/>
              </w:rPr>
              <w:t></w:t>
            </w:r>
            <w:r w:rsidRPr="00D74B0F">
              <w:t>10.0 J</w:t>
            </w:r>
            <w:r w:rsidRPr="00D74B0F">
              <w:rPr>
                <w:rFonts w:ascii="Symbol" w:hAnsi="Symbol" w:cs="Symbol"/>
              </w:rPr>
              <w:t></w:t>
            </w:r>
            <w:r w:rsidRPr="00D74B0F">
              <w:rPr>
                <w:rFonts w:ascii="Symbol" w:hAnsi="Symbol" w:cs="Symbol"/>
              </w:rPr>
              <w:t></w:t>
            </w:r>
            <w:r w:rsidRPr="00D74B0F">
              <w:rPr>
                <w:vertAlign w:val="superscript"/>
              </w:rPr>
              <w:t xml:space="preserve"> </w:t>
            </w:r>
          </w:p>
        </w:tc>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C)</w:t>
            </w:r>
          </w:p>
        </w:tc>
        <w:tc>
          <w:tcPr>
            <w:tcW w:w="373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rPr>
                <w:rFonts w:ascii="Symbol" w:hAnsi="Symbol" w:cs="Symbol"/>
              </w:rPr>
              <w:t></w:t>
            </w:r>
            <w:r w:rsidRPr="00D74B0F">
              <w:t>1.39 J</w:t>
            </w:r>
            <w:r w:rsidRPr="00D74B0F">
              <w:rPr>
                <w:rFonts w:ascii="Symbol" w:hAnsi="Symbol" w:cs="Symbol"/>
              </w:rPr>
              <w:t></w:t>
            </w:r>
            <w:r w:rsidRPr="00D74B0F">
              <w:rPr>
                <w:rFonts w:ascii="Symbol" w:hAnsi="Symbol" w:cs="Symbol"/>
              </w:rPr>
              <w:t></w:t>
            </w:r>
            <w:r w:rsidRPr="00D74B0F">
              <w:rPr>
                <w:vertAlign w:val="superscript"/>
              </w:rPr>
              <w:t xml:space="preserve"> </w:t>
            </w:r>
          </w:p>
        </w:tc>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D)</w:t>
            </w:r>
          </w:p>
        </w:tc>
        <w:tc>
          <w:tcPr>
            <w:tcW w:w="373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+10.0 J</w:t>
            </w:r>
            <w:r w:rsidRPr="00D74B0F">
              <w:rPr>
                <w:rFonts w:ascii="Symbol" w:hAnsi="Symbol" w:cs="Symbol"/>
              </w:rPr>
              <w:t></w:t>
            </w:r>
            <w:r w:rsidRPr="00D74B0F">
              <w:rPr>
                <w:rFonts w:ascii="Symbol" w:hAnsi="Symbol" w:cs="Symbol"/>
              </w:rPr>
              <w:t></w:t>
            </w:r>
            <w:r w:rsidRPr="00D74B0F">
              <w:rPr>
                <w:vertAlign w:val="superscript"/>
              </w:rPr>
              <w:t xml:space="preserve"> </w:t>
            </w:r>
          </w:p>
        </w:tc>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p>
        </w:tc>
      </w:tr>
      <w:tr w:rsidR="009621A2" w:rsidRPr="00D74B0F">
        <w:trPr>
          <w:gridBefore w:val="2"/>
          <w:wBefore w:w="720" w:type="dxa"/>
        </w:trPr>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E)</w:t>
            </w:r>
          </w:p>
        </w:tc>
        <w:tc>
          <w:tcPr>
            <w:tcW w:w="3735"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+23.1 J</w:t>
            </w:r>
            <w:r w:rsidRPr="00D74B0F">
              <w:rPr>
                <w:rFonts w:ascii="Symbol" w:hAnsi="Symbol" w:cs="Symbol"/>
              </w:rPr>
              <w:t></w:t>
            </w:r>
            <w:r w:rsidRPr="00D74B0F">
              <w:rPr>
                <w:rFonts w:ascii="Symbol" w:hAnsi="Symbol" w:cs="Symbol"/>
              </w:rPr>
              <w:t></w:t>
            </w:r>
            <w:r w:rsidRPr="00D74B0F">
              <w:rPr>
                <w:vertAlign w:val="superscript"/>
              </w:rPr>
              <w:t xml:space="preserve"> </w:t>
            </w:r>
          </w:p>
        </w:tc>
        <w:tc>
          <w:tcPr>
            <w:tcW w:w="585" w:type="dxa"/>
            <w:tcBorders>
              <w:top w:val="nil"/>
              <w:left w:val="nil"/>
              <w:bottom w:val="nil"/>
              <w:right w:val="nil"/>
            </w:tcBorders>
          </w:tcPr>
          <w:p w:rsidR="009621A2" w:rsidRPr="00D74B0F" w:rsidRDefault="009621A2">
            <w:pPr>
              <w:keepNext/>
              <w:keepLines/>
              <w:widowControl w:val="0"/>
              <w:autoSpaceDE w:val="0"/>
              <w:autoSpaceDN w:val="0"/>
              <w:adjustRightInd w:val="0"/>
            </w:pPr>
          </w:p>
        </w:tc>
        <w:tc>
          <w:tcPr>
            <w:tcW w:w="3735" w:type="dxa"/>
            <w:gridSpan w:val="2"/>
            <w:tcBorders>
              <w:top w:val="nil"/>
              <w:left w:val="nil"/>
              <w:bottom w:val="nil"/>
              <w:right w:val="nil"/>
            </w:tcBorders>
          </w:tcPr>
          <w:p w:rsidR="009621A2" w:rsidRPr="00D74B0F" w:rsidRDefault="009621A2">
            <w:pPr>
              <w:keepNext/>
              <w:keepLines/>
              <w:widowControl w:val="0"/>
              <w:autoSpaceDE w:val="0"/>
              <w:autoSpaceDN w:val="0"/>
              <w:adjustRightInd w:val="0"/>
            </w:pPr>
          </w:p>
        </w:tc>
      </w:tr>
    </w:tbl>
    <w:p w:rsidR="009621A2" w:rsidRPr="00D74B0F" w:rsidRDefault="009621A2" w:rsidP="009621A2">
      <w:pPr>
        <w:jc w:val="center"/>
      </w:pPr>
    </w:p>
    <w:p w:rsidR="009621A2" w:rsidRPr="00D74B0F" w:rsidRDefault="009621A2" w:rsidP="009621A2">
      <w:r w:rsidRPr="00D74B0F">
        <w:t xml:space="preserve"> </w:t>
      </w:r>
    </w:p>
    <w:tbl>
      <w:tblPr>
        <w:tblW w:w="9180" w:type="dxa"/>
        <w:tblInd w:w="60" w:type="dxa"/>
        <w:tblLayout w:type="fixed"/>
        <w:tblCellMar>
          <w:left w:w="60" w:type="dxa"/>
          <w:right w:w="60" w:type="dxa"/>
        </w:tblCellMar>
        <w:tblLook w:val="0000" w:firstRow="0" w:lastRow="0" w:firstColumn="0" w:lastColumn="0" w:noHBand="0" w:noVBand="0"/>
      </w:tblPr>
      <w:tblGrid>
        <w:gridCol w:w="540"/>
        <w:gridCol w:w="8640"/>
      </w:tblGrid>
      <w:tr w:rsidR="009621A2" w:rsidRPr="00D74B0F">
        <w:tc>
          <w:tcPr>
            <w:tcW w:w="540" w:type="dxa"/>
            <w:tcBorders>
              <w:top w:val="nil"/>
              <w:left w:val="nil"/>
              <w:bottom w:val="nil"/>
              <w:right w:val="nil"/>
            </w:tcBorders>
          </w:tcPr>
          <w:p w:rsidR="009621A2" w:rsidRPr="00D74B0F" w:rsidRDefault="009621A2" w:rsidP="009621A2">
            <w:pPr>
              <w:keepNext/>
              <w:keepLines/>
              <w:widowControl w:val="0"/>
              <w:autoSpaceDE w:val="0"/>
              <w:autoSpaceDN w:val="0"/>
              <w:adjustRightInd w:val="0"/>
            </w:pPr>
            <w:r w:rsidRPr="00D74B0F">
              <w:t>12.</w:t>
            </w:r>
          </w:p>
        </w:tc>
        <w:tc>
          <w:tcPr>
            <w:tcW w:w="8640" w:type="dxa"/>
            <w:tcBorders>
              <w:top w:val="nil"/>
              <w:left w:val="nil"/>
              <w:bottom w:val="nil"/>
              <w:right w:val="nil"/>
            </w:tcBorders>
          </w:tcPr>
          <w:p w:rsidR="009621A2" w:rsidRPr="00D74B0F" w:rsidRDefault="009621A2">
            <w:pPr>
              <w:keepNext/>
              <w:keepLines/>
              <w:widowControl w:val="0"/>
              <w:autoSpaceDE w:val="0"/>
              <w:autoSpaceDN w:val="0"/>
              <w:adjustRightInd w:val="0"/>
            </w:pPr>
            <w:r w:rsidRPr="00D74B0F">
              <w:t>Consider the following processes (treat all gases as ideal).</w:t>
            </w:r>
          </w:p>
          <w:p w:rsidR="009621A2" w:rsidRPr="00D74B0F" w:rsidRDefault="009621A2">
            <w:pPr>
              <w:keepNext/>
              <w:keepLines/>
              <w:widowControl w:val="0"/>
              <w:autoSpaceDE w:val="0"/>
              <w:autoSpaceDN w:val="0"/>
              <w:adjustRightInd w:val="0"/>
            </w:pPr>
          </w:p>
          <w:tbl>
            <w:tblPr>
              <w:tblW w:w="9360" w:type="dxa"/>
              <w:tblLayout w:type="fixed"/>
              <w:tblCellMar>
                <w:left w:w="0" w:type="dxa"/>
                <w:right w:w="0" w:type="dxa"/>
              </w:tblCellMar>
              <w:tblLook w:val="0000" w:firstRow="0" w:lastRow="0" w:firstColumn="0" w:lastColumn="0" w:noHBand="0" w:noVBand="0"/>
            </w:tblPr>
            <w:tblGrid>
              <w:gridCol w:w="360"/>
              <w:gridCol w:w="9000"/>
            </w:tblGrid>
            <w:tr w:rsidR="009621A2" w:rsidRPr="00D74B0F">
              <w:trPr>
                <w:cantSplit/>
              </w:trPr>
              <w:tc>
                <w:tcPr>
                  <w:tcW w:w="360" w:type="dxa"/>
                </w:tcPr>
                <w:p w:rsidR="009621A2" w:rsidRPr="00D74B0F" w:rsidRDefault="009621A2">
                  <w:pPr>
                    <w:keepNext/>
                    <w:keepLines/>
                    <w:widowControl w:val="0"/>
                    <w:autoSpaceDE w:val="0"/>
                    <w:autoSpaceDN w:val="0"/>
                    <w:adjustRightInd w:val="0"/>
                  </w:pPr>
                  <w:r w:rsidRPr="00D74B0F">
                    <w:t>I.</w:t>
                  </w:r>
                </w:p>
              </w:tc>
              <w:tc>
                <w:tcPr>
                  <w:tcW w:w="9000" w:type="dxa"/>
                </w:tcPr>
                <w:p w:rsidR="009621A2" w:rsidRPr="00D74B0F" w:rsidRDefault="009621A2">
                  <w:pPr>
                    <w:keepNext/>
                    <w:keepLines/>
                    <w:widowControl w:val="0"/>
                    <w:autoSpaceDE w:val="0"/>
                    <w:autoSpaceDN w:val="0"/>
                    <w:adjustRightInd w:val="0"/>
                  </w:pPr>
                  <w:r w:rsidRPr="00D74B0F">
                    <w:t>The pressure of 1 mole of oxygen gas is allowed to double isothermally.</w:t>
                  </w:r>
                </w:p>
              </w:tc>
            </w:tr>
            <w:tr w:rsidR="009621A2" w:rsidRPr="00D74B0F">
              <w:trPr>
                <w:cantSplit/>
              </w:trPr>
              <w:tc>
                <w:tcPr>
                  <w:tcW w:w="360" w:type="dxa"/>
                </w:tcPr>
                <w:p w:rsidR="009621A2" w:rsidRPr="00D74B0F" w:rsidRDefault="009621A2">
                  <w:pPr>
                    <w:keepNext/>
                    <w:keepLines/>
                    <w:widowControl w:val="0"/>
                    <w:autoSpaceDE w:val="0"/>
                    <w:autoSpaceDN w:val="0"/>
                    <w:adjustRightInd w:val="0"/>
                  </w:pPr>
                  <w:r w:rsidRPr="00D74B0F">
                    <w:t>II.</w:t>
                  </w:r>
                </w:p>
              </w:tc>
              <w:tc>
                <w:tcPr>
                  <w:tcW w:w="9000" w:type="dxa"/>
                </w:tcPr>
                <w:p w:rsidR="009621A2" w:rsidRPr="00D74B0F" w:rsidRDefault="009621A2">
                  <w:pPr>
                    <w:keepNext/>
                    <w:keepLines/>
                    <w:widowControl w:val="0"/>
                    <w:autoSpaceDE w:val="0"/>
                    <w:autoSpaceDN w:val="0"/>
                    <w:adjustRightInd w:val="0"/>
                  </w:pPr>
                  <w:r w:rsidRPr="00D74B0F">
                    <w:t>Carbon dioxide is allowed to expand isothermally to 10 times its original volume.</w:t>
                  </w:r>
                </w:p>
              </w:tc>
            </w:tr>
            <w:tr w:rsidR="009621A2" w:rsidRPr="00D74B0F">
              <w:trPr>
                <w:cantSplit/>
              </w:trPr>
              <w:tc>
                <w:tcPr>
                  <w:tcW w:w="360" w:type="dxa"/>
                </w:tcPr>
                <w:p w:rsidR="009621A2" w:rsidRPr="00D74B0F" w:rsidRDefault="009621A2">
                  <w:pPr>
                    <w:keepNext/>
                    <w:keepLines/>
                    <w:widowControl w:val="0"/>
                    <w:autoSpaceDE w:val="0"/>
                    <w:autoSpaceDN w:val="0"/>
                    <w:adjustRightInd w:val="0"/>
                  </w:pPr>
                  <w:r w:rsidRPr="00D74B0F">
                    <w:t>III.</w:t>
                  </w:r>
                </w:p>
              </w:tc>
              <w:tc>
                <w:tcPr>
                  <w:tcW w:w="9000" w:type="dxa"/>
                </w:tcPr>
                <w:p w:rsidR="009621A2" w:rsidRPr="00D74B0F" w:rsidRDefault="009621A2">
                  <w:pPr>
                    <w:keepNext/>
                    <w:keepLines/>
                    <w:widowControl w:val="0"/>
                    <w:autoSpaceDE w:val="0"/>
                    <w:autoSpaceDN w:val="0"/>
                    <w:adjustRightInd w:val="0"/>
                  </w:pPr>
                  <w:r w:rsidRPr="00D74B0F">
                    <w:t>The temperature of 1 mol of helium is increased 25</w:t>
                  </w:r>
                  <w:r w:rsidRPr="00D74B0F">
                    <w:rPr>
                      <w:rFonts w:ascii="Symbol" w:hAnsi="Symbol" w:cs="Symbol"/>
                    </w:rPr>
                    <w:t></w:t>
                  </w:r>
                  <w:r w:rsidRPr="00D74B0F">
                    <w:t>C at constant pressure.</w:t>
                  </w:r>
                </w:p>
              </w:tc>
            </w:tr>
            <w:tr w:rsidR="009621A2" w:rsidRPr="00D74B0F">
              <w:trPr>
                <w:cantSplit/>
              </w:trPr>
              <w:tc>
                <w:tcPr>
                  <w:tcW w:w="360" w:type="dxa"/>
                </w:tcPr>
                <w:p w:rsidR="009621A2" w:rsidRPr="00D74B0F" w:rsidRDefault="009621A2">
                  <w:pPr>
                    <w:keepNext/>
                    <w:keepLines/>
                    <w:widowControl w:val="0"/>
                    <w:autoSpaceDE w:val="0"/>
                    <w:autoSpaceDN w:val="0"/>
                    <w:adjustRightInd w:val="0"/>
                  </w:pPr>
                  <w:r w:rsidRPr="00D74B0F">
                    <w:t>IV.</w:t>
                  </w:r>
                </w:p>
              </w:tc>
              <w:tc>
                <w:tcPr>
                  <w:tcW w:w="9000" w:type="dxa"/>
                </w:tcPr>
                <w:p w:rsidR="009621A2" w:rsidRPr="00D74B0F" w:rsidRDefault="009621A2">
                  <w:pPr>
                    <w:keepNext/>
                    <w:keepLines/>
                    <w:widowControl w:val="0"/>
                    <w:autoSpaceDE w:val="0"/>
                    <w:autoSpaceDN w:val="0"/>
                    <w:adjustRightInd w:val="0"/>
                  </w:pPr>
                  <w:r w:rsidRPr="00D74B0F">
                    <w:t>Nitrogen gas is compressed isothermally to half its original volume.</w:t>
                  </w:r>
                </w:p>
              </w:tc>
            </w:tr>
          </w:tbl>
          <w:p w:rsidR="009621A2" w:rsidRPr="00D74B0F" w:rsidRDefault="009621A2">
            <w:pPr>
              <w:keepNext/>
              <w:keepLines/>
              <w:widowControl w:val="0"/>
              <w:autoSpaceDE w:val="0"/>
              <w:autoSpaceDN w:val="0"/>
              <w:adjustRightInd w:val="0"/>
            </w:pPr>
          </w:p>
          <w:p w:rsidR="009621A2" w:rsidRPr="00D74B0F" w:rsidRDefault="009621A2" w:rsidP="005A392B">
            <w:pPr>
              <w:keepNext/>
              <w:keepLines/>
              <w:widowControl w:val="0"/>
              <w:autoSpaceDE w:val="0"/>
              <w:autoSpaceDN w:val="0"/>
              <w:adjustRightInd w:val="0"/>
            </w:pPr>
            <w:r w:rsidRPr="00D74B0F">
              <w:t xml:space="preserve">Which of these processes lead(s) to a decrease in entropy? </w:t>
            </w:r>
          </w:p>
        </w:tc>
      </w:tr>
      <w:tr w:rsidR="009621A2" w:rsidRPr="00D74B0F">
        <w:tc>
          <w:tcPr>
            <w:tcW w:w="540" w:type="dxa"/>
            <w:tcBorders>
              <w:top w:val="nil"/>
              <w:left w:val="nil"/>
              <w:bottom w:val="nil"/>
              <w:right w:val="nil"/>
            </w:tcBorders>
          </w:tcPr>
          <w:p w:rsidR="009621A2" w:rsidRPr="00D74B0F" w:rsidRDefault="009621A2">
            <w:pPr>
              <w:keepNext/>
              <w:keepLines/>
              <w:widowControl w:val="0"/>
              <w:autoSpaceDE w:val="0"/>
              <w:autoSpaceDN w:val="0"/>
              <w:adjustRightInd w:val="0"/>
              <w:jc w:val="right"/>
            </w:pPr>
          </w:p>
        </w:tc>
        <w:tc>
          <w:tcPr>
            <w:tcW w:w="8640" w:type="dxa"/>
            <w:tcBorders>
              <w:top w:val="nil"/>
              <w:left w:val="nil"/>
              <w:bottom w:val="nil"/>
              <w:right w:val="nil"/>
            </w:tcBorders>
          </w:tcPr>
          <w:p w:rsidR="009621A2" w:rsidRPr="00D74B0F" w:rsidRDefault="009621A2" w:rsidP="005A392B">
            <w:pPr>
              <w:keepNext/>
              <w:keepLines/>
              <w:widowControl w:val="0"/>
              <w:autoSpaceDE w:val="0"/>
              <w:autoSpaceDN w:val="0"/>
              <w:adjustRightInd w:val="0"/>
            </w:pPr>
            <w:r w:rsidRPr="00D74B0F">
              <w:t xml:space="preserve">A)     I and IV     </w:t>
            </w:r>
          </w:p>
          <w:p w:rsidR="009621A2" w:rsidRPr="00D74B0F" w:rsidRDefault="009621A2" w:rsidP="005A392B">
            <w:pPr>
              <w:keepNext/>
              <w:keepLines/>
              <w:widowControl w:val="0"/>
              <w:autoSpaceDE w:val="0"/>
              <w:autoSpaceDN w:val="0"/>
              <w:adjustRightInd w:val="0"/>
            </w:pPr>
            <w:r w:rsidRPr="00D74B0F">
              <w:t xml:space="preserve">B)     I only </w:t>
            </w:r>
          </w:p>
          <w:p w:rsidR="009621A2" w:rsidRPr="00D74B0F" w:rsidRDefault="009621A2" w:rsidP="005A392B">
            <w:pPr>
              <w:keepNext/>
              <w:keepLines/>
              <w:widowControl w:val="0"/>
              <w:autoSpaceDE w:val="0"/>
              <w:autoSpaceDN w:val="0"/>
              <w:adjustRightInd w:val="0"/>
            </w:pPr>
            <w:r w:rsidRPr="00D74B0F">
              <w:t xml:space="preserve">C)     III and IV     </w:t>
            </w:r>
          </w:p>
          <w:p w:rsidR="009621A2" w:rsidRPr="00D74B0F" w:rsidRDefault="009621A2" w:rsidP="005A392B">
            <w:pPr>
              <w:keepNext/>
              <w:keepLines/>
              <w:widowControl w:val="0"/>
              <w:autoSpaceDE w:val="0"/>
              <w:autoSpaceDN w:val="0"/>
              <w:adjustRightInd w:val="0"/>
            </w:pPr>
            <w:r w:rsidRPr="00D74B0F">
              <w:t xml:space="preserve">D)     II and III     </w:t>
            </w:r>
          </w:p>
          <w:p w:rsidR="009621A2" w:rsidRPr="00D74B0F" w:rsidRDefault="009621A2" w:rsidP="005A392B">
            <w:pPr>
              <w:keepNext/>
              <w:keepLines/>
              <w:widowControl w:val="0"/>
              <w:autoSpaceDE w:val="0"/>
              <w:autoSpaceDN w:val="0"/>
              <w:adjustRightInd w:val="0"/>
            </w:pPr>
            <w:r w:rsidRPr="00D74B0F">
              <w:t>E)     I and II</w:t>
            </w:r>
          </w:p>
        </w:tc>
      </w:tr>
    </w:tbl>
    <w:p w:rsidR="00190B7F" w:rsidRPr="00D74B0F" w:rsidRDefault="00190B7F" w:rsidP="00EC2346">
      <w:pPr>
        <w:rPr>
          <w:b/>
          <w:u w:val="single"/>
        </w:rPr>
      </w:pPr>
    </w:p>
    <w:p w:rsidR="00F13282" w:rsidRPr="00D74B0F" w:rsidRDefault="00F13282" w:rsidP="00190B7F"/>
    <w:p w:rsidR="00F13282" w:rsidRPr="00D74B0F" w:rsidRDefault="00F13282" w:rsidP="00190B7F"/>
    <w:p w:rsidR="00F13282" w:rsidRPr="00D74B0F" w:rsidRDefault="00F13282" w:rsidP="00190B7F"/>
    <w:p w:rsidR="00F13282" w:rsidRPr="00D74B0F" w:rsidRDefault="00F13282" w:rsidP="00190B7F"/>
    <w:p w:rsidR="00F13282" w:rsidRPr="00D74B0F" w:rsidRDefault="00F13282" w:rsidP="00190B7F"/>
    <w:p w:rsidR="00F13282" w:rsidRPr="00D74B0F" w:rsidRDefault="00F13282" w:rsidP="00190B7F"/>
    <w:p w:rsidR="00F13282" w:rsidRPr="00D74B0F" w:rsidRDefault="00F13282" w:rsidP="00190B7F"/>
    <w:p w:rsidR="00190B7F" w:rsidRPr="00D74B0F" w:rsidDel="00876BF6" w:rsidRDefault="00190B7F" w:rsidP="00190B7F">
      <w:pPr>
        <w:numPr>
          <w:ins w:id="458" w:author="Chem Annex 042 Cox" w:date="2011-05-05T16:20:00Z"/>
        </w:numPr>
        <w:rPr>
          <w:ins w:id="459" w:author="Chem Annex 042 Cox" w:date="2011-05-05T16:20:00Z"/>
        </w:rPr>
      </w:pPr>
      <w:r w:rsidRPr="00D74B0F">
        <w:t>13</w:t>
      </w:r>
      <w:ins w:id="460" w:author="Chem Annex 042 Cox" w:date="2011-05-05T16:20:00Z">
        <w:r w:rsidRPr="00D74B0F">
          <w:t>.  What is the change in entropy of the surroundings for the following process at 25</w:t>
        </w:r>
        <w:r w:rsidRPr="00D74B0F">
          <w:rPr>
            <w:vertAlign w:val="superscript"/>
          </w:rPr>
          <w:t>o</w:t>
        </w:r>
        <w:r w:rsidRPr="00D74B0F">
          <w:t xml:space="preserve">C? </w:t>
        </w:r>
      </w:ins>
    </w:p>
    <w:p w:rsidR="00190B7F" w:rsidRPr="00D74B0F" w:rsidRDefault="00190B7F" w:rsidP="00190B7F">
      <w:pPr>
        <w:numPr>
          <w:ins w:id="461" w:author="Chem Annex 042 Cox" w:date="2011-05-05T16:20:00Z"/>
        </w:numPr>
        <w:rPr>
          <w:ins w:id="462" w:author="Chem Annex 042 Cox" w:date="2011-05-05T16:20:00Z"/>
        </w:rPr>
      </w:pPr>
    </w:p>
    <w:p w:rsidR="00190B7F" w:rsidRPr="00D74B0F" w:rsidRDefault="00190B7F" w:rsidP="00190B7F">
      <w:pPr>
        <w:numPr>
          <w:ins w:id="463" w:author="Chem Annex 042 Cox" w:date="2011-05-05T16:20:00Z"/>
        </w:numPr>
        <w:jc w:val="center"/>
        <w:rPr>
          <w:ins w:id="464" w:author="Chem Annex 042 Cox" w:date="2011-05-05T16:20:00Z"/>
        </w:rPr>
      </w:pPr>
      <w:ins w:id="465" w:author="Chem Annex 042 Cox" w:date="2011-05-05T16:20:00Z">
        <w:r w:rsidRPr="00D74B0F">
          <w:t>N</w:t>
        </w:r>
        <w:r w:rsidRPr="00D74B0F">
          <w:rPr>
            <w:vertAlign w:val="subscript"/>
          </w:rPr>
          <w:t>2</w:t>
        </w:r>
        <w:r w:rsidRPr="00D74B0F">
          <w:t>(g) + 3H</w:t>
        </w:r>
        <w:r w:rsidRPr="00D74B0F">
          <w:rPr>
            <w:vertAlign w:val="subscript"/>
          </w:rPr>
          <w:t>2</w:t>
        </w:r>
        <w:r w:rsidRPr="00D74B0F">
          <w:t xml:space="preserve">(g) </w:t>
        </w:r>
        <w:r w:rsidRPr="00D74B0F">
          <w:sym w:font="Wingdings" w:char="F0E0"/>
        </w:r>
        <w:r w:rsidRPr="00D74B0F">
          <w:t xml:space="preserve">  2NH</w:t>
        </w:r>
        <w:r w:rsidRPr="00D74B0F">
          <w:rPr>
            <w:vertAlign w:val="subscript"/>
          </w:rPr>
          <w:t>3</w:t>
        </w:r>
        <w:r w:rsidRPr="00D74B0F">
          <w:t xml:space="preserve">(g)  </w:t>
        </w:r>
        <w:r w:rsidRPr="00D74B0F">
          <w:tab/>
        </w:r>
        <w:r w:rsidRPr="00D74B0F">
          <w:rPr>
            <w:rFonts w:ascii="Symbol" w:hAnsi="Symbol"/>
          </w:rPr>
          <w:t></w:t>
        </w:r>
        <w:r w:rsidRPr="00D74B0F">
          <w:t>H</w:t>
        </w:r>
        <w:r w:rsidRPr="00D74B0F">
          <w:rPr>
            <w:vertAlign w:val="superscript"/>
          </w:rPr>
          <w:t>o</w:t>
        </w:r>
        <w:r w:rsidRPr="00D74B0F">
          <w:t xml:space="preserve"> = -92.6 kJ/mol</w:t>
        </w:r>
      </w:ins>
    </w:p>
    <w:p w:rsidR="00190B7F" w:rsidRPr="00D74B0F" w:rsidRDefault="00190B7F" w:rsidP="00190B7F">
      <w:pPr>
        <w:numPr>
          <w:ins w:id="466" w:author="Chem Annex 042 Cox" w:date="2011-05-05T16:20:00Z"/>
        </w:numPr>
        <w:jc w:val="center"/>
        <w:rPr>
          <w:ins w:id="467" w:author="Chem Annex 042 Cox" w:date="2011-05-05T16:20:00Z"/>
        </w:rPr>
      </w:pPr>
    </w:p>
    <w:p w:rsidR="00190B7F" w:rsidRPr="00D74B0F" w:rsidRDefault="00190B7F" w:rsidP="00190B7F">
      <w:pPr>
        <w:numPr>
          <w:ins w:id="468" w:author="Chem Annex 042 Cox" w:date="2011-05-05T16:20:00Z"/>
        </w:numPr>
        <w:rPr>
          <w:ins w:id="469" w:author="Chem Annex 042 Cox" w:date="2011-05-05T16:20:00Z"/>
        </w:rPr>
      </w:pPr>
      <w:ins w:id="470" w:author="Chem Annex 042 Cox" w:date="2011-05-05T16:20:00Z">
        <w:r w:rsidRPr="00D74B0F">
          <w:tab/>
          <w:t>A) +311 J/K</w:t>
        </w:r>
      </w:ins>
    </w:p>
    <w:p w:rsidR="00190B7F" w:rsidRPr="00D74B0F" w:rsidRDefault="00190B7F" w:rsidP="00190B7F">
      <w:pPr>
        <w:numPr>
          <w:ins w:id="471" w:author="Chem Annex 042 Cox" w:date="2011-05-05T16:20:00Z"/>
        </w:numPr>
        <w:rPr>
          <w:ins w:id="472" w:author="Chem Annex 042 Cox" w:date="2011-05-05T16:20:00Z"/>
        </w:rPr>
      </w:pPr>
      <w:ins w:id="473" w:author="Chem Annex 042 Cox" w:date="2011-05-05T16:20:00Z">
        <w:r w:rsidRPr="00D74B0F">
          <w:tab/>
          <w:t>B) -311 J/K</w:t>
        </w:r>
      </w:ins>
    </w:p>
    <w:p w:rsidR="00190B7F" w:rsidRPr="00D74B0F" w:rsidRDefault="00190B7F" w:rsidP="00190B7F">
      <w:pPr>
        <w:numPr>
          <w:ins w:id="474" w:author="Chem Annex 042 Cox" w:date="2011-05-05T16:20:00Z"/>
        </w:numPr>
        <w:rPr>
          <w:ins w:id="475" w:author="Chem Annex 042 Cox" w:date="2011-05-05T16:20:00Z"/>
        </w:rPr>
      </w:pPr>
      <w:ins w:id="476" w:author="Chem Annex 042 Cox" w:date="2011-05-05T16:20:00Z">
        <w:r w:rsidRPr="00D74B0F">
          <w:tab/>
          <w:t>C) +3220 J/K</w:t>
        </w:r>
      </w:ins>
    </w:p>
    <w:p w:rsidR="00190B7F" w:rsidRPr="00D74B0F" w:rsidRDefault="00190B7F" w:rsidP="00190B7F">
      <w:pPr>
        <w:numPr>
          <w:ins w:id="477" w:author="Chem Annex 042 Cox" w:date="2011-05-05T16:20:00Z"/>
        </w:numPr>
        <w:rPr>
          <w:ins w:id="478" w:author="Chem Annex 042 Cox" w:date="2011-05-05T16:20:00Z"/>
        </w:rPr>
      </w:pPr>
      <w:ins w:id="479" w:author="Chem Annex 042 Cox" w:date="2011-05-05T16:20:00Z">
        <w:r w:rsidRPr="00D74B0F">
          <w:tab/>
          <w:t>D) -371 J/K</w:t>
        </w:r>
      </w:ins>
    </w:p>
    <w:p w:rsidR="00190B7F" w:rsidRPr="00D74B0F" w:rsidRDefault="00190B7F" w:rsidP="00EC2346">
      <w:pPr>
        <w:numPr>
          <w:ins w:id="480" w:author="Unknown"/>
        </w:numPr>
      </w:pPr>
      <w:ins w:id="481" w:author="Chem Annex 042 Cox" w:date="2011-05-05T16:20:00Z">
        <w:r w:rsidRPr="00D74B0F">
          <w:tab/>
          <w:t>E) -27.4 J/K</w:t>
        </w:r>
      </w:ins>
    </w:p>
    <w:p w:rsidR="00190B7F" w:rsidRPr="00D74B0F" w:rsidRDefault="00190B7F" w:rsidP="00EC2346">
      <w:pPr>
        <w:rPr>
          <w:b/>
          <w:u w:val="single"/>
        </w:rPr>
      </w:pPr>
    </w:p>
    <w:p w:rsidR="00190B7F" w:rsidRPr="00D74B0F" w:rsidRDefault="00190B7F" w:rsidP="00190B7F">
      <w:r w:rsidRPr="00D74B0F">
        <w:t>15.  Calculate the molar heat of fusion for benzene given the following data:</w:t>
      </w:r>
    </w:p>
    <w:p w:rsidR="00190B7F" w:rsidRPr="00D74B0F" w:rsidRDefault="00190B7F" w:rsidP="00190B7F"/>
    <w:p w:rsidR="00190B7F" w:rsidRPr="00D74B0F" w:rsidRDefault="00190B7F" w:rsidP="00190B7F">
      <w:r w:rsidRPr="00D74B0F">
        <w:tab/>
      </w:r>
      <w:r w:rsidRPr="00D74B0F">
        <w:tab/>
      </w:r>
      <w:r w:rsidRPr="00D74B0F">
        <w:rPr>
          <w:rFonts w:ascii="Symbol" w:hAnsi="Symbol"/>
        </w:rPr>
        <w:t></w:t>
      </w:r>
      <w:r w:rsidRPr="00D74B0F">
        <w:t>S</w:t>
      </w:r>
      <w:r w:rsidRPr="00D74B0F">
        <w:rPr>
          <w:vertAlign w:val="subscript"/>
        </w:rPr>
        <w:t>fus</w:t>
      </w:r>
      <w:r w:rsidRPr="00D74B0F">
        <w:t xml:space="preserve"> = 39.1 J/mol</w:t>
      </w:r>
      <w:r w:rsidRPr="00D74B0F">
        <w:sym w:font="Symbol" w:char="F0B7"/>
      </w:r>
      <w:r w:rsidRPr="00D74B0F">
        <w:t>K</w:t>
      </w:r>
    </w:p>
    <w:p w:rsidR="00190B7F" w:rsidRPr="00D74B0F" w:rsidRDefault="00190B7F" w:rsidP="00190B7F">
      <w:r w:rsidRPr="00D74B0F">
        <w:tab/>
      </w:r>
      <w:r w:rsidRPr="00D74B0F">
        <w:tab/>
      </w:r>
      <w:r w:rsidRPr="00D74B0F">
        <w:rPr>
          <w:rFonts w:ascii="Symbol" w:hAnsi="Symbol"/>
        </w:rPr>
        <w:t></w:t>
      </w:r>
      <w:r w:rsidRPr="00D74B0F">
        <w:t>S</w:t>
      </w:r>
      <w:r w:rsidRPr="00D74B0F">
        <w:rPr>
          <w:vertAlign w:val="subscript"/>
        </w:rPr>
        <w:t>vap</w:t>
      </w:r>
      <w:r w:rsidRPr="00D74B0F">
        <w:t xml:space="preserve"> = 87.8 J/mol</w:t>
      </w:r>
      <w:r w:rsidRPr="00D74B0F">
        <w:sym w:font="Symbol" w:char="F0B7"/>
      </w:r>
      <w:r w:rsidRPr="00D74B0F">
        <w:t>K</w:t>
      </w:r>
    </w:p>
    <w:p w:rsidR="00190B7F" w:rsidRPr="00D74B0F" w:rsidRDefault="00190B7F" w:rsidP="00190B7F">
      <w:r w:rsidRPr="00D74B0F">
        <w:tab/>
      </w:r>
      <w:r w:rsidRPr="00D74B0F">
        <w:tab/>
      </w:r>
      <w:r w:rsidRPr="00D74B0F">
        <w:rPr>
          <w:rFonts w:ascii="Symbol" w:hAnsi="Symbol"/>
        </w:rPr>
        <w:t></w:t>
      </w:r>
      <w:r w:rsidRPr="00D74B0F">
        <w:t>H</w:t>
      </w:r>
      <w:r w:rsidRPr="00D74B0F">
        <w:rPr>
          <w:vertAlign w:val="subscript"/>
        </w:rPr>
        <w:t>vap</w:t>
      </w:r>
      <w:r w:rsidRPr="00D74B0F">
        <w:t xml:space="preserve"> = 33.9 kJ/mol</w:t>
      </w:r>
    </w:p>
    <w:p w:rsidR="00190B7F" w:rsidRPr="00D74B0F" w:rsidRDefault="00190B7F" w:rsidP="00190B7F">
      <w:r w:rsidRPr="00D74B0F">
        <w:tab/>
      </w:r>
      <w:r w:rsidRPr="00D74B0F">
        <w:tab/>
        <w:t>Normal melting point = 5.5</w:t>
      </w:r>
      <w:r w:rsidRPr="00D74B0F">
        <w:rPr>
          <w:vertAlign w:val="superscript"/>
        </w:rPr>
        <w:t>o</w:t>
      </w:r>
      <w:r w:rsidRPr="00D74B0F">
        <w:t>C</w:t>
      </w:r>
    </w:p>
    <w:p w:rsidR="00190B7F" w:rsidRPr="00D74B0F" w:rsidRDefault="00190B7F" w:rsidP="00190B7F">
      <w:r w:rsidRPr="00D74B0F">
        <w:tab/>
      </w:r>
      <w:r w:rsidRPr="00D74B0F">
        <w:tab/>
        <w:t>Normal boiling point = 80.1</w:t>
      </w:r>
      <w:r w:rsidRPr="00D74B0F">
        <w:rPr>
          <w:vertAlign w:val="superscript"/>
        </w:rPr>
        <w:t>o</w:t>
      </w:r>
      <w:r w:rsidRPr="00D74B0F">
        <w:t>C</w:t>
      </w:r>
    </w:p>
    <w:p w:rsidR="00190B7F" w:rsidRPr="00D74B0F" w:rsidRDefault="00190B7F" w:rsidP="00190B7F"/>
    <w:p w:rsidR="00190B7F" w:rsidRPr="00D74B0F" w:rsidRDefault="00190B7F" w:rsidP="00190B7F">
      <w:r w:rsidRPr="00D74B0F">
        <w:tab/>
        <w:t>A) 31.0 kJ/mol</w:t>
      </w:r>
    </w:p>
    <w:p w:rsidR="00190B7F" w:rsidRPr="00D74B0F" w:rsidRDefault="00190B7F" w:rsidP="00190B7F">
      <w:r w:rsidRPr="00D74B0F">
        <w:tab/>
        <w:t>B) 7.11 kJ/mol</w:t>
      </w:r>
    </w:p>
    <w:p w:rsidR="00190B7F" w:rsidRPr="00D74B0F" w:rsidRDefault="00190B7F" w:rsidP="00190B7F">
      <w:r w:rsidRPr="00D74B0F">
        <w:tab/>
        <w:t>C) 140. kJ/mol</w:t>
      </w:r>
    </w:p>
    <w:p w:rsidR="00190B7F" w:rsidRPr="00D74B0F" w:rsidRDefault="00190B7F" w:rsidP="00190B7F">
      <w:r w:rsidRPr="00D74B0F">
        <w:tab/>
        <w:t>D) 10.9 kJ/mol</w:t>
      </w:r>
    </w:p>
    <w:p w:rsidR="00190B7F" w:rsidRPr="00D74B0F" w:rsidRDefault="00190B7F" w:rsidP="00190B7F">
      <w:r w:rsidRPr="00D74B0F">
        <w:tab/>
        <w:t>E) 215 kJ/mol</w:t>
      </w:r>
    </w:p>
    <w:p w:rsidR="00190B7F" w:rsidRPr="00D74B0F" w:rsidRDefault="00190B7F" w:rsidP="00190B7F"/>
    <w:p w:rsidR="00190B7F" w:rsidRPr="00D74B0F" w:rsidRDefault="00190B7F" w:rsidP="00190B7F">
      <w:r w:rsidRPr="00D74B0F">
        <w:t xml:space="preserve">16.  Use </w:t>
      </w:r>
      <w:r w:rsidR="00F13282" w:rsidRPr="00D74B0F">
        <w:t>the information from the question above</w:t>
      </w:r>
      <w:r w:rsidRPr="00D74B0F">
        <w:t xml:space="preserve"> to determine the Gibbs free energy for the evaporation of benzene.</w:t>
      </w:r>
    </w:p>
    <w:p w:rsidR="00190B7F" w:rsidRPr="00D74B0F" w:rsidRDefault="00190B7F" w:rsidP="00190B7F"/>
    <w:p w:rsidR="00190B7F" w:rsidRPr="00D74B0F" w:rsidRDefault="00190B7F" w:rsidP="00190B7F">
      <w:pPr>
        <w:rPr>
          <w:b/>
          <w:rPrChange w:id="482" w:author="Carrie Shepler" w:date="2011-05-06T07:54:00Z">
            <w:rPr/>
          </w:rPrChange>
        </w:rPr>
      </w:pPr>
      <w:r w:rsidRPr="00D74B0F">
        <w:tab/>
        <w:t>A) 0 kJ/mol</w:t>
      </w:r>
    </w:p>
    <w:p w:rsidR="00190B7F" w:rsidRPr="00D74B0F" w:rsidRDefault="00D6587B" w:rsidP="00190B7F">
      <w:r w:rsidRPr="00D74B0F">
        <w:rPr>
          <w:b/>
          <w:rPrChange w:id="483" w:author="Carrie Shepler" w:date="2011-05-06T07:54:00Z">
            <w:rPr/>
          </w:rPrChange>
        </w:rPr>
        <w:tab/>
      </w:r>
      <w:r w:rsidRPr="00D74B0F">
        <w:t xml:space="preserve">B) </w:t>
      </w:r>
      <w:ins w:id="484" w:author="Chem Annex 042 Cox" w:date="2011-05-05T16:23:00Z">
        <w:r w:rsidRPr="00D74B0F">
          <w:t>2.90</w:t>
        </w:r>
      </w:ins>
      <w:r w:rsidRPr="00D74B0F">
        <w:t xml:space="preserve"> kJ/mol</w:t>
      </w:r>
    </w:p>
    <w:p w:rsidR="00190B7F" w:rsidRPr="00D74B0F" w:rsidRDefault="00190B7F" w:rsidP="00190B7F">
      <w:r w:rsidRPr="00D74B0F">
        <w:tab/>
        <w:t>C) 3.10 x 10</w:t>
      </w:r>
      <w:r w:rsidRPr="00D74B0F">
        <w:rPr>
          <w:vertAlign w:val="superscript"/>
        </w:rPr>
        <w:t>4</w:t>
      </w:r>
      <w:r w:rsidRPr="00D74B0F">
        <w:t xml:space="preserve"> kJ/mol</w:t>
      </w:r>
    </w:p>
    <w:p w:rsidR="00190B7F" w:rsidRPr="00D74B0F" w:rsidRDefault="00190B7F" w:rsidP="00190B7F">
      <w:r w:rsidRPr="00D74B0F">
        <w:tab/>
        <w:t>D) 64.9 kJ/mol</w:t>
      </w:r>
    </w:p>
    <w:p w:rsidR="00190B7F" w:rsidRPr="00D74B0F" w:rsidRDefault="00190B7F" w:rsidP="00190B7F">
      <w:r w:rsidRPr="00D74B0F">
        <w:tab/>
        <w:t>E) Not enough information</w:t>
      </w:r>
    </w:p>
    <w:p w:rsidR="00190B7F" w:rsidRPr="00D74B0F" w:rsidRDefault="00190B7F" w:rsidP="00190B7F">
      <w:r w:rsidRPr="00D74B0F">
        <w:br/>
      </w:r>
    </w:p>
    <w:p w:rsidR="00190B7F" w:rsidRPr="00D74B0F" w:rsidRDefault="00003245" w:rsidP="00190B7F">
      <w:r w:rsidRPr="00D74B0F">
        <w:br w:type="page"/>
      </w:r>
      <w:r w:rsidR="00190B7F" w:rsidRPr="00D74B0F">
        <w:t xml:space="preserve">17.  For which of these processes is </w:t>
      </w:r>
      <w:r w:rsidR="00190B7F" w:rsidRPr="00D74B0F">
        <w:rPr>
          <w:rFonts w:ascii="Symbol" w:hAnsi="Symbol"/>
        </w:rPr>
        <w:t></w:t>
      </w:r>
      <w:r w:rsidR="00190B7F" w:rsidRPr="00D74B0F">
        <w:t>S positive?</w:t>
      </w:r>
    </w:p>
    <w:p w:rsidR="00190B7F" w:rsidRPr="00D74B0F" w:rsidRDefault="00190B7F" w:rsidP="00190B7F">
      <w:r w:rsidRPr="00D74B0F">
        <w:tab/>
      </w:r>
    </w:p>
    <w:p w:rsidR="00190B7F" w:rsidRPr="00D74B0F" w:rsidRDefault="00190B7F" w:rsidP="00190B7F">
      <w:r w:rsidRPr="00D74B0F">
        <w:tab/>
        <w:t>I.    Ag</w:t>
      </w:r>
      <w:r w:rsidRPr="00D74B0F">
        <w:rPr>
          <w:vertAlign w:val="superscript"/>
        </w:rPr>
        <w:t>+</w:t>
      </w:r>
      <w:r w:rsidRPr="00D74B0F">
        <w:t>(aq) + Cl</w:t>
      </w:r>
      <w:r w:rsidRPr="00D74B0F">
        <w:rPr>
          <w:vertAlign w:val="superscript"/>
        </w:rPr>
        <w:t xml:space="preserve"> –</w:t>
      </w:r>
      <w:r w:rsidRPr="00D74B0F">
        <w:t xml:space="preserve"> (aq) </w:t>
      </w:r>
      <w:r w:rsidRPr="00D74B0F">
        <w:sym w:font="Wingdings" w:char="F0E0"/>
      </w:r>
      <w:r w:rsidRPr="00D74B0F">
        <w:t xml:space="preserve">  AgCl(s)</w:t>
      </w:r>
    </w:p>
    <w:p w:rsidR="00190B7F" w:rsidRPr="00D74B0F" w:rsidRDefault="00190B7F" w:rsidP="00190B7F">
      <w:r w:rsidRPr="00D74B0F">
        <w:tab/>
        <w:t>II.   sublimation</w:t>
      </w:r>
    </w:p>
    <w:p w:rsidR="00190B7F" w:rsidRPr="00D74B0F" w:rsidRDefault="00190B7F" w:rsidP="00190B7F">
      <w:r w:rsidRPr="00D74B0F">
        <w:tab/>
        <w:t>III.  2O</w:t>
      </w:r>
      <w:r w:rsidRPr="00D74B0F">
        <w:rPr>
          <w:vertAlign w:val="subscript"/>
        </w:rPr>
        <w:t>3</w:t>
      </w:r>
      <w:r w:rsidRPr="00D74B0F">
        <w:t xml:space="preserve">(g) </w:t>
      </w:r>
      <w:r w:rsidRPr="00D74B0F">
        <w:sym w:font="Wingdings" w:char="F0E0"/>
      </w:r>
      <w:r w:rsidRPr="00D74B0F">
        <w:t xml:space="preserve">  3O</w:t>
      </w:r>
      <w:r w:rsidRPr="00D74B0F">
        <w:rPr>
          <w:vertAlign w:val="subscript"/>
        </w:rPr>
        <w:t>2</w:t>
      </w:r>
      <w:r w:rsidRPr="00D74B0F">
        <w:t>(g)</w:t>
      </w:r>
    </w:p>
    <w:p w:rsidR="00190B7F" w:rsidRPr="00D74B0F" w:rsidRDefault="00190B7F" w:rsidP="00190B7F">
      <w:r w:rsidRPr="00D74B0F">
        <w:tab/>
        <w:t>IV.  condensation</w:t>
      </w:r>
    </w:p>
    <w:p w:rsidR="00190B7F" w:rsidRPr="00D74B0F" w:rsidRDefault="00190B7F" w:rsidP="00190B7F"/>
    <w:p w:rsidR="00190B7F" w:rsidRPr="00D74B0F" w:rsidRDefault="00190B7F" w:rsidP="00190B7F">
      <w:r w:rsidRPr="00D74B0F">
        <w:tab/>
        <w:t>A) I and IV</w:t>
      </w:r>
    </w:p>
    <w:p w:rsidR="00190B7F" w:rsidRPr="00D74B0F" w:rsidRDefault="00190B7F" w:rsidP="00190B7F">
      <w:r w:rsidRPr="00D74B0F">
        <w:tab/>
        <w:t>B) II and III</w:t>
      </w:r>
    </w:p>
    <w:p w:rsidR="00190B7F" w:rsidRPr="00D74B0F" w:rsidRDefault="00190B7F" w:rsidP="00190B7F">
      <w:r w:rsidRPr="00D74B0F">
        <w:tab/>
        <w:t>C) II and IV</w:t>
      </w:r>
    </w:p>
    <w:p w:rsidR="00190B7F" w:rsidRPr="00D74B0F" w:rsidRDefault="00190B7F" w:rsidP="00190B7F">
      <w:r w:rsidRPr="00D74B0F">
        <w:tab/>
        <w:t>D) II only</w:t>
      </w:r>
    </w:p>
    <w:p w:rsidR="00190B7F" w:rsidRPr="00D74B0F" w:rsidRDefault="00190B7F" w:rsidP="00190B7F">
      <w:r w:rsidRPr="00D74B0F">
        <w:tab/>
        <w:t>E) III and IV</w:t>
      </w:r>
    </w:p>
    <w:p w:rsidR="00190B7F" w:rsidRPr="00D74B0F" w:rsidRDefault="00190B7F" w:rsidP="00190B7F"/>
    <w:p w:rsidR="00190B7F" w:rsidRPr="00D74B0F" w:rsidRDefault="00190B7F" w:rsidP="00190B7F">
      <w:r w:rsidRPr="00D74B0F">
        <w:t>18.  Which statement best explains why water freezes only at or below 0</w:t>
      </w:r>
      <w:r w:rsidRPr="00D74B0F">
        <w:rPr>
          <w:vertAlign w:val="superscript"/>
        </w:rPr>
        <w:t>o</w:t>
      </w:r>
      <w:r w:rsidRPr="00D74B0F">
        <w:t>C at atmospheric pressure.</w:t>
      </w:r>
    </w:p>
    <w:p w:rsidR="00190B7F" w:rsidRPr="00D74B0F" w:rsidRDefault="00190B7F" w:rsidP="00190B7F"/>
    <w:p w:rsidR="00190B7F" w:rsidRPr="00D74B0F" w:rsidRDefault="00190B7F" w:rsidP="00190B7F">
      <w:r w:rsidRPr="00D74B0F">
        <w:tab/>
        <w:t>A) Freezing is an endothermic process with an increase in entropy.</w:t>
      </w:r>
    </w:p>
    <w:p w:rsidR="00190B7F" w:rsidRPr="00D74B0F" w:rsidRDefault="00190B7F" w:rsidP="00190B7F">
      <w:r w:rsidRPr="00D74B0F">
        <w:tab/>
        <w:t>B) Freezing is an exothermic process with decrease in entropy.</w:t>
      </w:r>
    </w:p>
    <w:p w:rsidR="00190B7F" w:rsidRPr="00D74B0F" w:rsidRDefault="00190B7F" w:rsidP="00190B7F">
      <w:r w:rsidRPr="00D74B0F">
        <w:tab/>
        <w:t xml:space="preserve">C) The sign of </w:t>
      </w:r>
      <w:r w:rsidRPr="00D74B0F">
        <w:rPr>
          <w:rFonts w:ascii="Symbol" w:hAnsi="Symbol"/>
        </w:rPr>
        <w:t></w:t>
      </w:r>
      <w:r w:rsidRPr="00D74B0F">
        <w:t>G for the process</w:t>
      </w:r>
      <w:del w:id="485" w:author="Chem Annex 042 Cox" w:date="2011-05-05T16:24:00Z">
        <w:r w:rsidRPr="00D74B0F" w:rsidDel="00036A70">
          <w:delText>es</w:delText>
        </w:r>
      </w:del>
      <w:r w:rsidRPr="00D74B0F">
        <w:t xml:space="preserve"> is always positive.</w:t>
      </w:r>
    </w:p>
    <w:p w:rsidR="00190B7F" w:rsidRPr="00D74B0F" w:rsidRDefault="00190B7F" w:rsidP="00190B7F">
      <w:r w:rsidRPr="00D74B0F">
        <w:rPr>
          <w:vertAlign w:val="superscript"/>
        </w:rPr>
        <w:tab/>
      </w:r>
      <w:r w:rsidRPr="00D74B0F">
        <w:t>D) Freezing is an endothermic process with a decrease in entropy.</w:t>
      </w:r>
    </w:p>
    <w:p w:rsidR="00190B7F" w:rsidRPr="00D74B0F" w:rsidRDefault="00190B7F" w:rsidP="00190B7F">
      <w:r w:rsidRPr="00D74B0F">
        <w:tab/>
        <w:t>E) Freezing is an exothermic process with an increase in entropy.</w:t>
      </w:r>
    </w:p>
    <w:p w:rsidR="00190B7F" w:rsidRPr="00D74B0F" w:rsidRDefault="00190B7F" w:rsidP="00EC2346">
      <w:pPr>
        <w:rPr>
          <w:b/>
          <w:u w:val="single"/>
        </w:rPr>
      </w:pPr>
    </w:p>
    <w:p w:rsidR="00A245C4" w:rsidRPr="00D74B0F" w:rsidRDefault="008D76C1" w:rsidP="00A245C4">
      <w:r w:rsidRPr="00D74B0F">
        <w:t>19</w:t>
      </w:r>
      <w:r w:rsidR="00A245C4" w:rsidRPr="00D74B0F">
        <w:t>.  A 2.5 mole sample of H</w:t>
      </w:r>
      <w:r w:rsidR="00A245C4" w:rsidRPr="00D74B0F">
        <w:rPr>
          <w:vertAlign w:val="subscript"/>
        </w:rPr>
        <w:t>2</w:t>
      </w:r>
      <w:r w:rsidR="00A245C4" w:rsidRPr="00D74B0F">
        <w:t>O</w:t>
      </w:r>
      <w:r w:rsidR="00A245C4" w:rsidRPr="00D74B0F">
        <w:rPr>
          <w:vertAlign w:val="subscript"/>
        </w:rPr>
        <w:softHyphen/>
      </w:r>
      <w:r w:rsidR="00A245C4" w:rsidRPr="00D74B0F">
        <w:t xml:space="preserve">(g) is heated at constant pressure from 298 K to some final temperature.  If </w:t>
      </w:r>
      <w:ins w:id="486" w:author="Carrie Shepler" w:date="2012-04-30T13:18:00Z">
        <w:r w:rsidR="00A245C4" w:rsidRPr="00D74B0F">
          <w:rPr>
            <w:rFonts w:ascii="Symbol" w:hAnsi="Symbol"/>
          </w:rPr>
          <w:t></w:t>
        </w:r>
        <w:r w:rsidR="00A245C4" w:rsidRPr="00D74B0F">
          <w:t>S</w:t>
        </w:r>
        <w:r w:rsidR="00A245C4" w:rsidRPr="00D74B0F">
          <w:rPr>
            <w:vertAlign w:val="superscript"/>
          </w:rPr>
          <w:t>o</w:t>
        </w:r>
      </w:ins>
      <w:r w:rsidR="00A245C4" w:rsidRPr="00D74B0F">
        <w:t xml:space="preserve"> for the H</w:t>
      </w:r>
      <w:r w:rsidR="00A245C4" w:rsidRPr="00D74B0F">
        <w:rPr>
          <w:vertAlign w:val="subscript"/>
        </w:rPr>
        <w:t>2</w:t>
      </w:r>
      <w:r w:rsidR="00A245C4" w:rsidRPr="00D74B0F">
        <w:t>O(g) is +18.7 J, then what is the final temperature of the gas?</w:t>
      </w:r>
      <w:ins w:id="487" w:author="Carrie Shepler" w:date="2012-04-30T13:19:00Z">
        <w:r w:rsidR="00A245C4" w:rsidRPr="00D74B0F">
          <w:t xml:space="preserve"> Assume that H</w:t>
        </w:r>
        <w:r w:rsidR="00A245C4" w:rsidRPr="00D74B0F">
          <w:rPr>
            <w:vertAlign w:val="subscript"/>
          </w:rPr>
          <w:t>2</w:t>
        </w:r>
        <w:r w:rsidR="00A245C4" w:rsidRPr="00D74B0F">
          <w:t>O(g) behaves ideally.</w:t>
        </w:r>
      </w:ins>
    </w:p>
    <w:p w:rsidR="00A245C4" w:rsidRPr="00D74B0F" w:rsidRDefault="00A245C4" w:rsidP="00A245C4"/>
    <w:p w:rsidR="00A245C4" w:rsidRPr="00D74B0F" w:rsidRDefault="00A245C4" w:rsidP="00A245C4">
      <w:r w:rsidRPr="00D74B0F">
        <w:tab/>
        <w:t xml:space="preserve">A) </w:t>
      </w:r>
      <w:ins w:id="488" w:author="Cianán Russell" w:date="2012-04-24T18:37:00Z">
        <w:r w:rsidRPr="00D74B0F">
          <w:t>522 K</w:t>
        </w:r>
      </w:ins>
    </w:p>
    <w:p w:rsidR="00A245C4" w:rsidRPr="00D74B0F" w:rsidRDefault="00A245C4" w:rsidP="00A245C4">
      <w:r w:rsidRPr="00D74B0F">
        <w:tab/>
        <w:t>B)</w:t>
      </w:r>
      <w:ins w:id="489" w:author="Cianán Russell" w:date="2012-04-24T18:37:00Z">
        <w:r w:rsidRPr="00D74B0F">
          <w:t xml:space="preserve"> </w:t>
        </w:r>
      </w:ins>
      <w:ins w:id="490" w:author="Cianán Russell" w:date="2012-04-24T18:38:00Z">
        <w:r w:rsidRPr="00D74B0F">
          <w:t>235 K</w:t>
        </w:r>
      </w:ins>
    </w:p>
    <w:p w:rsidR="00A245C4" w:rsidRPr="00D74B0F" w:rsidRDefault="00A245C4" w:rsidP="00A245C4">
      <w:r w:rsidRPr="00D74B0F">
        <w:tab/>
        <w:t>C) 373 K</w:t>
      </w:r>
    </w:p>
    <w:p w:rsidR="00A245C4" w:rsidRPr="00D74B0F" w:rsidRDefault="00A245C4" w:rsidP="00A245C4">
      <w:r w:rsidRPr="00D74B0F">
        <w:tab/>
        <w:t xml:space="preserve">D) </w:t>
      </w:r>
      <w:ins w:id="491" w:author="Cianán Russell" w:date="2012-04-24T18:37:00Z">
        <w:r w:rsidRPr="00D74B0F">
          <w:t>733 K</w:t>
        </w:r>
      </w:ins>
    </w:p>
    <w:p w:rsidR="00A245C4" w:rsidRPr="00D74B0F" w:rsidRDefault="00A245C4" w:rsidP="00A245C4">
      <w:r w:rsidRPr="00D74B0F">
        <w:tab/>
        <w:t>E)</w:t>
      </w:r>
      <w:ins w:id="492" w:author="Cianán Russell" w:date="2012-04-24T18:37:00Z">
        <w:r w:rsidRPr="00D74B0F">
          <w:t xml:space="preserve"> 2830 K</w:t>
        </w:r>
      </w:ins>
    </w:p>
    <w:p w:rsidR="00A245C4" w:rsidRPr="00D74B0F" w:rsidRDefault="00A245C4" w:rsidP="00A245C4"/>
    <w:p w:rsidR="00A245C4" w:rsidRPr="00D74B0F" w:rsidRDefault="00A245C4" w:rsidP="00A245C4">
      <w:r w:rsidRPr="00D74B0F">
        <w:t>2</w:t>
      </w:r>
      <w:r w:rsidR="008D76C1" w:rsidRPr="00D74B0F">
        <w:t>0</w:t>
      </w:r>
      <w:r w:rsidRPr="00D74B0F">
        <w:t xml:space="preserve">.  What is the boiling point of ammonia in </w:t>
      </w:r>
      <w:r w:rsidRPr="00D74B0F">
        <w:rPr>
          <w:vertAlign w:val="superscript"/>
        </w:rPr>
        <w:t>o</w:t>
      </w:r>
      <w:r w:rsidRPr="00D74B0F">
        <w:t>C?</w:t>
      </w:r>
    </w:p>
    <w:p w:rsidR="00A245C4" w:rsidRPr="00D74B0F" w:rsidRDefault="00A245C4" w:rsidP="00A245C4">
      <w:pPr>
        <w:rPr>
          <w:rFonts w:ascii="Cambria" w:hAnsi="Cambria"/>
        </w:rPr>
      </w:pPr>
      <w:r w:rsidRPr="00D74B0F">
        <w:rPr>
          <w:rFonts w:ascii="Symbol" w:hAnsi="Symbol"/>
        </w:rPr>
        <w:tab/>
      </w:r>
      <w:r w:rsidRPr="00D74B0F">
        <w:rPr>
          <w:rFonts w:ascii="Symbol" w:hAnsi="Symbol"/>
        </w:rPr>
        <w:tab/>
      </w:r>
      <w:r w:rsidRPr="00D74B0F">
        <w:rPr>
          <w:rFonts w:ascii="Symbol" w:hAnsi="Symbol"/>
        </w:rPr>
        <w:t></w:t>
      </w:r>
      <w:r w:rsidRPr="00D74B0F">
        <w:rPr>
          <w:rFonts w:ascii="Cambria" w:hAnsi="Cambria"/>
        </w:rPr>
        <w:t>H</w:t>
      </w:r>
      <w:r w:rsidRPr="00D74B0F">
        <w:rPr>
          <w:rFonts w:ascii="Cambria" w:hAnsi="Cambria"/>
          <w:vertAlign w:val="subscript"/>
        </w:rPr>
        <w:t>vap</w:t>
      </w:r>
      <w:r w:rsidRPr="00D74B0F">
        <w:rPr>
          <w:rFonts w:ascii="Cambria" w:hAnsi="Cambria"/>
        </w:rPr>
        <w:t xml:space="preserve"> = 23.35 kJ/mol</w:t>
      </w:r>
      <w:r w:rsidRPr="00D74B0F">
        <w:rPr>
          <w:rFonts w:ascii="Cambria" w:hAnsi="Cambria"/>
        </w:rPr>
        <w:tab/>
      </w:r>
      <w:r w:rsidRPr="00D74B0F">
        <w:rPr>
          <w:rFonts w:ascii="Cambria" w:hAnsi="Cambria"/>
        </w:rPr>
        <w:tab/>
      </w:r>
      <w:r w:rsidRPr="00D74B0F">
        <w:rPr>
          <w:rFonts w:ascii="Cambria" w:hAnsi="Cambria"/>
        </w:rPr>
        <w:tab/>
      </w:r>
      <w:r w:rsidRPr="00D74B0F">
        <w:rPr>
          <w:rFonts w:ascii="Symbol" w:hAnsi="Symbol"/>
        </w:rPr>
        <w:t></w:t>
      </w:r>
      <w:r w:rsidRPr="00D74B0F">
        <w:rPr>
          <w:rFonts w:ascii="Cambria" w:hAnsi="Cambria"/>
        </w:rPr>
        <w:t>S</w:t>
      </w:r>
      <w:r w:rsidRPr="00D74B0F">
        <w:rPr>
          <w:rFonts w:ascii="Cambria" w:hAnsi="Cambria"/>
          <w:vertAlign w:val="subscript"/>
        </w:rPr>
        <w:t xml:space="preserve">vap </w:t>
      </w:r>
      <w:r w:rsidRPr="00D74B0F">
        <w:rPr>
          <w:rFonts w:ascii="Cambria" w:hAnsi="Cambria"/>
        </w:rPr>
        <w:t xml:space="preserve"> = 97.41 J/mol·K</w:t>
      </w:r>
    </w:p>
    <w:p w:rsidR="00A245C4" w:rsidRPr="00D74B0F" w:rsidRDefault="00A245C4" w:rsidP="00A245C4">
      <w:pPr>
        <w:rPr>
          <w:rFonts w:ascii="Cambria" w:hAnsi="Cambria"/>
        </w:rPr>
      </w:pPr>
    </w:p>
    <w:p w:rsidR="00A245C4" w:rsidRPr="00D74B0F" w:rsidRDefault="00A245C4" w:rsidP="00A245C4">
      <w:pPr>
        <w:rPr>
          <w:rFonts w:ascii="Cambria" w:hAnsi="Cambria"/>
        </w:rPr>
      </w:pPr>
      <w:r w:rsidRPr="00D74B0F">
        <w:rPr>
          <w:rFonts w:ascii="Cambria" w:hAnsi="Cambria"/>
        </w:rPr>
        <w:tab/>
        <w:t>A) 4.17</w:t>
      </w:r>
      <w:r w:rsidRPr="00D74B0F">
        <w:rPr>
          <w:vertAlign w:val="superscript"/>
        </w:rPr>
        <w:t xml:space="preserve"> o</w:t>
      </w:r>
      <w:r w:rsidRPr="00D74B0F">
        <w:t>C</w:t>
      </w:r>
    </w:p>
    <w:p w:rsidR="00A245C4" w:rsidRPr="00D74B0F" w:rsidRDefault="00A245C4" w:rsidP="00A245C4">
      <w:pPr>
        <w:rPr>
          <w:rFonts w:ascii="Cambria" w:hAnsi="Cambria"/>
        </w:rPr>
      </w:pPr>
      <w:r w:rsidRPr="00D74B0F">
        <w:rPr>
          <w:rFonts w:ascii="Cambria" w:hAnsi="Cambria"/>
        </w:rPr>
        <w:tab/>
        <w:t>B) 2.27</w:t>
      </w:r>
      <w:r w:rsidRPr="00D74B0F">
        <w:rPr>
          <w:vertAlign w:val="superscript"/>
        </w:rPr>
        <w:t xml:space="preserve"> o</w:t>
      </w:r>
      <w:r w:rsidRPr="00D74B0F">
        <w:t>C</w:t>
      </w:r>
    </w:p>
    <w:p w:rsidR="00A245C4" w:rsidRPr="00D74B0F" w:rsidRDefault="00A245C4" w:rsidP="00A245C4">
      <w:pPr>
        <w:rPr>
          <w:rFonts w:ascii="Cambria" w:hAnsi="Cambria"/>
        </w:rPr>
      </w:pPr>
      <w:r w:rsidRPr="00D74B0F">
        <w:rPr>
          <w:rFonts w:ascii="Cambria" w:hAnsi="Cambria"/>
        </w:rPr>
        <w:tab/>
        <w:t>C) 20.0</w:t>
      </w:r>
      <w:r w:rsidRPr="00D74B0F">
        <w:rPr>
          <w:vertAlign w:val="superscript"/>
        </w:rPr>
        <w:t xml:space="preserve"> o</w:t>
      </w:r>
      <w:r w:rsidRPr="00D74B0F">
        <w:t>C</w:t>
      </w:r>
    </w:p>
    <w:p w:rsidR="00A245C4" w:rsidRPr="00D74B0F" w:rsidRDefault="00A245C4" w:rsidP="00A245C4">
      <w:pPr>
        <w:rPr>
          <w:rFonts w:ascii="Cambria" w:hAnsi="Cambria"/>
        </w:rPr>
      </w:pPr>
      <w:r w:rsidRPr="00D74B0F">
        <w:rPr>
          <w:rFonts w:ascii="Cambria" w:hAnsi="Cambria"/>
        </w:rPr>
        <w:tab/>
        <w:t xml:space="preserve">D) </w:t>
      </w:r>
      <w:ins w:id="493" w:author="Cianán Russell" w:date="2012-04-24T18:38:00Z">
        <w:r w:rsidRPr="00D74B0F">
          <w:rPr>
            <w:rFonts w:ascii="Cambria" w:hAnsi="Cambria"/>
          </w:rPr>
          <w:t xml:space="preserve">240. </w:t>
        </w:r>
        <w:r w:rsidRPr="00D74B0F">
          <w:rPr>
            <w:vertAlign w:val="superscript"/>
          </w:rPr>
          <w:t>o</w:t>
        </w:r>
        <w:r w:rsidRPr="00D74B0F">
          <w:t>C</w:t>
        </w:r>
      </w:ins>
    </w:p>
    <w:p w:rsidR="00A245C4" w:rsidRPr="00D74B0F" w:rsidRDefault="00A245C4" w:rsidP="00A245C4">
      <w:r w:rsidRPr="00D74B0F">
        <w:rPr>
          <w:rFonts w:ascii="Cambria" w:hAnsi="Cambria"/>
        </w:rPr>
        <w:tab/>
        <w:t>E) -33.3</w:t>
      </w:r>
      <w:r w:rsidRPr="00D74B0F">
        <w:rPr>
          <w:vertAlign w:val="superscript"/>
        </w:rPr>
        <w:t xml:space="preserve"> o</w:t>
      </w:r>
      <w:r w:rsidRPr="00D74B0F">
        <w:t>C</w:t>
      </w:r>
    </w:p>
    <w:p w:rsidR="00A245C4" w:rsidRPr="00D74B0F" w:rsidRDefault="00A245C4" w:rsidP="00A245C4"/>
    <w:p w:rsidR="00003245" w:rsidRPr="00D74B0F" w:rsidRDefault="00003245" w:rsidP="00A245C4"/>
    <w:p w:rsidR="00003245" w:rsidRPr="00D74B0F" w:rsidRDefault="00003245" w:rsidP="00A245C4"/>
    <w:p w:rsidR="00003245" w:rsidRPr="00D74B0F" w:rsidRDefault="00003245" w:rsidP="00A245C4"/>
    <w:p w:rsidR="00003245" w:rsidRPr="00D74B0F" w:rsidRDefault="00003245" w:rsidP="00A245C4"/>
    <w:p w:rsidR="00A245C4" w:rsidRPr="00D74B0F" w:rsidRDefault="008D76C1" w:rsidP="00A245C4">
      <w:r w:rsidRPr="00D74B0F">
        <w:t>21</w:t>
      </w:r>
      <w:r w:rsidR="00A245C4" w:rsidRPr="00D74B0F">
        <w:t xml:space="preserve">. Which result in an </w:t>
      </w:r>
      <w:r w:rsidR="00A245C4" w:rsidRPr="00D74B0F">
        <w:rPr>
          <w:i/>
        </w:rPr>
        <w:t>increase</w:t>
      </w:r>
      <w:r w:rsidR="00A245C4" w:rsidRPr="00D74B0F">
        <w:t xml:space="preserve"> in entropy (</w:t>
      </w:r>
      <w:r w:rsidR="00A245C4" w:rsidRPr="00D74B0F">
        <w:rPr>
          <w:rFonts w:ascii="Symbol" w:hAnsi="Symbol"/>
        </w:rPr>
        <w:t></w:t>
      </w:r>
      <w:r w:rsidR="00A245C4" w:rsidRPr="00D74B0F">
        <w:t>S = +) for a system?</w:t>
      </w:r>
    </w:p>
    <w:p w:rsidR="00A245C4" w:rsidRPr="00D74B0F" w:rsidRDefault="00A245C4" w:rsidP="00A245C4"/>
    <w:p w:rsidR="00A245C4" w:rsidRPr="00D74B0F" w:rsidRDefault="00A245C4" w:rsidP="00A245C4">
      <w:r w:rsidRPr="00D74B0F">
        <w:tab/>
        <w:t>A) condensation</w:t>
      </w:r>
    </w:p>
    <w:p w:rsidR="00A245C4" w:rsidRPr="00D74B0F" w:rsidRDefault="00A245C4" w:rsidP="00A245C4">
      <w:r w:rsidRPr="00D74B0F">
        <w:tab/>
        <w:t>B) increasing temperature</w:t>
      </w:r>
    </w:p>
    <w:p w:rsidR="00A245C4" w:rsidRPr="00D74B0F" w:rsidRDefault="00A245C4" w:rsidP="00A245C4">
      <w:r w:rsidRPr="00D74B0F">
        <w:tab/>
        <w:t>C) dissolution</w:t>
      </w:r>
      <w:ins w:id="494" w:author="Carrie Shepler" w:date="2012-04-30T14:14:00Z">
        <w:r w:rsidRPr="00D74B0F">
          <w:t xml:space="preserve"> of a solid in a liquid</w:t>
        </w:r>
      </w:ins>
    </w:p>
    <w:p w:rsidR="00A245C4" w:rsidRPr="00D74B0F" w:rsidRDefault="00A245C4" w:rsidP="00A245C4">
      <w:r w:rsidRPr="00D74B0F">
        <w:tab/>
        <w:t>D) both A and C</w:t>
      </w:r>
    </w:p>
    <w:p w:rsidR="00A245C4" w:rsidRPr="00D74B0F" w:rsidRDefault="00A245C4" w:rsidP="00A245C4">
      <w:r w:rsidRPr="00D74B0F">
        <w:tab/>
        <w:t>E) both B and C</w:t>
      </w:r>
    </w:p>
    <w:p w:rsidR="00A245C4" w:rsidRPr="00D74B0F" w:rsidRDefault="00A245C4" w:rsidP="00A245C4">
      <w:pPr>
        <w:rPr>
          <w:rFonts w:ascii="Cambria" w:hAnsi="Cambria"/>
        </w:rPr>
      </w:pPr>
    </w:p>
    <w:p w:rsidR="00A245C4" w:rsidRPr="00D74B0F" w:rsidRDefault="008D76C1" w:rsidP="00A245C4">
      <w:pPr>
        <w:rPr>
          <w:rFonts w:ascii="Cambria" w:hAnsi="Cambria"/>
        </w:rPr>
      </w:pPr>
      <w:r w:rsidRPr="00D74B0F">
        <w:rPr>
          <w:rFonts w:ascii="Cambria" w:hAnsi="Cambria"/>
        </w:rPr>
        <w:t>22</w:t>
      </w:r>
      <w:r w:rsidR="00A245C4" w:rsidRPr="00D74B0F">
        <w:rPr>
          <w:rFonts w:ascii="Cambria" w:hAnsi="Cambria"/>
        </w:rPr>
        <w:t xml:space="preserve">. Which reaction results in a </w:t>
      </w:r>
      <w:r w:rsidR="00A245C4" w:rsidRPr="00D74B0F">
        <w:rPr>
          <w:rFonts w:ascii="Cambria" w:hAnsi="Cambria"/>
          <w:i/>
        </w:rPr>
        <w:t>positive</w:t>
      </w:r>
      <w:r w:rsidR="00A245C4" w:rsidRPr="00D74B0F">
        <w:rPr>
          <w:rFonts w:ascii="Cambria" w:hAnsi="Cambria"/>
        </w:rPr>
        <w:t xml:space="preserve"> change in entropy?</w:t>
      </w:r>
    </w:p>
    <w:p w:rsidR="00A245C4" w:rsidRPr="00D74B0F" w:rsidRDefault="00A245C4" w:rsidP="00A245C4">
      <w:pPr>
        <w:rPr>
          <w:rFonts w:ascii="Cambria" w:hAnsi="Cambria"/>
        </w:rPr>
      </w:pPr>
    </w:p>
    <w:p w:rsidR="00A245C4" w:rsidRPr="00D74B0F" w:rsidRDefault="00A245C4" w:rsidP="00A245C4">
      <w:pPr>
        <w:rPr>
          <w:rFonts w:ascii="Cambria" w:hAnsi="Cambria"/>
        </w:rPr>
      </w:pPr>
      <w:r w:rsidRPr="00D74B0F">
        <w:rPr>
          <w:rFonts w:ascii="Cambria" w:hAnsi="Cambria"/>
        </w:rPr>
        <w:tab/>
        <w:t>A) H</w:t>
      </w:r>
      <w:r w:rsidRPr="00D74B0F">
        <w:rPr>
          <w:rFonts w:ascii="Cambria" w:hAnsi="Cambria"/>
          <w:vertAlign w:val="subscript"/>
        </w:rPr>
        <w:t>2</w:t>
      </w:r>
      <w:r w:rsidRPr="00D74B0F">
        <w:rPr>
          <w:rFonts w:ascii="Cambria" w:hAnsi="Cambria"/>
        </w:rPr>
        <w:t xml:space="preserve">O(g) </w:t>
      </w:r>
      <w:r w:rsidRPr="00D74B0F">
        <w:rPr>
          <w:rFonts w:ascii="Cambria" w:hAnsi="Cambria"/>
        </w:rPr>
        <w:sym w:font="Wingdings" w:char="F0E0"/>
      </w:r>
      <w:r w:rsidRPr="00D74B0F">
        <w:rPr>
          <w:rFonts w:ascii="Cambria" w:hAnsi="Cambria"/>
        </w:rPr>
        <w:t xml:space="preserve">  H</w:t>
      </w:r>
      <w:r w:rsidRPr="00D74B0F">
        <w:rPr>
          <w:rFonts w:ascii="Cambria" w:hAnsi="Cambria"/>
          <w:vertAlign w:val="subscript"/>
        </w:rPr>
        <w:t>2</w:t>
      </w:r>
      <w:r w:rsidRPr="00D74B0F">
        <w:rPr>
          <w:rFonts w:ascii="Cambria" w:hAnsi="Cambria"/>
        </w:rPr>
        <w:t>O(s)</w:t>
      </w:r>
    </w:p>
    <w:p w:rsidR="00A245C4" w:rsidRPr="00D74B0F" w:rsidRDefault="00A245C4" w:rsidP="00A245C4">
      <w:pPr>
        <w:rPr>
          <w:rFonts w:ascii="Cambria" w:hAnsi="Cambria"/>
        </w:rPr>
      </w:pPr>
      <w:r w:rsidRPr="00D74B0F">
        <w:rPr>
          <w:rFonts w:ascii="Cambria" w:hAnsi="Cambria"/>
        </w:rPr>
        <w:tab/>
        <w:t xml:space="preserve">B) NaCl(aq) </w:t>
      </w:r>
      <w:r w:rsidRPr="00D74B0F">
        <w:rPr>
          <w:rFonts w:ascii="Cambria" w:hAnsi="Cambria"/>
        </w:rPr>
        <w:sym w:font="Wingdings" w:char="F0E0"/>
      </w:r>
      <w:r w:rsidRPr="00D74B0F">
        <w:rPr>
          <w:rFonts w:ascii="Cambria" w:hAnsi="Cambria"/>
        </w:rPr>
        <w:t xml:space="preserve">  NaCl(s)</w:t>
      </w:r>
    </w:p>
    <w:p w:rsidR="00A245C4" w:rsidRPr="00D74B0F" w:rsidRDefault="00A245C4" w:rsidP="00A245C4">
      <w:pPr>
        <w:rPr>
          <w:rFonts w:ascii="Cambria" w:hAnsi="Cambria"/>
        </w:rPr>
      </w:pPr>
      <w:r w:rsidRPr="00D74B0F">
        <w:rPr>
          <w:rFonts w:ascii="Cambria" w:hAnsi="Cambria"/>
        </w:rPr>
        <w:tab/>
        <w:t xml:space="preserve">C) 2NOCl(g)  </w:t>
      </w:r>
      <w:r w:rsidRPr="00D74B0F">
        <w:rPr>
          <w:rFonts w:ascii="Cambria" w:hAnsi="Cambria"/>
        </w:rPr>
        <w:sym w:font="Wingdings" w:char="F0E0"/>
      </w:r>
      <w:r w:rsidRPr="00D74B0F">
        <w:rPr>
          <w:rFonts w:ascii="Cambria" w:hAnsi="Cambria"/>
        </w:rPr>
        <w:t xml:space="preserve">  2NO(g) + Cl</w:t>
      </w:r>
      <w:r w:rsidRPr="00D74B0F">
        <w:rPr>
          <w:rFonts w:ascii="Cambria" w:hAnsi="Cambria"/>
          <w:vertAlign w:val="subscript"/>
        </w:rPr>
        <w:t>2</w:t>
      </w:r>
      <w:r w:rsidRPr="00D74B0F">
        <w:rPr>
          <w:rFonts w:ascii="Cambria" w:hAnsi="Cambria"/>
        </w:rPr>
        <w:t>(g)</w:t>
      </w:r>
    </w:p>
    <w:p w:rsidR="00A245C4" w:rsidRPr="00D74B0F" w:rsidRDefault="00A245C4" w:rsidP="00A245C4">
      <w:pPr>
        <w:rPr>
          <w:rFonts w:ascii="Cambria" w:hAnsi="Cambria"/>
        </w:rPr>
      </w:pPr>
      <w:r w:rsidRPr="00D74B0F">
        <w:rPr>
          <w:rFonts w:ascii="Cambria" w:hAnsi="Cambria"/>
        </w:rPr>
        <w:tab/>
        <w:t xml:space="preserve">D) 2HBr(g) </w:t>
      </w:r>
      <w:r w:rsidRPr="00D74B0F">
        <w:rPr>
          <w:rFonts w:ascii="Cambria" w:hAnsi="Cambria"/>
        </w:rPr>
        <w:sym w:font="Wingdings" w:char="F0E0"/>
      </w:r>
      <w:r w:rsidRPr="00D74B0F">
        <w:rPr>
          <w:rFonts w:ascii="Cambria" w:hAnsi="Cambria"/>
        </w:rPr>
        <w:t xml:space="preserve">  H</w:t>
      </w:r>
      <w:r w:rsidRPr="00D74B0F">
        <w:rPr>
          <w:rFonts w:ascii="Cambria" w:hAnsi="Cambria"/>
          <w:vertAlign w:val="subscript"/>
        </w:rPr>
        <w:t>2</w:t>
      </w:r>
      <w:r w:rsidRPr="00D74B0F">
        <w:rPr>
          <w:rFonts w:ascii="Cambria" w:hAnsi="Cambria"/>
        </w:rPr>
        <w:t>(g) + Br</w:t>
      </w:r>
      <w:r w:rsidRPr="00D74B0F">
        <w:rPr>
          <w:rFonts w:ascii="Cambria" w:hAnsi="Cambria"/>
          <w:vertAlign w:val="subscript"/>
        </w:rPr>
        <w:t>2</w:t>
      </w:r>
      <w:r w:rsidRPr="00D74B0F">
        <w:rPr>
          <w:rFonts w:ascii="Cambria" w:hAnsi="Cambria"/>
        </w:rPr>
        <w:t>(l)</w:t>
      </w:r>
    </w:p>
    <w:p w:rsidR="00A245C4" w:rsidRPr="00D74B0F" w:rsidRDefault="00A245C4" w:rsidP="00A245C4">
      <w:pPr>
        <w:rPr>
          <w:rFonts w:ascii="Cambria" w:hAnsi="Cambria"/>
        </w:rPr>
      </w:pPr>
      <w:r w:rsidRPr="00D74B0F">
        <w:rPr>
          <w:rFonts w:ascii="Cambria" w:hAnsi="Cambria"/>
        </w:rPr>
        <w:tab/>
        <w:t>E) K</w:t>
      </w:r>
      <w:r w:rsidRPr="00D74B0F">
        <w:rPr>
          <w:rFonts w:ascii="Cambria" w:hAnsi="Cambria"/>
          <w:vertAlign w:val="superscript"/>
        </w:rPr>
        <w:t>+</w:t>
      </w:r>
      <w:r w:rsidRPr="00D74B0F">
        <w:rPr>
          <w:rFonts w:ascii="Cambria" w:hAnsi="Cambria"/>
        </w:rPr>
        <w:t>(aq)+ NO</w:t>
      </w:r>
      <w:r w:rsidRPr="00D74B0F">
        <w:rPr>
          <w:rFonts w:ascii="Cambria" w:hAnsi="Cambria"/>
          <w:vertAlign w:val="subscript"/>
        </w:rPr>
        <w:t>3</w:t>
      </w:r>
      <w:r w:rsidRPr="00D74B0F">
        <w:rPr>
          <w:rFonts w:ascii="Cambria" w:hAnsi="Cambria"/>
          <w:vertAlign w:val="superscript"/>
        </w:rPr>
        <w:t>-</w:t>
      </w:r>
      <w:r w:rsidRPr="00D74B0F">
        <w:rPr>
          <w:rFonts w:ascii="Cambria" w:hAnsi="Cambria"/>
        </w:rPr>
        <w:t xml:space="preserve">(aq) </w:t>
      </w:r>
      <w:r w:rsidRPr="00D74B0F">
        <w:rPr>
          <w:rFonts w:ascii="Cambria" w:hAnsi="Cambria"/>
        </w:rPr>
        <w:sym w:font="Wingdings" w:char="F0E0"/>
      </w:r>
      <w:r w:rsidRPr="00D74B0F">
        <w:rPr>
          <w:rFonts w:ascii="Cambria" w:hAnsi="Cambria"/>
        </w:rPr>
        <w:t xml:space="preserve">  KNO</w:t>
      </w:r>
      <w:r w:rsidRPr="00D74B0F">
        <w:rPr>
          <w:rFonts w:ascii="Cambria" w:hAnsi="Cambria"/>
          <w:vertAlign w:val="subscript"/>
        </w:rPr>
        <w:t>3</w:t>
      </w:r>
      <w:r w:rsidRPr="00D74B0F">
        <w:rPr>
          <w:rFonts w:ascii="Cambria" w:hAnsi="Cambria"/>
        </w:rPr>
        <w:t>(s)</w:t>
      </w:r>
    </w:p>
    <w:p w:rsidR="00A245C4" w:rsidRPr="00D74B0F" w:rsidRDefault="00A245C4" w:rsidP="00A245C4">
      <w:pPr>
        <w:rPr>
          <w:rFonts w:ascii="Cambria" w:hAnsi="Cambria"/>
        </w:rPr>
      </w:pPr>
    </w:p>
    <w:p w:rsidR="00A245C4" w:rsidRPr="00D74B0F" w:rsidRDefault="008D76C1" w:rsidP="00A245C4">
      <w:r w:rsidRPr="00D74B0F">
        <w:t>23</w:t>
      </w:r>
      <w:r w:rsidR="00A245C4" w:rsidRPr="00D74B0F">
        <w:t xml:space="preserve">.  Based on the thermodynamic information given, which statement is </w:t>
      </w:r>
      <w:r w:rsidR="00A245C4" w:rsidRPr="00D74B0F">
        <w:rPr>
          <w:i/>
        </w:rPr>
        <w:t>true</w:t>
      </w:r>
      <w:r w:rsidR="00A245C4" w:rsidRPr="00D74B0F">
        <w:t xml:space="preserve"> for the system described?</w:t>
      </w:r>
    </w:p>
    <w:p w:rsidR="00A245C4" w:rsidRPr="00D74B0F" w:rsidRDefault="00A245C4" w:rsidP="00A245C4"/>
    <w:p w:rsidR="00A245C4" w:rsidRPr="00D74B0F" w:rsidRDefault="00A245C4" w:rsidP="00A245C4">
      <w:r w:rsidRPr="00D74B0F">
        <w:tab/>
        <w:t>CCl</w:t>
      </w:r>
      <w:r w:rsidRPr="00D74B0F">
        <w:rPr>
          <w:vertAlign w:val="subscript"/>
        </w:rPr>
        <w:t>4</w:t>
      </w:r>
      <w:r w:rsidRPr="00D74B0F">
        <w:t xml:space="preserve">(g) </w:t>
      </w:r>
      <w:r w:rsidRPr="00D74B0F">
        <w:sym w:font="Wingdings" w:char="F0E0"/>
      </w:r>
      <w:r w:rsidRPr="00D74B0F">
        <w:t xml:space="preserve">  C(s, graphite) + 2Cl</w:t>
      </w:r>
      <w:r w:rsidRPr="00D74B0F">
        <w:rPr>
          <w:vertAlign w:val="subscript"/>
        </w:rPr>
        <w:t>2</w:t>
      </w:r>
      <w:r w:rsidRPr="00D74B0F">
        <w:t>(g)</w:t>
      </w:r>
      <w:r w:rsidRPr="00D74B0F">
        <w:tab/>
      </w:r>
      <w:r w:rsidRPr="00D74B0F">
        <w:tab/>
      </w:r>
      <w:r w:rsidRPr="00D74B0F">
        <w:rPr>
          <w:rFonts w:ascii="Symbol" w:hAnsi="Symbol"/>
        </w:rPr>
        <w:t></w:t>
      </w:r>
      <w:r w:rsidRPr="00D74B0F">
        <w:t>H</w:t>
      </w:r>
      <w:r w:rsidRPr="00D74B0F">
        <w:rPr>
          <w:vertAlign w:val="subscript"/>
        </w:rPr>
        <w:t>rxn</w:t>
      </w:r>
      <w:r w:rsidRPr="00D74B0F">
        <w:t xml:space="preserve"> = +95.7 kJ/mol</w:t>
      </w:r>
    </w:p>
    <w:p w:rsidR="00A245C4" w:rsidRPr="00D74B0F" w:rsidRDefault="00A245C4" w:rsidP="00A245C4">
      <w:r w:rsidRPr="00D74B0F">
        <w:tab/>
      </w:r>
      <w:r w:rsidRPr="00D74B0F">
        <w:tab/>
      </w:r>
      <w:r w:rsidRPr="00D74B0F">
        <w:tab/>
      </w:r>
      <w:r w:rsidRPr="00D74B0F">
        <w:tab/>
      </w:r>
      <w:r w:rsidRPr="00D74B0F">
        <w:tab/>
      </w:r>
      <w:r w:rsidRPr="00D74B0F">
        <w:tab/>
      </w:r>
      <w:r w:rsidRPr="00D74B0F">
        <w:tab/>
      </w:r>
      <w:r w:rsidRPr="00D74B0F">
        <w:rPr>
          <w:rFonts w:ascii="Symbol" w:hAnsi="Symbol"/>
        </w:rPr>
        <w:t></w:t>
      </w:r>
      <w:r w:rsidRPr="00D74B0F">
        <w:t>S = +142.2 J/mol*K</w:t>
      </w:r>
    </w:p>
    <w:p w:rsidR="00A245C4" w:rsidRPr="00D74B0F" w:rsidRDefault="00A245C4" w:rsidP="00A245C4"/>
    <w:p w:rsidR="00A245C4" w:rsidRPr="00D74B0F" w:rsidRDefault="00A245C4" w:rsidP="00A245C4">
      <w:r w:rsidRPr="00D74B0F">
        <w:tab/>
        <w:t>A) The reaction is always spontaneous.</w:t>
      </w:r>
    </w:p>
    <w:p w:rsidR="00A245C4" w:rsidRPr="00D74B0F" w:rsidRDefault="00A245C4" w:rsidP="00A245C4">
      <w:r w:rsidRPr="00D74B0F">
        <w:tab/>
        <w:t>B) The reaction is never spontaneous.</w:t>
      </w:r>
    </w:p>
    <w:p w:rsidR="00A245C4" w:rsidRPr="00D74B0F" w:rsidRDefault="00A245C4" w:rsidP="00A245C4">
      <w:r w:rsidRPr="00D74B0F">
        <w:tab/>
        <w:t>C) The reaction is spontaneous only above 673 K.</w:t>
      </w:r>
    </w:p>
    <w:p w:rsidR="00A245C4" w:rsidRPr="00D74B0F" w:rsidRDefault="00A245C4" w:rsidP="00A245C4">
      <w:r w:rsidRPr="00D74B0F">
        <w:tab/>
        <w:t>D) The reaction is spontaneous only below 673 K.</w:t>
      </w:r>
    </w:p>
    <w:p w:rsidR="00A245C4" w:rsidRPr="00D74B0F" w:rsidRDefault="00A245C4" w:rsidP="00A245C4">
      <w:r w:rsidRPr="00D74B0F">
        <w:tab/>
        <w:t xml:space="preserve">E) The reaction is spontaneous only above some temperature that cannot be </w:t>
      </w:r>
      <w:r w:rsidRPr="00D74B0F">
        <w:tab/>
        <w:t xml:space="preserve"> </w:t>
      </w:r>
      <w:r w:rsidRPr="00D74B0F">
        <w:tab/>
        <w:t xml:space="preserve">     determined.</w:t>
      </w:r>
    </w:p>
    <w:p w:rsidR="00A245C4" w:rsidRPr="00D74B0F" w:rsidRDefault="00A245C4" w:rsidP="00A245C4"/>
    <w:p w:rsidR="00A245C4" w:rsidRPr="00D74B0F" w:rsidRDefault="008D76C1" w:rsidP="00A245C4">
      <w:r w:rsidRPr="00D74B0F">
        <w:t>24</w:t>
      </w:r>
      <w:r w:rsidR="00A245C4" w:rsidRPr="00D74B0F">
        <w:t>.  What are the signs for Gibbs free energy, enthalpy, and entropy for the melting of ice at 10.0</w:t>
      </w:r>
      <w:r w:rsidR="00A245C4" w:rsidRPr="00D74B0F">
        <w:rPr>
          <w:vertAlign w:val="superscript"/>
        </w:rPr>
        <w:t>o</w:t>
      </w:r>
      <w:r w:rsidR="00A245C4" w:rsidRPr="00D74B0F">
        <w:t>C?</w:t>
      </w:r>
    </w:p>
    <w:p w:rsidR="00A245C4" w:rsidRPr="00D74B0F" w:rsidRDefault="00A245C4" w:rsidP="00A245C4"/>
    <w:p w:rsidR="00A245C4" w:rsidRPr="00D74B0F" w:rsidRDefault="00A245C4" w:rsidP="00A245C4">
      <w:pPr>
        <w:rPr>
          <w:u w:val="single"/>
        </w:rPr>
      </w:pPr>
      <w:r w:rsidRPr="00D74B0F">
        <w:tab/>
        <w:t xml:space="preserve">      </w:t>
      </w:r>
      <w:r w:rsidRPr="00D74B0F">
        <w:rPr>
          <w:u w:val="single"/>
        </w:rPr>
        <w:t>Gibbs free energy</w:t>
      </w:r>
      <w:r w:rsidRPr="00D74B0F">
        <w:rPr>
          <w:u w:val="single"/>
        </w:rPr>
        <w:tab/>
      </w:r>
      <w:r w:rsidRPr="00D74B0F">
        <w:rPr>
          <w:u w:val="single"/>
        </w:rPr>
        <w:tab/>
        <w:t>Enthalpy</w:t>
      </w:r>
      <w:r w:rsidRPr="00D74B0F">
        <w:rPr>
          <w:u w:val="single"/>
        </w:rPr>
        <w:tab/>
      </w:r>
      <w:r w:rsidRPr="00D74B0F">
        <w:rPr>
          <w:u w:val="single"/>
        </w:rPr>
        <w:tab/>
        <w:t>Entropy</w:t>
      </w:r>
    </w:p>
    <w:p w:rsidR="00A245C4" w:rsidRPr="00D74B0F" w:rsidRDefault="00A245C4" w:rsidP="00A245C4">
      <w:pPr>
        <w:rPr>
          <w:sz w:val="36"/>
        </w:rPr>
      </w:pPr>
      <w:r w:rsidRPr="00D74B0F">
        <w:tab/>
        <w:t xml:space="preserve">A) </w:t>
      </w:r>
      <w:r w:rsidRPr="00D74B0F">
        <w:tab/>
      </w:r>
      <w:r w:rsidRPr="00D74B0F">
        <w:rPr>
          <w:sz w:val="36"/>
        </w:rPr>
        <w:t>-</w:t>
      </w:r>
      <w:r w:rsidRPr="00D74B0F">
        <w:rPr>
          <w:sz w:val="36"/>
        </w:rPr>
        <w:tab/>
      </w:r>
      <w:r w:rsidRPr="00D74B0F">
        <w:rPr>
          <w:sz w:val="36"/>
        </w:rPr>
        <w:tab/>
      </w:r>
      <w:r w:rsidRPr="00D74B0F">
        <w:rPr>
          <w:sz w:val="36"/>
        </w:rPr>
        <w:tab/>
        <w:t xml:space="preserve">     -</w:t>
      </w:r>
      <w:r w:rsidRPr="00D74B0F">
        <w:rPr>
          <w:sz w:val="36"/>
        </w:rPr>
        <w:tab/>
      </w:r>
      <w:r w:rsidRPr="00D74B0F">
        <w:rPr>
          <w:sz w:val="36"/>
        </w:rPr>
        <w:tab/>
      </w:r>
      <w:r w:rsidRPr="00D74B0F">
        <w:rPr>
          <w:sz w:val="36"/>
        </w:rPr>
        <w:tab/>
        <w:t xml:space="preserve">    -</w:t>
      </w:r>
    </w:p>
    <w:p w:rsidR="00A245C4" w:rsidRPr="00D74B0F" w:rsidRDefault="00A245C4" w:rsidP="00A245C4">
      <w:r w:rsidRPr="00D74B0F">
        <w:rPr>
          <w:sz w:val="36"/>
        </w:rPr>
        <w:tab/>
      </w:r>
      <w:r w:rsidRPr="00D74B0F">
        <w:t>B)</w:t>
      </w:r>
      <w:r w:rsidRPr="00D74B0F">
        <w:tab/>
      </w:r>
      <w:r w:rsidRPr="00D74B0F">
        <w:rPr>
          <w:sz w:val="36"/>
        </w:rPr>
        <w:t>-</w:t>
      </w:r>
      <w:r w:rsidRPr="00D74B0F">
        <w:rPr>
          <w:sz w:val="36"/>
        </w:rPr>
        <w:tab/>
      </w:r>
      <w:r w:rsidRPr="00D74B0F">
        <w:rPr>
          <w:sz w:val="36"/>
        </w:rPr>
        <w:tab/>
      </w:r>
      <w:r w:rsidRPr="00D74B0F">
        <w:rPr>
          <w:sz w:val="36"/>
        </w:rPr>
        <w:tab/>
        <w:t xml:space="preserve">     -</w:t>
      </w:r>
      <w:r w:rsidRPr="00D74B0F">
        <w:rPr>
          <w:sz w:val="36"/>
        </w:rPr>
        <w:tab/>
      </w:r>
      <w:r w:rsidRPr="00D74B0F">
        <w:rPr>
          <w:sz w:val="36"/>
        </w:rPr>
        <w:tab/>
      </w:r>
      <w:r w:rsidRPr="00D74B0F">
        <w:rPr>
          <w:sz w:val="36"/>
        </w:rPr>
        <w:tab/>
        <w:t xml:space="preserve">   </w:t>
      </w:r>
      <w:r w:rsidRPr="00D74B0F">
        <w:rPr>
          <w:sz w:val="28"/>
        </w:rPr>
        <w:t xml:space="preserve"> +</w:t>
      </w:r>
    </w:p>
    <w:p w:rsidR="00A245C4" w:rsidRPr="00D74B0F" w:rsidRDefault="00A245C4" w:rsidP="00A245C4">
      <w:pPr>
        <w:rPr>
          <w:sz w:val="28"/>
        </w:rPr>
      </w:pPr>
      <w:r w:rsidRPr="00D74B0F">
        <w:tab/>
        <w:t>C)</w:t>
      </w:r>
      <w:r w:rsidRPr="00D74B0F">
        <w:tab/>
      </w:r>
      <w:r w:rsidRPr="00D74B0F">
        <w:rPr>
          <w:sz w:val="28"/>
        </w:rPr>
        <w:t>+</w:t>
      </w:r>
      <w:r w:rsidRPr="00D74B0F">
        <w:rPr>
          <w:sz w:val="28"/>
        </w:rPr>
        <w:tab/>
      </w:r>
      <w:r w:rsidRPr="00D74B0F">
        <w:rPr>
          <w:sz w:val="28"/>
        </w:rPr>
        <w:tab/>
      </w:r>
      <w:r w:rsidRPr="00D74B0F">
        <w:rPr>
          <w:sz w:val="28"/>
        </w:rPr>
        <w:tab/>
        <w:t xml:space="preserve">      </w:t>
      </w:r>
      <w:r w:rsidRPr="00D74B0F">
        <w:rPr>
          <w:sz w:val="36"/>
        </w:rPr>
        <w:t>-</w:t>
      </w:r>
      <w:r w:rsidRPr="00D74B0F">
        <w:rPr>
          <w:sz w:val="36"/>
        </w:rPr>
        <w:tab/>
      </w:r>
      <w:r w:rsidRPr="00D74B0F">
        <w:rPr>
          <w:sz w:val="36"/>
        </w:rPr>
        <w:tab/>
      </w:r>
      <w:r w:rsidRPr="00D74B0F">
        <w:rPr>
          <w:sz w:val="36"/>
        </w:rPr>
        <w:tab/>
        <w:t xml:space="preserve">    -</w:t>
      </w:r>
    </w:p>
    <w:p w:rsidR="00A245C4" w:rsidRPr="00D74B0F" w:rsidRDefault="00A245C4" w:rsidP="00A245C4">
      <w:r w:rsidRPr="00D74B0F">
        <w:tab/>
        <w:t xml:space="preserve">D)         </w:t>
      </w:r>
      <w:r w:rsidRPr="00D74B0F">
        <w:rPr>
          <w:sz w:val="36"/>
        </w:rPr>
        <w:t>-</w:t>
      </w:r>
      <w:r w:rsidRPr="00D74B0F">
        <w:rPr>
          <w:sz w:val="36"/>
        </w:rPr>
        <w:tab/>
      </w:r>
      <w:r w:rsidRPr="00D74B0F">
        <w:rPr>
          <w:sz w:val="36"/>
        </w:rPr>
        <w:tab/>
      </w:r>
      <w:r w:rsidRPr="00D74B0F">
        <w:rPr>
          <w:sz w:val="36"/>
        </w:rPr>
        <w:tab/>
        <w:t xml:space="preserve">     </w:t>
      </w:r>
      <w:r w:rsidRPr="00D74B0F">
        <w:rPr>
          <w:sz w:val="28"/>
        </w:rPr>
        <w:t>+</w:t>
      </w:r>
      <w:r w:rsidRPr="00D74B0F">
        <w:rPr>
          <w:sz w:val="28"/>
        </w:rPr>
        <w:tab/>
      </w:r>
      <w:r w:rsidRPr="00D74B0F">
        <w:rPr>
          <w:sz w:val="28"/>
        </w:rPr>
        <w:tab/>
        <w:t xml:space="preserve">                 +</w:t>
      </w:r>
      <w:r w:rsidRPr="00D74B0F">
        <w:rPr>
          <w:sz w:val="28"/>
        </w:rPr>
        <w:tab/>
      </w:r>
      <w:r w:rsidRPr="00D74B0F">
        <w:rPr>
          <w:sz w:val="28"/>
        </w:rPr>
        <w:tab/>
      </w:r>
      <w:r w:rsidRPr="00D74B0F">
        <w:rPr>
          <w:sz w:val="36"/>
        </w:rPr>
        <w:tab/>
      </w:r>
    </w:p>
    <w:p w:rsidR="00A245C4" w:rsidRPr="00D74B0F" w:rsidRDefault="00A245C4" w:rsidP="00A245C4">
      <w:pPr>
        <w:rPr>
          <w:sz w:val="28"/>
        </w:rPr>
      </w:pPr>
      <w:r w:rsidRPr="00D74B0F">
        <w:tab/>
        <w:t xml:space="preserve">E)         </w:t>
      </w:r>
      <w:r w:rsidRPr="00D74B0F">
        <w:rPr>
          <w:sz w:val="28"/>
        </w:rPr>
        <w:t>+</w:t>
      </w:r>
      <w:r w:rsidRPr="00D74B0F">
        <w:rPr>
          <w:sz w:val="28"/>
        </w:rPr>
        <w:tab/>
      </w:r>
      <w:r w:rsidRPr="00D74B0F">
        <w:rPr>
          <w:sz w:val="28"/>
        </w:rPr>
        <w:tab/>
      </w:r>
      <w:r w:rsidRPr="00D74B0F">
        <w:rPr>
          <w:sz w:val="28"/>
        </w:rPr>
        <w:tab/>
        <w:t xml:space="preserve">      +</w:t>
      </w:r>
      <w:r w:rsidRPr="00D74B0F">
        <w:rPr>
          <w:sz w:val="28"/>
        </w:rPr>
        <w:tab/>
      </w:r>
      <w:r w:rsidRPr="00D74B0F">
        <w:rPr>
          <w:sz w:val="28"/>
        </w:rPr>
        <w:tab/>
      </w:r>
      <w:r w:rsidRPr="00D74B0F">
        <w:rPr>
          <w:sz w:val="28"/>
        </w:rPr>
        <w:tab/>
        <w:t xml:space="preserve">     +</w:t>
      </w:r>
    </w:p>
    <w:p w:rsidR="00A245C4" w:rsidRPr="00D74B0F" w:rsidRDefault="00A245C4" w:rsidP="00A245C4">
      <w:pPr>
        <w:rPr>
          <w:rFonts w:ascii="Cambria" w:hAnsi="Cambria"/>
        </w:rPr>
      </w:pPr>
    </w:p>
    <w:p w:rsidR="00003245" w:rsidRPr="00D74B0F" w:rsidRDefault="00003245" w:rsidP="00A245C4">
      <w:pPr>
        <w:rPr>
          <w:rFonts w:ascii="Cambria" w:hAnsi="Cambria"/>
        </w:rPr>
      </w:pPr>
    </w:p>
    <w:p w:rsidR="00003245" w:rsidRPr="00D74B0F" w:rsidRDefault="00003245" w:rsidP="00A245C4">
      <w:pPr>
        <w:rPr>
          <w:rFonts w:ascii="Cambria" w:hAnsi="Cambria"/>
        </w:rPr>
      </w:pPr>
    </w:p>
    <w:p w:rsidR="00003245" w:rsidRPr="00D74B0F" w:rsidRDefault="00003245" w:rsidP="00A245C4">
      <w:pPr>
        <w:rPr>
          <w:rFonts w:ascii="Cambria" w:hAnsi="Cambria"/>
        </w:rPr>
      </w:pPr>
    </w:p>
    <w:p w:rsidR="00003245" w:rsidRPr="00D74B0F" w:rsidRDefault="00003245" w:rsidP="00A245C4">
      <w:pPr>
        <w:rPr>
          <w:rFonts w:ascii="Cambria" w:hAnsi="Cambria"/>
        </w:rPr>
      </w:pPr>
    </w:p>
    <w:p w:rsidR="00A245C4" w:rsidRPr="00D74B0F" w:rsidRDefault="008D76C1" w:rsidP="00A245C4">
      <w:pPr>
        <w:rPr>
          <w:ins w:id="495" w:author="Cianán Russell" w:date="2012-04-24T18:40:00Z"/>
          <w:rFonts w:ascii="Cambria" w:hAnsi="Cambria"/>
        </w:rPr>
      </w:pPr>
      <w:r w:rsidRPr="00D74B0F">
        <w:rPr>
          <w:rFonts w:ascii="Cambria" w:hAnsi="Cambria"/>
        </w:rPr>
        <w:t>25</w:t>
      </w:r>
      <w:r w:rsidR="00A245C4" w:rsidRPr="00D74B0F">
        <w:rPr>
          <w:rFonts w:ascii="Cambria" w:hAnsi="Cambria"/>
        </w:rPr>
        <w:t xml:space="preserve">.  </w:t>
      </w:r>
      <w:ins w:id="496" w:author="Cianán Russell" w:date="2012-04-24T18:40:00Z">
        <w:r w:rsidR="00A245C4" w:rsidRPr="00D74B0F">
          <w:rPr>
            <w:rFonts w:ascii="Cambria" w:hAnsi="Cambria"/>
          </w:rPr>
          <w:t>Which statement</w:t>
        </w:r>
      </w:ins>
      <w:r w:rsidR="00003245" w:rsidRPr="00D74B0F">
        <w:rPr>
          <w:rFonts w:ascii="Cambria" w:hAnsi="Cambria"/>
        </w:rPr>
        <w:t xml:space="preserve"> </w:t>
      </w:r>
      <w:ins w:id="497" w:author="Cianán Russell" w:date="2012-04-24T18:40:00Z">
        <w:r w:rsidR="00A245C4" w:rsidRPr="00D74B0F">
          <w:rPr>
            <w:rFonts w:ascii="Cambria" w:hAnsi="Cambria"/>
          </w:rPr>
          <w:t xml:space="preserve">is </w:t>
        </w:r>
      </w:ins>
      <w:ins w:id="498" w:author="Cianán Russell" w:date="2012-04-24T18:44:00Z">
        <w:r w:rsidR="00A245C4" w:rsidRPr="00D74B0F">
          <w:rPr>
            <w:rFonts w:ascii="Cambria" w:hAnsi="Cambria"/>
            <w:i/>
          </w:rPr>
          <w:t>true</w:t>
        </w:r>
        <w:r w:rsidR="00A245C4" w:rsidRPr="00D74B0F">
          <w:rPr>
            <w:rFonts w:ascii="Cambria" w:hAnsi="Cambria"/>
          </w:rPr>
          <w:t>?</w:t>
        </w:r>
      </w:ins>
    </w:p>
    <w:p w:rsidR="00A245C4" w:rsidRPr="00D74B0F" w:rsidRDefault="00A245C4" w:rsidP="00A245C4">
      <w:pPr>
        <w:numPr>
          <w:ins w:id="499" w:author="Cianán Russell" w:date="2012-04-24T18:41:00Z"/>
        </w:numPr>
        <w:rPr>
          <w:ins w:id="500" w:author="Cianán Russell" w:date="2012-04-24T18:41:00Z"/>
          <w:rFonts w:ascii="Cambria" w:hAnsi="Cambria"/>
        </w:rPr>
      </w:pPr>
    </w:p>
    <w:p w:rsidR="00A245C4" w:rsidRPr="00D74B0F" w:rsidRDefault="00A245C4" w:rsidP="00A245C4">
      <w:pPr>
        <w:pStyle w:val="ListParagraph"/>
        <w:numPr>
          <w:ilvl w:val="0"/>
          <w:numId w:val="4"/>
        </w:numPr>
        <w:rPr>
          <w:ins w:id="501" w:author="Cianán Russell" w:date="2012-04-24T18:41:00Z"/>
          <w:rFonts w:ascii="Cambria" w:hAnsi="Cambria"/>
        </w:rPr>
      </w:pPr>
      <w:ins w:id="502" w:author="Cianán Russell" w:date="2012-04-24T18:44:00Z">
        <w:r w:rsidRPr="00D74B0F">
          <w:rPr>
            <w:rFonts w:ascii="Cambria" w:hAnsi="Cambria"/>
          </w:rPr>
          <w:t>All spontaneous reactions are labile.</w:t>
        </w:r>
      </w:ins>
    </w:p>
    <w:p w:rsidR="00A245C4" w:rsidRPr="00D74B0F" w:rsidRDefault="00A245C4" w:rsidP="00A245C4">
      <w:pPr>
        <w:pStyle w:val="ListParagraph"/>
        <w:numPr>
          <w:ilvl w:val="0"/>
          <w:numId w:val="4"/>
        </w:numPr>
        <w:rPr>
          <w:ins w:id="503" w:author="Cianán Russell" w:date="2012-04-24T18:41:00Z"/>
          <w:rFonts w:ascii="Cambria" w:hAnsi="Cambria"/>
        </w:rPr>
      </w:pPr>
      <w:ins w:id="504" w:author="Cianán Russell" w:date="2012-04-24T18:44:00Z">
        <w:r w:rsidRPr="00D74B0F">
          <w:rPr>
            <w:rFonts w:ascii="Cambria" w:hAnsi="Cambria"/>
          </w:rPr>
          <w:t>Gibbs free energy can be used to determine how quickly a reaction will proceed.</w:t>
        </w:r>
      </w:ins>
    </w:p>
    <w:p w:rsidR="00A245C4" w:rsidRPr="00D74B0F" w:rsidRDefault="00A245C4" w:rsidP="00A245C4">
      <w:pPr>
        <w:pStyle w:val="ListParagraph"/>
        <w:numPr>
          <w:ilvl w:val="0"/>
          <w:numId w:val="4"/>
        </w:numPr>
        <w:rPr>
          <w:ins w:id="505" w:author="Cianán Russell" w:date="2012-04-24T18:42:00Z"/>
          <w:rFonts w:ascii="Cambria" w:hAnsi="Cambria"/>
        </w:rPr>
      </w:pPr>
      <w:ins w:id="506" w:author="Cianán Russell" w:date="2012-04-24T18:41:00Z">
        <w:r w:rsidRPr="00D74B0F">
          <w:rPr>
            <w:rFonts w:ascii="Cambria" w:hAnsi="Cambria"/>
          </w:rPr>
          <w:t>Gibbs free energy</w:t>
        </w:r>
      </w:ins>
      <w:ins w:id="507" w:author="Cianán Russell" w:date="2012-04-24T18:44:00Z">
        <w:r w:rsidRPr="00D74B0F">
          <w:rPr>
            <w:rFonts w:ascii="Cambria" w:hAnsi="Cambria"/>
          </w:rPr>
          <w:t xml:space="preserve"> can be used to determine if a reaction is spontaneous.</w:t>
        </w:r>
      </w:ins>
    </w:p>
    <w:p w:rsidR="00A245C4" w:rsidRPr="00D74B0F" w:rsidRDefault="00A245C4" w:rsidP="00A245C4">
      <w:pPr>
        <w:pStyle w:val="ListParagraph"/>
        <w:numPr>
          <w:ilvl w:val="0"/>
          <w:numId w:val="4"/>
        </w:numPr>
        <w:rPr>
          <w:ins w:id="508" w:author="Cianán Russell" w:date="2012-04-24T18:45:00Z"/>
          <w:rFonts w:ascii="Cambria" w:hAnsi="Cambria"/>
        </w:rPr>
      </w:pPr>
      <w:ins w:id="509" w:author="Cianán Russell" w:date="2012-04-24T18:45:00Z">
        <w:r w:rsidRPr="00D74B0F">
          <w:rPr>
            <w:rFonts w:ascii="Cambria" w:hAnsi="Cambria"/>
          </w:rPr>
          <w:t>Spontaneity of reactions is independent of temperature.</w:t>
        </w:r>
      </w:ins>
    </w:p>
    <w:p w:rsidR="00A245C4" w:rsidRPr="00D74B0F" w:rsidRDefault="00A245C4" w:rsidP="00A245C4">
      <w:pPr>
        <w:pStyle w:val="ListParagraph"/>
        <w:numPr>
          <w:ilvl w:val="0"/>
          <w:numId w:val="4"/>
        </w:numPr>
        <w:rPr>
          <w:rFonts w:ascii="Cambria" w:hAnsi="Cambria"/>
        </w:rPr>
      </w:pPr>
      <w:ins w:id="510" w:author="Cianán Russell" w:date="2012-04-24T18:45:00Z">
        <w:r w:rsidRPr="00D74B0F">
          <w:rPr>
            <w:rFonts w:ascii="Cambria" w:hAnsi="Cambria"/>
          </w:rPr>
          <w:t>More than one of these statements is true.</w:t>
        </w:r>
      </w:ins>
    </w:p>
    <w:p w:rsidR="00A245C4" w:rsidRPr="00D74B0F" w:rsidRDefault="00A245C4" w:rsidP="00A245C4">
      <w:pPr>
        <w:rPr>
          <w:rFonts w:ascii="Cambria" w:hAnsi="Cambria"/>
        </w:rPr>
      </w:pPr>
    </w:p>
    <w:p w:rsidR="00190B7F" w:rsidRPr="00D74B0F" w:rsidRDefault="00190B7F" w:rsidP="00EC2346">
      <w:pPr>
        <w:rPr>
          <w:b/>
          <w:u w:val="single"/>
        </w:rPr>
      </w:pPr>
    </w:p>
    <w:p w:rsidR="00190B7F" w:rsidRPr="00D74B0F" w:rsidRDefault="00190B7F" w:rsidP="00EC2346">
      <w:pPr>
        <w:rPr>
          <w:b/>
          <w:u w:val="single"/>
        </w:rPr>
      </w:pPr>
      <w:r w:rsidRPr="00D74B0F">
        <w:rPr>
          <w:b/>
          <w:u w:val="single"/>
        </w:rPr>
        <w:t>Chapter 9</w:t>
      </w:r>
    </w:p>
    <w:p w:rsidR="00190B7F" w:rsidRPr="00D74B0F" w:rsidRDefault="001A42EF" w:rsidP="00190B7F">
      <w:r w:rsidRPr="00D74B0F">
        <w:t>2</w:t>
      </w:r>
      <w:r w:rsidR="00190B7F" w:rsidRPr="00D74B0F">
        <w:t xml:space="preserve">.  The density of a 2.45 </w:t>
      </w:r>
      <w:r w:rsidR="00190B7F" w:rsidRPr="00D74B0F">
        <w:rPr>
          <w:i/>
        </w:rPr>
        <w:t>M</w:t>
      </w:r>
      <w:r w:rsidR="00190B7F" w:rsidRPr="00D74B0F">
        <w:t xml:space="preserve"> aqueous solution of methanol (CH</w:t>
      </w:r>
      <w:r w:rsidR="00190B7F" w:rsidRPr="00D74B0F">
        <w:rPr>
          <w:vertAlign w:val="subscript"/>
        </w:rPr>
        <w:t>3</w:t>
      </w:r>
      <w:r w:rsidR="00190B7F" w:rsidRPr="00D74B0F">
        <w:t xml:space="preserve">OH, molar mas = 32.04 g/mol) is 0.976 g/mL.  What is the molality of the solution?  </w:t>
      </w:r>
    </w:p>
    <w:p w:rsidR="00190B7F" w:rsidRPr="00D74B0F" w:rsidRDefault="00190B7F" w:rsidP="00190B7F"/>
    <w:p w:rsidR="00190B7F" w:rsidRPr="00D74B0F" w:rsidRDefault="00190B7F" w:rsidP="00190B7F">
      <w:r w:rsidRPr="00D74B0F">
        <w:tab/>
        <w:t xml:space="preserve">A) 2.45 </w:t>
      </w:r>
      <w:r w:rsidRPr="00D74B0F">
        <w:rPr>
          <w:i/>
        </w:rPr>
        <w:t>m</w:t>
      </w:r>
    </w:p>
    <w:p w:rsidR="00190B7F" w:rsidRPr="00D74B0F" w:rsidRDefault="00190B7F" w:rsidP="00190B7F">
      <w:r w:rsidRPr="00D74B0F">
        <w:tab/>
        <w:t xml:space="preserve">B) 0.0314 </w:t>
      </w:r>
      <w:r w:rsidRPr="00D74B0F">
        <w:rPr>
          <w:i/>
        </w:rPr>
        <w:t>m</w:t>
      </w:r>
    </w:p>
    <w:p w:rsidR="00190B7F" w:rsidRPr="00D74B0F" w:rsidRDefault="00190B7F" w:rsidP="00190B7F">
      <w:r w:rsidRPr="00D74B0F">
        <w:tab/>
        <w:t xml:space="preserve">C) 3.18 </w:t>
      </w:r>
      <w:r w:rsidRPr="00D74B0F">
        <w:rPr>
          <w:i/>
        </w:rPr>
        <w:t>m</w:t>
      </w:r>
    </w:p>
    <w:p w:rsidR="00190B7F" w:rsidRPr="00D74B0F" w:rsidRDefault="00190B7F" w:rsidP="00190B7F">
      <w:r w:rsidRPr="00D74B0F">
        <w:tab/>
        <w:t xml:space="preserve">D) 2.51 </w:t>
      </w:r>
      <w:r w:rsidRPr="00D74B0F">
        <w:rPr>
          <w:i/>
        </w:rPr>
        <w:t>m</w:t>
      </w:r>
    </w:p>
    <w:p w:rsidR="00190B7F" w:rsidRPr="00D74B0F" w:rsidRDefault="00190B7F" w:rsidP="00190B7F">
      <w:r w:rsidRPr="00D74B0F">
        <w:tab/>
        <w:t xml:space="preserve">E) 2.73 </w:t>
      </w:r>
      <w:r w:rsidRPr="00D74B0F">
        <w:rPr>
          <w:i/>
        </w:rPr>
        <w:t>m</w:t>
      </w:r>
    </w:p>
    <w:p w:rsidR="00190B7F" w:rsidRPr="00D74B0F" w:rsidRDefault="00190B7F" w:rsidP="00190B7F"/>
    <w:p w:rsidR="00190B7F" w:rsidRPr="00D74B0F" w:rsidRDefault="001A42EF" w:rsidP="00190B7F">
      <w:r w:rsidRPr="00D74B0F">
        <w:t>3</w:t>
      </w:r>
      <w:r w:rsidR="00190B7F" w:rsidRPr="00D74B0F">
        <w:t>.  By how much does the vapor pressure change when 218 g of glucose (non-volatile solute, molar mass = 180.2 g/mol) is dissolved in 460.0 mL of water at 30</w:t>
      </w:r>
      <w:r w:rsidR="00190B7F" w:rsidRPr="00D74B0F">
        <w:rPr>
          <w:vertAlign w:val="superscript"/>
        </w:rPr>
        <w:t>0</w:t>
      </w:r>
      <w:r w:rsidR="00190B7F" w:rsidRPr="00D74B0F">
        <w:t>C.  At this temperature, the vapor pressure of pure water is 31.82 torr, and the density of water is 1.00 g/mL.</w:t>
      </w:r>
    </w:p>
    <w:p w:rsidR="00190B7F" w:rsidRPr="00D74B0F" w:rsidRDefault="00190B7F" w:rsidP="00190B7F"/>
    <w:p w:rsidR="00190B7F" w:rsidRPr="00D74B0F" w:rsidRDefault="00190B7F" w:rsidP="00190B7F">
      <w:r w:rsidRPr="00D74B0F">
        <w:tab/>
        <w:t>A) The vapor pressure decreases by 1.4 torr</w:t>
      </w:r>
    </w:p>
    <w:p w:rsidR="00190B7F" w:rsidRPr="00D74B0F" w:rsidRDefault="00190B7F" w:rsidP="00190B7F">
      <w:r w:rsidRPr="00D74B0F">
        <w:tab/>
        <w:t>B) The vapor pressure increases by 1.4 torr</w:t>
      </w:r>
    </w:p>
    <w:p w:rsidR="00190B7F" w:rsidRPr="00D74B0F" w:rsidRDefault="00190B7F" w:rsidP="00190B7F">
      <w:r w:rsidRPr="00D74B0F">
        <w:tab/>
        <w:t>C) The vapor pressure decreases by 30.4 torr</w:t>
      </w:r>
    </w:p>
    <w:p w:rsidR="00190B7F" w:rsidRPr="00D74B0F" w:rsidRDefault="00190B7F" w:rsidP="00190B7F">
      <w:r w:rsidRPr="00D74B0F">
        <w:tab/>
        <w:t>D) The vapor pressure increases by 30.04 torr</w:t>
      </w:r>
    </w:p>
    <w:p w:rsidR="00190B7F" w:rsidRPr="00D74B0F" w:rsidRDefault="00190B7F" w:rsidP="00190B7F">
      <w:r w:rsidRPr="00D74B0F">
        <w:tab/>
        <w:t>E) The vapor pressure does not change.</w:t>
      </w:r>
    </w:p>
    <w:p w:rsidR="00190B7F" w:rsidRPr="00D74B0F" w:rsidRDefault="00190B7F" w:rsidP="00190B7F"/>
    <w:p w:rsidR="00190B7F" w:rsidRPr="00D74B0F" w:rsidRDefault="001A42EF" w:rsidP="00190B7F">
      <w:r w:rsidRPr="00D74B0F">
        <w:t>4</w:t>
      </w:r>
      <w:r w:rsidR="00190B7F" w:rsidRPr="00D74B0F">
        <w:t xml:space="preserve">.  Which statement is </w:t>
      </w:r>
      <w:r w:rsidR="00190B7F" w:rsidRPr="00D74B0F">
        <w:rPr>
          <w:i/>
        </w:rPr>
        <w:t>true</w:t>
      </w:r>
      <w:r w:rsidR="00190B7F" w:rsidRPr="00D74B0F">
        <w:t>?</w:t>
      </w:r>
    </w:p>
    <w:p w:rsidR="00190B7F" w:rsidRPr="00D74B0F" w:rsidRDefault="00190B7F" w:rsidP="00190B7F"/>
    <w:p w:rsidR="00190B7F" w:rsidRPr="00D74B0F" w:rsidRDefault="00190B7F" w:rsidP="00190B7F">
      <w:r w:rsidRPr="00D74B0F">
        <w:tab/>
        <w:t>A) CH</w:t>
      </w:r>
      <w:r w:rsidRPr="00D74B0F">
        <w:rPr>
          <w:vertAlign w:val="subscript"/>
        </w:rPr>
        <w:t>3</w:t>
      </w:r>
      <w:r w:rsidRPr="00D74B0F">
        <w:t>OH has a higher vapor pressure than CH</w:t>
      </w:r>
      <w:r w:rsidRPr="00D74B0F">
        <w:rPr>
          <w:vertAlign w:val="subscript"/>
        </w:rPr>
        <w:t xml:space="preserve">4 </w:t>
      </w:r>
      <w:r w:rsidRPr="00D74B0F">
        <w:t>at a given temperature.</w:t>
      </w:r>
    </w:p>
    <w:p w:rsidR="00190B7F" w:rsidRPr="00D74B0F" w:rsidRDefault="00190B7F" w:rsidP="00190B7F">
      <w:r w:rsidRPr="00D74B0F">
        <w:tab/>
        <w:t xml:space="preserve">B) Boiling points tend to decrease with increasing strength of intermolecular </w:t>
      </w:r>
      <w:r w:rsidRPr="00D74B0F">
        <w:tab/>
        <w:t xml:space="preserve"> </w:t>
      </w:r>
      <w:r w:rsidRPr="00D74B0F">
        <w:tab/>
        <w:t xml:space="preserve">      forces.</w:t>
      </w:r>
    </w:p>
    <w:p w:rsidR="00190B7F" w:rsidRPr="00D74B0F" w:rsidRDefault="00190B7F" w:rsidP="00190B7F">
      <w:r w:rsidRPr="00D74B0F">
        <w:tab/>
        <w:t xml:space="preserve">C) Boiling point and melting point follow opposite trends with respect to </w:t>
      </w:r>
      <w:r w:rsidRPr="00D74B0F">
        <w:tab/>
      </w:r>
    </w:p>
    <w:p w:rsidR="00190B7F" w:rsidRPr="00D74B0F" w:rsidRDefault="00190B7F" w:rsidP="00190B7F">
      <w:r w:rsidRPr="00D74B0F">
        <w:tab/>
        <w:t xml:space="preserve">      intermolecular forces.</w:t>
      </w:r>
    </w:p>
    <w:p w:rsidR="00190B7F" w:rsidRPr="00D74B0F" w:rsidRDefault="00190B7F" w:rsidP="00190B7F">
      <w:r w:rsidRPr="00D74B0F">
        <w:tab/>
        <w:t xml:space="preserve">D) The easier it is for molecules to escape the liquid phase to the gas phase, </w:t>
      </w:r>
      <w:r w:rsidRPr="00D74B0F">
        <w:tab/>
        <w:t xml:space="preserve"> </w:t>
      </w:r>
      <w:r w:rsidRPr="00D74B0F">
        <w:tab/>
        <w:t xml:space="preserve">      the greater the vapor pressure will be.</w:t>
      </w:r>
    </w:p>
    <w:p w:rsidR="00190B7F" w:rsidRPr="00D74B0F" w:rsidRDefault="00190B7F" w:rsidP="00190B7F">
      <w:r w:rsidRPr="00D74B0F">
        <w:tab/>
        <w:t>E) H</w:t>
      </w:r>
      <w:r w:rsidRPr="00D74B0F">
        <w:rPr>
          <w:vertAlign w:val="subscript"/>
        </w:rPr>
        <w:t>2</w:t>
      </w:r>
      <w:r w:rsidRPr="00D74B0F">
        <w:t>O has a lower boiling point than CH</w:t>
      </w:r>
      <w:r w:rsidRPr="00D74B0F">
        <w:rPr>
          <w:vertAlign w:val="subscript"/>
        </w:rPr>
        <w:t>4</w:t>
      </w:r>
      <w:r w:rsidRPr="00D74B0F">
        <w:t>.</w:t>
      </w:r>
    </w:p>
    <w:p w:rsidR="00190B7F" w:rsidRPr="00D74B0F" w:rsidRDefault="00190B7F" w:rsidP="00190B7F"/>
    <w:p w:rsidR="00190B7F" w:rsidRPr="00D74B0F" w:rsidRDefault="00190B7F" w:rsidP="00190B7F"/>
    <w:p w:rsidR="00DC1FC1" w:rsidRPr="00D74B0F" w:rsidRDefault="00DC1FC1" w:rsidP="00190B7F"/>
    <w:p w:rsidR="00DC1FC1" w:rsidRPr="00D74B0F" w:rsidRDefault="00DC1FC1" w:rsidP="00190B7F"/>
    <w:p w:rsidR="00DC1FC1" w:rsidRPr="00D74B0F" w:rsidRDefault="00DC1FC1" w:rsidP="00190B7F"/>
    <w:p w:rsidR="00190B7F" w:rsidRPr="00D74B0F" w:rsidRDefault="008D76C1" w:rsidP="00190B7F">
      <w:r w:rsidRPr="00D74B0F">
        <w:t>5</w:t>
      </w:r>
      <w:r w:rsidR="00190B7F" w:rsidRPr="00D74B0F">
        <w:t xml:space="preserve">.  Molecule A has </w:t>
      </w:r>
      <w:r w:rsidR="00190B7F" w:rsidRPr="00D74B0F">
        <w:rPr>
          <w:i/>
        </w:rPr>
        <w:t>i</w:t>
      </w:r>
      <w:r w:rsidR="00190B7F" w:rsidRPr="00D74B0F">
        <w:t xml:space="preserve"> = </w:t>
      </w:r>
      <w:r w:rsidR="00DC1FC1" w:rsidRPr="00D74B0F">
        <w:t>2</w:t>
      </w:r>
      <w:r w:rsidR="00190B7F" w:rsidRPr="00D74B0F">
        <w:t xml:space="preserve"> while molecule B has </w:t>
      </w:r>
      <w:r w:rsidR="00190B7F" w:rsidRPr="00D74B0F">
        <w:rPr>
          <w:i/>
        </w:rPr>
        <w:t>i</w:t>
      </w:r>
      <w:r w:rsidR="00190B7F" w:rsidRPr="00D74B0F">
        <w:t xml:space="preserve"> =</w:t>
      </w:r>
      <w:r w:rsidR="00DC1FC1" w:rsidRPr="00D74B0F">
        <w:t>1</w:t>
      </w:r>
      <w:r w:rsidR="00190B7F" w:rsidRPr="00D74B0F">
        <w:t xml:space="preserve">.  The molality of an aqueous solution of molecule A is exactly half that of molecule B.  Which statement is </w:t>
      </w:r>
      <w:r w:rsidR="00190B7F" w:rsidRPr="00D74B0F">
        <w:rPr>
          <w:i/>
        </w:rPr>
        <w:t>true</w:t>
      </w:r>
      <w:r w:rsidR="00190B7F" w:rsidRPr="00D74B0F">
        <w:t>?</w:t>
      </w:r>
    </w:p>
    <w:p w:rsidR="00190B7F" w:rsidRPr="00D74B0F" w:rsidRDefault="00190B7F" w:rsidP="00190B7F"/>
    <w:p w:rsidR="00190B7F" w:rsidRPr="00D74B0F" w:rsidRDefault="00190B7F" w:rsidP="00190B7F">
      <w:r w:rsidRPr="00D74B0F">
        <w:tab/>
        <w:t>A) The solution of molecule B will result in a higher freezing point.</w:t>
      </w:r>
    </w:p>
    <w:p w:rsidR="00190B7F" w:rsidRPr="00D74B0F" w:rsidRDefault="00190B7F" w:rsidP="00190B7F">
      <w:r w:rsidRPr="00D74B0F">
        <w:tab/>
        <w:t>B) The solution of molecule A will result in a lower vapor pressure.</w:t>
      </w:r>
      <w:r w:rsidRPr="00D74B0F">
        <w:tab/>
      </w:r>
    </w:p>
    <w:p w:rsidR="00190B7F" w:rsidRPr="00D74B0F" w:rsidRDefault="00190B7F" w:rsidP="00190B7F">
      <w:r w:rsidRPr="00D74B0F">
        <w:tab/>
        <w:t>C) The osmotic pressure of solution A is greater than that of B.</w:t>
      </w:r>
    </w:p>
    <w:p w:rsidR="00190B7F" w:rsidRPr="00D74B0F" w:rsidRDefault="00190B7F" w:rsidP="00190B7F">
      <w:r w:rsidRPr="00D74B0F">
        <w:tab/>
        <w:t>D) The two solutions have the same boiling point.</w:t>
      </w:r>
    </w:p>
    <w:p w:rsidR="00190B7F" w:rsidRPr="00D74B0F" w:rsidRDefault="00190B7F" w:rsidP="00190B7F">
      <w:r w:rsidRPr="00D74B0F">
        <w:tab/>
        <w:t xml:space="preserve">E) The boiling point, freezing point, osmotic pressure, and vapor pressure </w:t>
      </w:r>
      <w:r w:rsidRPr="00D74B0F">
        <w:tab/>
        <w:t xml:space="preserve"> </w:t>
      </w:r>
      <w:r w:rsidRPr="00D74B0F">
        <w:tab/>
        <w:t xml:space="preserve">      cannot be calculated without knowing the identities of the molecules.</w:t>
      </w:r>
    </w:p>
    <w:p w:rsidR="00190B7F" w:rsidRPr="00D74B0F" w:rsidRDefault="00190B7F" w:rsidP="00190B7F"/>
    <w:p w:rsidR="00190B7F" w:rsidRPr="00D74B0F" w:rsidRDefault="008D76C1" w:rsidP="00190B7F">
      <w:r w:rsidRPr="00D74B0F">
        <w:t>6</w:t>
      </w:r>
      <w:r w:rsidR="00190B7F" w:rsidRPr="00D74B0F">
        <w:t>.  A solution is prepared by dissolving 35.0 g of hemoglobin (Hb) in enough water to make 1.00L of solution.  If the osmotic pressure of the solution is 0.0132 atm at 25</w:t>
      </w:r>
      <w:r w:rsidR="00190B7F" w:rsidRPr="00D74B0F">
        <w:rPr>
          <w:vertAlign w:val="superscript"/>
        </w:rPr>
        <w:t>o</w:t>
      </w:r>
      <w:r w:rsidR="00190B7F" w:rsidRPr="00D74B0F">
        <w:t>C, then what is the molar mass of hemoglobin?</w:t>
      </w:r>
    </w:p>
    <w:p w:rsidR="00190B7F" w:rsidRPr="00D74B0F" w:rsidRDefault="00190B7F" w:rsidP="00190B7F"/>
    <w:p w:rsidR="00190B7F" w:rsidRPr="00D74B0F" w:rsidRDefault="00190B7F" w:rsidP="00190B7F">
      <w:r w:rsidRPr="00D74B0F">
        <w:tab/>
        <w:t>A) 108 g/mol</w:t>
      </w:r>
    </w:p>
    <w:p w:rsidR="00190B7F" w:rsidRPr="00D74B0F" w:rsidRDefault="00190B7F" w:rsidP="00190B7F">
      <w:r w:rsidRPr="00D74B0F">
        <w:tab/>
        <w:t>B) 65100 g/mol</w:t>
      </w:r>
    </w:p>
    <w:p w:rsidR="00190B7F" w:rsidRPr="00D74B0F" w:rsidRDefault="00190B7F" w:rsidP="00190B7F">
      <w:r w:rsidRPr="00D74B0F">
        <w:tab/>
        <w:t>C) 2270000 g/mol</w:t>
      </w:r>
      <w:r w:rsidRPr="00D74B0F">
        <w:br/>
      </w:r>
      <w:r w:rsidRPr="00D74B0F">
        <w:tab/>
        <w:t>D) 0.00926 g/mol</w:t>
      </w:r>
    </w:p>
    <w:p w:rsidR="00190B7F" w:rsidRPr="00D74B0F" w:rsidRDefault="00190B7F" w:rsidP="00190B7F">
      <w:pPr>
        <w:rPr>
          <w:vertAlign w:val="superscript"/>
        </w:rPr>
      </w:pPr>
      <w:r w:rsidRPr="00D74B0F">
        <w:tab/>
        <w:t>E) 1.54 x 10</w:t>
      </w:r>
      <w:r w:rsidRPr="00D74B0F">
        <w:rPr>
          <w:vertAlign w:val="superscript"/>
        </w:rPr>
        <w:t>-5</w:t>
      </w:r>
      <w:ins w:id="511" w:author="Chem Annex 042 Cox" w:date="2011-05-05T16:24:00Z">
        <w:r w:rsidR="00D6587B" w:rsidRPr="00D74B0F">
          <w:rPr>
            <w:rPrChange w:id="512" w:author="Chem Annex 042 Cox" w:date="2011-05-05T16:24:00Z">
              <w:rPr>
                <w:vertAlign w:val="superscript"/>
              </w:rPr>
            </w:rPrChange>
          </w:rPr>
          <w:t xml:space="preserve"> </w:t>
        </w:r>
      </w:ins>
      <w:r w:rsidR="00D6587B" w:rsidRPr="00D74B0F">
        <w:rPr>
          <w:rPrChange w:id="513" w:author="Chem Annex 042 Cox" w:date="2011-05-05T16:24:00Z">
            <w:rPr>
              <w:vertAlign w:val="superscript"/>
            </w:rPr>
          </w:rPrChange>
        </w:rPr>
        <w:t>g/mol</w:t>
      </w:r>
    </w:p>
    <w:p w:rsidR="00190B7F" w:rsidRPr="00D74B0F" w:rsidRDefault="00190B7F" w:rsidP="00190B7F"/>
    <w:p w:rsidR="00190B7F" w:rsidRPr="00D74B0F" w:rsidRDefault="008D76C1" w:rsidP="00190B7F">
      <w:r w:rsidRPr="00D74B0F">
        <w:t>7</w:t>
      </w:r>
      <w:r w:rsidR="00190B7F" w:rsidRPr="00D74B0F">
        <w:t xml:space="preserve">.  The freezing point depression of an aqueous 0.100 </w:t>
      </w:r>
      <w:r w:rsidR="00190B7F" w:rsidRPr="00D74B0F">
        <w:rPr>
          <w:i/>
        </w:rPr>
        <w:t>m</w:t>
      </w:r>
      <w:r w:rsidR="00190B7F" w:rsidRPr="00D74B0F">
        <w:t xml:space="preserve"> solution of MgSO</w:t>
      </w:r>
      <w:r w:rsidR="00190B7F" w:rsidRPr="00D74B0F">
        <w:rPr>
          <w:vertAlign w:val="subscript"/>
        </w:rPr>
        <w:t>4</w:t>
      </w:r>
      <w:r w:rsidR="00190B7F" w:rsidRPr="00D74B0F">
        <w:t xml:space="preserve"> is 0.225</w:t>
      </w:r>
      <w:r w:rsidR="00190B7F" w:rsidRPr="00D74B0F">
        <w:rPr>
          <w:vertAlign w:val="superscript"/>
        </w:rPr>
        <w:t>o</w:t>
      </w:r>
      <w:r w:rsidR="00190B7F" w:rsidRPr="00D74B0F">
        <w:t>C.  What is the van't Hoff factor? The K</w:t>
      </w:r>
      <w:r w:rsidR="00190B7F" w:rsidRPr="00D74B0F">
        <w:rPr>
          <w:vertAlign w:val="subscript"/>
        </w:rPr>
        <w:t>f</w:t>
      </w:r>
      <w:r w:rsidR="00190B7F" w:rsidRPr="00D74B0F">
        <w:t xml:space="preserve"> for water is 1.86</w:t>
      </w:r>
      <w:r w:rsidR="00190B7F" w:rsidRPr="00D74B0F">
        <w:rPr>
          <w:vertAlign w:val="superscript"/>
        </w:rPr>
        <w:t>o</w:t>
      </w:r>
      <w:r w:rsidR="00190B7F" w:rsidRPr="00D74B0F">
        <w:t>C/</w:t>
      </w:r>
      <w:r w:rsidR="00190B7F" w:rsidRPr="00D74B0F">
        <w:rPr>
          <w:i/>
        </w:rPr>
        <w:t>m</w:t>
      </w:r>
      <w:r w:rsidR="00190B7F" w:rsidRPr="00D74B0F">
        <w:t>.</w:t>
      </w:r>
    </w:p>
    <w:p w:rsidR="00190B7F" w:rsidRPr="00D74B0F" w:rsidRDefault="00190B7F" w:rsidP="00190B7F"/>
    <w:p w:rsidR="00190B7F" w:rsidRPr="00D74B0F" w:rsidRDefault="00190B7F" w:rsidP="00190B7F">
      <w:r w:rsidRPr="00D74B0F">
        <w:tab/>
        <w:t xml:space="preserve">A) </w:t>
      </w:r>
      <w:ins w:id="514" w:author="Chem Annex 042 Cox" w:date="2011-05-05T16:24:00Z">
        <w:r w:rsidRPr="00D74B0F">
          <w:t>1</w:t>
        </w:r>
      </w:ins>
      <w:del w:id="515" w:author="Chem Annex 042 Cox" w:date="2011-05-05T16:24:00Z">
        <w:r w:rsidRPr="00D74B0F" w:rsidDel="00036A70">
          <w:delText>2</w:delText>
        </w:r>
      </w:del>
    </w:p>
    <w:p w:rsidR="00190B7F" w:rsidRPr="00D74B0F" w:rsidRDefault="00190B7F" w:rsidP="00190B7F">
      <w:r w:rsidRPr="00D74B0F">
        <w:tab/>
        <w:t xml:space="preserve">B) </w:t>
      </w:r>
      <w:ins w:id="516" w:author="Chem Annex 042 Cox" w:date="2011-05-05T16:24:00Z">
        <w:r w:rsidRPr="00D74B0F">
          <w:t>2</w:t>
        </w:r>
      </w:ins>
      <w:del w:id="517" w:author="Chem Annex 042 Cox" w:date="2011-05-05T16:24:00Z">
        <w:r w:rsidRPr="00D74B0F" w:rsidDel="00036A70">
          <w:delText>3</w:delText>
        </w:r>
      </w:del>
    </w:p>
    <w:p w:rsidR="00190B7F" w:rsidRPr="00D74B0F" w:rsidRDefault="00190B7F" w:rsidP="00190B7F">
      <w:r w:rsidRPr="00D74B0F">
        <w:tab/>
        <w:t>C) 6</w:t>
      </w:r>
    </w:p>
    <w:p w:rsidR="00190B7F" w:rsidRPr="00D74B0F" w:rsidRDefault="00190B7F" w:rsidP="00190B7F">
      <w:r w:rsidRPr="00D74B0F">
        <w:tab/>
        <w:t>D) 1.2</w:t>
      </w:r>
    </w:p>
    <w:p w:rsidR="00190B7F" w:rsidRPr="00D74B0F" w:rsidRDefault="00190B7F" w:rsidP="00190B7F">
      <w:r w:rsidRPr="00D74B0F">
        <w:tab/>
        <w:t>E) Not enough information</w:t>
      </w:r>
    </w:p>
    <w:p w:rsidR="00190B7F" w:rsidRPr="00D74B0F" w:rsidRDefault="00190B7F" w:rsidP="00190B7F"/>
    <w:p w:rsidR="00190B7F" w:rsidRPr="00D74B0F" w:rsidRDefault="00190B7F" w:rsidP="00190B7F"/>
    <w:p w:rsidR="00190B7F" w:rsidRPr="00D74B0F" w:rsidRDefault="008D76C1" w:rsidP="00190B7F">
      <w:pPr>
        <w:widowControl w:val="0"/>
        <w:autoSpaceDE w:val="0"/>
        <w:autoSpaceDN w:val="0"/>
        <w:adjustRightInd w:val="0"/>
        <w:rPr>
          <w:rFonts w:ascii="Cambria" w:hAnsi="Cambria" w:cs="Helvetica"/>
        </w:rPr>
      </w:pPr>
      <w:r w:rsidRPr="00D74B0F">
        <w:rPr>
          <w:rFonts w:ascii="Cambria" w:hAnsi="Cambria" w:cs="Helvetica"/>
        </w:rPr>
        <w:t>8</w:t>
      </w:r>
      <w:r w:rsidR="00190B7F" w:rsidRPr="00D74B0F">
        <w:rPr>
          <w:rFonts w:ascii="Cambria" w:hAnsi="Cambria" w:cs="Helvetica"/>
        </w:rPr>
        <w:t>.  For a given solution, which concentration values will change as temperature changes?</w:t>
      </w:r>
    </w:p>
    <w:p w:rsidR="00190B7F" w:rsidRPr="00D74B0F" w:rsidRDefault="00190B7F" w:rsidP="00190B7F">
      <w:pPr>
        <w:widowControl w:val="0"/>
        <w:autoSpaceDE w:val="0"/>
        <w:autoSpaceDN w:val="0"/>
        <w:adjustRightInd w:val="0"/>
        <w:rPr>
          <w:rFonts w:ascii="Cambria" w:hAnsi="Cambria" w:cs="Helvetica"/>
        </w:rPr>
      </w:pPr>
      <w:r w:rsidRPr="00D74B0F">
        <w:rPr>
          <w:rFonts w:ascii="Cambria" w:hAnsi="Cambria" w:cs="Helvetica"/>
        </w:rPr>
        <w:tab/>
        <w:t>A) mass percent</w:t>
      </w:r>
    </w:p>
    <w:p w:rsidR="00190B7F" w:rsidRPr="00D74B0F" w:rsidRDefault="00190B7F" w:rsidP="00190B7F">
      <w:pPr>
        <w:widowControl w:val="0"/>
        <w:autoSpaceDE w:val="0"/>
        <w:autoSpaceDN w:val="0"/>
        <w:adjustRightInd w:val="0"/>
        <w:rPr>
          <w:rFonts w:ascii="Cambria" w:hAnsi="Cambria" w:cs="Helvetica"/>
        </w:rPr>
      </w:pPr>
      <w:r w:rsidRPr="00D74B0F">
        <w:rPr>
          <w:rFonts w:ascii="Cambria" w:hAnsi="Cambria" w:cs="Helvetica"/>
        </w:rPr>
        <w:tab/>
        <w:t>B) molarity</w:t>
      </w:r>
    </w:p>
    <w:p w:rsidR="00190B7F" w:rsidRPr="00D74B0F" w:rsidRDefault="00190B7F" w:rsidP="00190B7F">
      <w:pPr>
        <w:widowControl w:val="0"/>
        <w:autoSpaceDE w:val="0"/>
        <w:autoSpaceDN w:val="0"/>
        <w:adjustRightInd w:val="0"/>
        <w:rPr>
          <w:rFonts w:ascii="Cambria" w:hAnsi="Cambria" w:cs="Helvetica"/>
        </w:rPr>
      </w:pPr>
      <w:r w:rsidRPr="00D74B0F">
        <w:rPr>
          <w:rFonts w:ascii="Cambria" w:hAnsi="Cambria" w:cs="Helvetica"/>
        </w:rPr>
        <w:tab/>
        <w:t>C) mole fraction</w:t>
      </w:r>
    </w:p>
    <w:p w:rsidR="00190B7F" w:rsidRPr="00D74B0F" w:rsidRDefault="00190B7F" w:rsidP="00190B7F">
      <w:pPr>
        <w:widowControl w:val="0"/>
        <w:autoSpaceDE w:val="0"/>
        <w:autoSpaceDN w:val="0"/>
        <w:adjustRightInd w:val="0"/>
        <w:rPr>
          <w:rFonts w:ascii="Cambria" w:hAnsi="Cambria" w:cs="Helvetica"/>
        </w:rPr>
      </w:pPr>
      <w:r w:rsidRPr="00D74B0F">
        <w:rPr>
          <w:rFonts w:ascii="Cambria" w:hAnsi="Cambria" w:cs="Helvetica"/>
        </w:rPr>
        <w:tab/>
        <w:t>D) molality</w:t>
      </w:r>
    </w:p>
    <w:p w:rsidR="00190B7F" w:rsidRPr="00D74B0F" w:rsidRDefault="00190B7F" w:rsidP="00190B7F">
      <w:pPr>
        <w:widowControl w:val="0"/>
        <w:autoSpaceDE w:val="0"/>
        <w:autoSpaceDN w:val="0"/>
        <w:adjustRightInd w:val="0"/>
        <w:rPr>
          <w:rFonts w:ascii="Cambria" w:hAnsi="Cambria" w:cs="Helvetica"/>
        </w:rPr>
      </w:pPr>
      <w:r w:rsidRPr="00D74B0F">
        <w:rPr>
          <w:rFonts w:ascii="Cambria" w:hAnsi="Cambria" w:cs="Helvetica"/>
        </w:rPr>
        <w:tab/>
        <w:t>E) none of these choices is correct</w:t>
      </w:r>
    </w:p>
    <w:p w:rsidR="00190B7F" w:rsidRPr="00D74B0F" w:rsidRDefault="00190B7F" w:rsidP="00190B7F"/>
    <w:p w:rsidR="00190B7F" w:rsidRPr="00D74B0F" w:rsidRDefault="00190B7F" w:rsidP="00190B7F">
      <w:pPr>
        <w:numPr>
          <w:ins w:id="518" w:author="Chem Annex 042 Cox" w:date="2011-05-05T16:25:00Z"/>
        </w:numPr>
        <w:rPr>
          <w:ins w:id="519" w:author="Chem Annex 042 Cox" w:date="2011-05-05T16:25:00Z"/>
        </w:rPr>
      </w:pPr>
    </w:p>
    <w:p w:rsidR="006F0225" w:rsidRPr="00D74B0F" w:rsidRDefault="006F0225" w:rsidP="00190B7F"/>
    <w:p w:rsidR="006F0225" w:rsidRPr="00D74B0F" w:rsidRDefault="006F0225" w:rsidP="00190B7F"/>
    <w:p w:rsidR="006F0225" w:rsidRPr="00D74B0F" w:rsidRDefault="006F0225" w:rsidP="00190B7F"/>
    <w:p w:rsidR="006F0225" w:rsidRPr="00D74B0F" w:rsidRDefault="006F0225" w:rsidP="00190B7F"/>
    <w:p w:rsidR="006F0225" w:rsidRPr="00D74B0F" w:rsidRDefault="006F0225" w:rsidP="00190B7F"/>
    <w:p w:rsidR="006F0225" w:rsidRPr="00D74B0F" w:rsidRDefault="006F0225" w:rsidP="00190B7F"/>
    <w:p w:rsidR="006F0225" w:rsidRPr="00D74B0F" w:rsidRDefault="006F0225" w:rsidP="00190B7F"/>
    <w:p w:rsidR="00190B7F" w:rsidRPr="00D74B0F" w:rsidRDefault="00190B7F" w:rsidP="00190B7F"/>
    <w:p w:rsidR="00003245" w:rsidRPr="00D74B0F" w:rsidRDefault="006F0225" w:rsidP="00003245">
      <w:pPr>
        <w:rPr>
          <w:rFonts w:ascii="Cambria" w:hAnsi="Cambria"/>
        </w:rPr>
      </w:pPr>
      <w:r w:rsidRPr="00D74B0F">
        <w:rPr>
          <w:rFonts w:ascii="Cambria" w:hAnsi="Cambria"/>
        </w:rPr>
        <w:t>9</w:t>
      </w:r>
      <w:r w:rsidR="00003245" w:rsidRPr="00D74B0F">
        <w:rPr>
          <w:rFonts w:ascii="Cambria" w:hAnsi="Cambria"/>
        </w:rPr>
        <w:t>.  The phase diagram for a pure substance that has three phases (solid, liquid, and gas) is shown.  At 1</w:t>
      </w:r>
      <w:ins w:id="520" w:author="Carrie Shepler" w:date="2012-04-28T17:46:00Z">
        <w:r w:rsidR="00003245" w:rsidRPr="00D74B0F">
          <w:rPr>
            <w:rFonts w:ascii="Cambria" w:hAnsi="Cambria"/>
          </w:rPr>
          <w:t>5</w:t>
        </w:r>
      </w:ins>
      <w:r w:rsidR="00003245" w:rsidRPr="00D74B0F">
        <w:rPr>
          <w:rFonts w:ascii="Cambria" w:hAnsi="Cambria"/>
        </w:rPr>
        <w:t>0 atm and 2</w:t>
      </w:r>
      <w:ins w:id="521" w:author="Carrie Shepler" w:date="2012-04-28T17:47:00Z">
        <w:r w:rsidR="00003245" w:rsidRPr="00D74B0F">
          <w:rPr>
            <w:rFonts w:ascii="Cambria" w:hAnsi="Cambria"/>
          </w:rPr>
          <w:t>75</w:t>
        </w:r>
      </w:ins>
      <w:r w:rsidR="00003245" w:rsidRPr="00D74B0F">
        <w:rPr>
          <w:rFonts w:ascii="Cambria" w:hAnsi="Cambria"/>
        </w:rPr>
        <w:t>K, the substances exists is what phase?</w:t>
      </w:r>
    </w:p>
    <w:p w:rsidR="00003245" w:rsidRPr="00D74B0F" w:rsidRDefault="00003245" w:rsidP="00003245">
      <w:pPr>
        <w:rPr>
          <w:rFonts w:ascii="Cambria" w:hAnsi="Cambria"/>
        </w:rPr>
      </w:pPr>
    </w:p>
    <w:p w:rsidR="00003245" w:rsidRPr="00D74B0F" w:rsidRDefault="00003245" w:rsidP="00003245">
      <w:pPr>
        <w:rPr>
          <w:rFonts w:ascii="Cambria" w:hAnsi="Cambria"/>
        </w:rPr>
      </w:pPr>
      <w:r w:rsidRPr="00D74B0F">
        <w:rPr>
          <w:rFonts w:ascii="Cambria" w:hAnsi="Cambria"/>
        </w:rPr>
        <w:tab/>
        <w:t xml:space="preserve">   </w:t>
      </w:r>
      <w:r w:rsidRPr="00D74B0F">
        <w:rPr>
          <w:rFonts w:ascii="Cambria" w:hAnsi="Cambria"/>
          <w:noProof/>
        </w:rPr>
        <w:drawing>
          <wp:inline distT="0" distB="0" distL="0" distR="0">
            <wp:extent cx="3175000" cy="2387600"/>
            <wp:effectExtent l="25400" t="0" r="0" b="0"/>
            <wp:docPr id="54" name="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175000" cy="2387600"/>
                      <a:chOff x="2984500" y="2235200"/>
                      <a:chExt cx="3175000" cy="2387600"/>
                    </a:xfrm>
                  </a:grpSpPr>
                  <a:grpSp>
                    <a:nvGrpSpPr>
                      <a:cNvPr id="9" name="Group 8"/>
                      <a:cNvGrpSpPr/>
                    </a:nvGrpSpPr>
                    <a:grpSpPr>
                      <a:xfrm>
                        <a:off x="2984500" y="2235200"/>
                        <a:ext cx="3175000" cy="2387600"/>
                        <a:chOff x="2984500" y="2235200"/>
                        <a:chExt cx="3175000" cy="2387600"/>
                      </a:xfrm>
                    </a:grpSpPr>
                    <a:pic>
                      <a:nvPicPr>
                        <a:cNvPr id="4" name="Picture 3"/>
                        <a:cNvPicPr/>
                      </a:nvPicPr>
                      <a:blipFill>
                        <a:blip r:embed="rId52"/>
                        <a:srcRect/>
                        <a:stretch>
                          <a:fillRect/>
                        </a:stretch>
                      </a:blipFill>
                      <a:spPr bwMode="auto">
                        <a:xfrm>
                          <a:off x="2984500" y="2235200"/>
                          <a:ext cx="3175000" cy="2387600"/>
                        </a:xfrm>
                        <a:prstGeom prst="rect">
                          <a:avLst/>
                        </a:prstGeom>
                        <a:noFill/>
                        <a:ln w="9525">
                          <a:noFill/>
                          <a:miter lim="800000"/>
                          <a:headEnd/>
                          <a:tailEnd/>
                        </a:ln>
                      </a:spPr>
                    </a:pic>
                    <a:sp>
                      <a:nvSpPr>
                        <a:cNvPr id="6" name="Rectangle 5"/>
                        <a:cNvSpPr/>
                      </a:nvSpPr>
                      <a:spPr>
                        <a:xfrm>
                          <a:off x="4419600" y="3264932"/>
                          <a:ext cx="444500" cy="164068"/>
                        </a:xfrm>
                        <a:prstGeom prst="rect">
                          <a:avLst/>
                        </a:prstGeom>
                        <a:solidFill>
                          <a:schemeClr val="bg1"/>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7" name="Rectangle 6"/>
                        <a:cNvSpPr/>
                      </a:nvSpPr>
                      <a:spPr>
                        <a:xfrm>
                          <a:off x="5257800" y="3100864"/>
                          <a:ext cx="444500" cy="164068"/>
                        </a:xfrm>
                        <a:prstGeom prst="rect">
                          <a:avLst/>
                        </a:prstGeom>
                        <a:solidFill>
                          <a:schemeClr val="bg1"/>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sp>
                      <a:nvSpPr>
                        <a:cNvPr id="8" name="Rectangle 7"/>
                        <a:cNvSpPr/>
                      </a:nvSpPr>
                      <a:spPr>
                        <a:xfrm>
                          <a:off x="5251450" y="3874532"/>
                          <a:ext cx="444500" cy="164068"/>
                        </a:xfrm>
                        <a:prstGeom prst="rect">
                          <a:avLst/>
                        </a:prstGeom>
                        <a:solidFill>
                          <a:schemeClr val="bg1"/>
                        </a:solidFill>
                        <a:ln>
                          <a:noFill/>
                        </a:ln>
                        <a:effectLst/>
                      </a:spPr>
                      <a:txSp>
                        <a:txBody>
                          <a:bodyPr rtlCol="0" anchor="ctr"/>
                          <a:lstStyle>
                            <a:defPPr>
                              <a:defRPr lang="en-US"/>
                            </a:defPPr>
                            <a:lvl1pPr marL="0" algn="l" defTabSz="457200" rtl="0" eaLnBrk="1" latinLnBrk="0" hangingPunct="1">
                              <a:defRPr sz="1800" kern="1200">
                                <a:solidFill>
                                  <a:schemeClr val="lt1"/>
                                </a:solidFill>
                                <a:latin typeface="+mn-lt"/>
                                <a:ea typeface="+mn-ea"/>
                                <a:cs typeface="+mn-cs"/>
                              </a:defRPr>
                            </a:lvl1pPr>
                            <a:lvl2pPr marL="457200" algn="l" defTabSz="457200" rtl="0" eaLnBrk="1" latinLnBrk="0" hangingPunct="1">
                              <a:defRPr sz="1800" kern="1200">
                                <a:solidFill>
                                  <a:schemeClr val="lt1"/>
                                </a:solidFill>
                                <a:latin typeface="+mn-lt"/>
                                <a:ea typeface="+mn-ea"/>
                                <a:cs typeface="+mn-cs"/>
                              </a:defRPr>
                            </a:lvl2pPr>
                            <a:lvl3pPr marL="914400" algn="l" defTabSz="457200" rtl="0" eaLnBrk="1" latinLnBrk="0" hangingPunct="1">
                              <a:defRPr sz="1800" kern="1200">
                                <a:solidFill>
                                  <a:schemeClr val="lt1"/>
                                </a:solidFill>
                                <a:latin typeface="+mn-lt"/>
                                <a:ea typeface="+mn-ea"/>
                                <a:cs typeface="+mn-cs"/>
                              </a:defRPr>
                            </a:lvl3pPr>
                            <a:lvl4pPr marL="1371600" algn="l" defTabSz="457200" rtl="0" eaLnBrk="1" latinLnBrk="0" hangingPunct="1">
                              <a:defRPr sz="1800" kern="1200">
                                <a:solidFill>
                                  <a:schemeClr val="lt1"/>
                                </a:solidFill>
                                <a:latin typeface="+mn-lt"/>
                                <a:ea typeface="+mn-ea"/>
                                <a:cs typeface="+mn-cs"/>
                              </a:defRPr>
                            </a:lvl4pPr>
                            <a:lvl5pPr marL="1828800" algn="l" defTabSz="457200" rtl="0" eaLnBrk="1" latinLnBrk="0" hangingPunct="1">
                              <a:defRPr sz="1800" kern="1200">
                                <a:solidFill>
                                  <a:schemeClr val="lt1"/>
                                </a:solidFill>
                                <a:latin typeface="+mn-lt"/>
                                <a:ea typeface="+mn-ea"/>
                                <a:cs typeface="+mn-cs"/>
                              </a:defRPr>
                            </a:lvl5pPr>
                            <a:lvl6pPr marL="2286000" algn="l" defTabSz="457200" rtl="0" eaLnBrk="1" latinLnBrk="0" hangingPunct="1">
                              <a:defRPr sz="1800" kern="1200">
                                <a:solidFill>
                                  <a:schemeClr val="lt1"/>
                                </a:solidFill>
                                <a:latin typeface="+mn-lt"/>
                                <a:ea typeface="+mn-ea"/>
                                <a:cs typeface="+mn-cs"/>
                              </a:defRPr>
                            </a:lvl6pPr>
                            <a:lvl7pPr marL="2743200" algn="l" defTabSz="457200" rtl="0" eaLnBrk="1" latinLnBrk="0" hangingPunct="1">
                              <a:defRPr sz="1800" kern="1200">
                                <a:solidFill>
                                  <a:schemeClr val="lt1"/>
                                </a:solidFill>
                                <a:latin typeface="+mn-lt"/>
                                <a:ea typeface="+mn-ea"/>
                                <a:cs typeface="+mn-cs"/>
                              </a:defRPr>
                            </a:lvl7pPr>
                            <a:lvl8pPr marL="3200400" algn="l" defTabSz="457200" rtl="0" eaLnBrk="1" latinLnBrk="0" hangingPunct="1">
                              <a:defRPr sz="1800" kern="1200">
                                <a:solidFill>
                                  <a:schemeClr val="lt1"/>
                                </a:solidFill>
                                <a:latin typeface="+mn-lt"/>
                                <a:ea typeface="+mn-ea"/>
                                <a:cs typeface="+mn-cs"/>
                              </a:defRPr>
                            </a:lvl8pPr>
                            <a:lvl9pPr marL="3657600" algn="l" defTabSz="457200" rtl="0" eaLnBrk="1" latinLnBrk="0" hangingPunct="1">
                              <a:defRPr sz="1800" kern="1200">
                                <a:solidFill>
                                  <a:schemeClr val="lt1"/>
                                </a:solidFill>
                                <a:latin typeface="+mn-lt"/>
                                <a:ea typeface="+mn-ea"/>
                                <a:cs typeface="+mn-cs"/>
                              </a:defRPr>
                            </a:lvl9pPr>
                          </a:lstStyle>
                          <a:p>
                            <a:pPr algn="ctr"/>
                            <a:endParaRPr lang="en-US"/>
                          </a:p>
                        </a:txBody>
                        <a:useSpRect/>
                      </a:txSp>
                      <a:style>
                        <a:lnRef idx="1">
                          <a:schemeClr val="accent1"/>
                        </a:lnRef>
                        <a:fillRef idx="3">
                          <a:schemeClr val="accent1"/>
                        </a:fillRef>
                        <a:effectRef idx="2">
                          <a:schemeClr val="accent1"/>
                        </a:effectRef>
                        <a:fontRef idx="minor">
                          <a:schemeClr val="lt1"/>
                        </a:fontRef>
                      </a:style>
                    </a:sp>
                  </a:grpSp>
                </lc:lockedCanvas>
              </a:graphicData>
            </a:graphic>
          </wp:inline>
        </w:drawing>
      </w:r>
    </w:p>
    <w:p w:rsidR="00003245" w:rsidRPr="00D74B0F" w:rsidRDefault="00003245" w:rsidP="00003245">
      <w:pPr>
        <w:rPr>
          <w:rFonts w:ascii="Cambria" w:hAnsi="Cambria"/>
        </w:rPr>
      </w:pPr>
    </w:p>
    <w:p w:rsidR="00003245" w:rsidRPr="00D74B0F" w:rsidRDefault="00003245" w:rsidP="00003245">
      <w:pPr>
        <w:rPr>
          <w:rFonts w:ascii="Cambria" w:hAnsi="Cambria"/>
        </w:rPr>
      </w:pPr>
      <w:r w:rsidRPr="00D74B0F">
        <w:rPr>
          <w:rFonts w:ascii="Cambria" w:hAnsi="Cambria"/>
        </w:rPr>
        <w:tab/>
        <w:t>A) liquid and vapor in equilibrium with one another</w:t>
      </w:r>
    </w:p>
    <w:p w:rsidR="00003245" w:rsidRPr="00D74B0F" w:rsidRDefault="00003245" w:rsidP="00003245">
      <w:pPr>
        <w:rPr>
          <w:rFonts w:ascii="Cambria" w:hAnsi="Cambria"/>
        </w:rPr>
      </w:pPr>
      <w:r w:rsidRPr="00D74B0F">
        <w:rPr>
          <w:rFonts w:ascii="Cambria" w:hAnsi="Cambria"/>
        </w:rPr>
        <w:tab/>
        <w:t>B) liquid</w:t>
      </w:r>
    </w:p>
    <w:p w:rsidR="00003245" w:rsidRPr="00D74B0F" w:rsidRDefault="00003245" w:rsidP="00003245">
      <w:pPr>
        <w:rPr>
          <w:rFonts w:ascii="Cambria" w:hAnsi="Cambria"/>
        </w:rPr>
      </w:pPr>
      <w:r w:rsidRPr="00D74B0F">
        <w:rPr>
          <w:rFonts w:ascii="Cambria" w:hAnsi="Cambria"/>
        </w:rPr>
        <w:tab/>
        <w:t>C) vapor and solid in equilibrium with one another</w:t>
      </w:r>
    </w:p>
    <w:p w:rsidR="00003245" w:rsidRPr="00D74B0F" w:rsidRDefault="00003245" w:rsidP="00003245">
      <w:pPr>
        <w:rPr>
          <w:rFonts w:ascii="Cambria" w:hAnsi="Cambria"/>
        </w:rPr>
      </w:pPr>
      <w:r w:rsidRPr="00D74B0F">
        <w:rPr>
          <w:rFonts w:ascii="Cambria" w:hAnsi="Cambria"/>
        </w:rPr>
        <w:tab/>
        <w:t>D) vapor</w:t>
      </w:r>
    </w:p>
    <w:p w:rsidR="00F8265E" w:rsidRPr="00003245" w:rsidRDefault="00003245" w:rsidP="00EC2346">
      <w:pPr>
        <w:rPr>
          <w:rFonts w:ascii="Cambria" w:hAnsi="Cambria"/>
        </w:rPr>
      </w:pPr>
      <w:r w:rsidRPr="00D74B0F">
        <w:rPr>
          <w:rFonts w:ascii="Cambria" w:hAnsi="Cambria"/>
        </w:rPr>
        <w:tab/>
        <w:t>E) solid</w:t>
      </w:r>
    </w:p>
    <w:sectPr w:rsidR="00F8265E" w:rsidRPr="00003245" w:rsidSect="00F8265E">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200" w:author="Carrie Shepler" w:date="2012-05-22T21:38:00Z" w:initials="CS">
    <w:p w:rsidR="00003245" w:rsidRDefault="00003245">
      <w:pPr>
        <w:pStyle w:val="CommentText"/>
      </w:pPr>
      <w:r>
        <w:rPr>
          <w:rStyle w:val="CommentReference"/>
        </w:rPr>
        <w:annotationRef/>
      </w:r>
      <w:r>
        <w:t>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rsidR="00000000" w:rsidRDefault="002007AE">
      <w:r>
        <w:separator/>
      </w:r>
    </w:p>
  </w:endnote>
  <w:endnote w:type="continuationSeparator" w:id="0">
    <w:p w:rsidR="00000000" w:rsidRDefault="002007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45" w:rsidRDefault="00D6587B" w:rsidP="00D0577B">
    <w:pPr>
      <w:pStyle w:val="Footer"/>
      <w:framePr w:wrap="around" w:vAnchor="text" w:hAnchor="margin" w:xAlign="right" w:y="1"/>
      <w:rPr>
        <w:rStyle w:val="PageNumber"/>
        <w:rFonts w:asciiTheme="minorHAnsi" w:eastAsiaTheme="minorHAnsi" w:hAnsiTheme="minorHAnsi" w:cstheme="minorBidi"/>
      </w:rPr>
    </w:pPr>
    <w:r>
      <w:rPr>
        <w:rStyle w:val="PageNumber"/>
      </w:rPr>
      <w:fldChar w:fldCharType="begin"/>
    </w:r>
    <w:r w:rsidR="00003245">
      <w:rPr>
        <w:rStyle w:val="PageNumber"/>
      </w:rPr>
      <w:instrText xml:space="preserve">PAGE  </w:instrText>
    </w:r>
    <w:r>
      <w:rPr>
        <w:rStyle w:val="PageNumber"/>
      </w:rPr>
      <w:fldChar w:fldCharType="end"/>
    </w:r>
  </w:p>
  <w:p w:rsidR="00003245" w:rsidRDefault="00003245" w:rsidP="00D0577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45" w:rsidRDefault="00D6587B" w:rsidP="00D0577B">
    <w:pPr>
      <w:pStyle w:val="Footer"/>
      <w:framePr w:wrap="around" w:vAnchor="text" w:hAnchor="margin" w:xAlign="right" w:y="1"/>
      <w:rPr>
        <w:rStyle w:val="PageNumber"/>
        <w:rFonts w:asciiTheme="minorHAnsi" w:eastAsiaTheme="minorHAnsi" w:hAnsiTheme="minorHAnsi" w:cstheme="minorBidi"/>
      </w:rPr>
    </w:pPr>
    <w:r>
      <w:rPr>
        <w:rStyle w:val="PageNumber"/>
      </w:rPr>
      <w:fldChar w:fldCharType="begin"/>
    </w:r>
    <w:r w:rsidR="00003245">
      <w:rPr>
        <w:rStyle w:val="PageNumber"/>
      </w:rPr>
      <w:instrText xml:space="preserve">PAGE  </w:instrText>
    </w:r>
    <w:r>
      <w:rPr>
        <w:rStyle w:val="PageNumber"/>
      </w:rPr>
      <w:fldChar w:fldCharType="separate"/>
    </w:r>
    <w:r w:rsidR="002007AE">
      <w:rPr>
        <w:rStyle w:val="PageNumber"/>
        <w:noProof/>
      </w:rPr>
      <w:t>1</w:t>
    </w:r>
    <w:r>
      <w:rPr>
        <w:rStyle w:val="PageNumber"/>
      </w:rPr>
      <w:fldChar w:fldCharType="end"/>
    </w:r>
  </w:p>
  <w:p w:rsidR="00003245" w:rsidRDefault="00003245" w:rsidP="00D0577B">
    <w:pPr>
      <w:pStyle w:val="Footer"/>
      <w:ind w:righ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rsidR="00000000" w:rsidRDefault="002007AE">
      <w:r>
        <w:separator/>
      </w:r>
    </w:p>
  </w:footnote>
  <w:footnote w:type="continuationSeparator" w:id="0">
    <w:p w:rsidR="00000000" w:rsidRDefault="002007A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3245" w:rsidRDefault="00003245" w:rsidP="00D0577B">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24697EEB"/>
    <w:multiLevelType w:val="hybridMultilevel"/>
    <w:tmpl w:val="F9FA6CFC"/>
    <w:lvl w:ilvl="0" w:tplc="5F0E08D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0A396B"/>
    <w:multiLevelType w:val="hybridMultilevel"/>
    <w:tmpl w:val="8C2C14AA"/>
    <w:lvl w:ilvl="0" w:tplc="BA98F31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EDD75CF"/>
    <w:multiLevelType w:val="hybridMultilevel"/>
    <w:tmpl w:val="19D67864"/>
    <w:lvl w:ilvl="0" w:tplc="ECEA6C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326927"/>
    <w:multiLevelType w:val="hybridMultilevel"/>
    <w:tmpl w:val="463A7A6E"/>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E64F4B"/>
    <w:rsid w:val="00003245"/>
    <w:rsid w:val="00035D3D"/>
    <w:rsid w:val="00037BDF"/>
    <w:rsid w:val="00082E45"/>
    <w:rsid w:val="000B5AA2"/>
    <w:rsid w:val="0011525B"/>
    <w:rsid w:val="00120CEC"/>
    <w:rsid w:val="001701AB"/>
    <w:rsid w:val="00190B7F"/>
    <w:rsid w:val="001A42EF"/>
    <w:rsid w:val="002007AE"/>
    <w:rsid w:val="00262256"/>
    <w:rsid w:val="002913F9"/>
    <w:rsid w:val="002E2AAF"/>
    <w:rsid w:val="00371605"/>
    <w:rsid w:val="003C5A80"/>
    <w:rsid w:val="003C7956"/>
    <w:rsid w:val="003E629C"/>
    <w:rsid w:val="00410EE6"/>
    <w:rsid w:val="00450479"/>
    <w:rsid w:val="004D499C"/>
    <w:rsid w:val="004F58CC"/>
    <w:rsid w:val="00545ABD"/>
    <w:rsid w:val="00546305"/>
    <w:rsid w:val="005827F7"/>
    <w:rsid w:val="00593F49"/>
    <w:rsid w:val="005A392B"/>
    <w:rsid w:val="006070FF"/>
    <w:rsid w:val="00627C75"/>
    <w:rsid w:val="00633ECE"/>
    <w:rsid w:val="00635710"/>
    <w:rsid w:val="0063580C"/>
    <w:rsid w:val="006C46B8"/>
    <w:rsid w:val="006F0225"/>
    <w:rsid w:val="0070191D"/>
    <w:rsid w:val="0071362A"/>
    <w:rsid w:val="00747B47"/>
    <w:rsid w:val="00771472"/>
    <w:rsid w:val="008019E1"/>
    <w:rsid w:val="0083638A"/>
    <w:rsid w:val="00880A55"/>
    <w:rsid w:val="008D76C1"/>
    <w:rsid w:val="0093562D"/>
    <w:rsid w:val="0093588B"/>
    <w:rsid w:val="009561D6"/>
    <w:rsid w:val="009621A2"/>
    <w:rsid w:val="00973047"/>
    <w:rsid w:val="0097448D"/>
    <w:rsid w:val="009C7861"/>
    <w:rsid w:val="00A245C4"/>
    <w:rsid w:val="00A34DC4"/>
    <w:rsid w:val="00A55D4E"/>
    <w:rsid w:val="00A619E2"/>
    <w:rsid w:val="00B1181B"/>
    <w:rsid w:val="00B129CA"/>
    <w:rsid w:val="00B56882"/>
    <w:rsid w:val="00B87017"/>
    <w:rsid w:val="00B9415A"/>
    <w:rsid w:val="00BA76A4"/>
    <w:rsid w:val="00BC359E"/>
    <w:rsid w:val="00BE0C5C"/>
    <w:rsid w:val="00C17AB2"/>
    <w:rsid w:val="00C504F0"/>
    <w:rsid w:val="00CC3131"/>
    <w:rsid w:val="00CE459C"/>
    <w:rsid w:val="00CE710D"/>
    <w:rsid w:val="00CF057C"/>
    <w:rsid w:val="00D0577B"/>
    <w:rsid w:val="00D23583"/>
    <w:rsid w:val="00D5637E"/>
    <w:rsid w:val="00D6587B"/>
    <w:rsid w:val="00D74B0F"/>
    <w:rsid w:val="00D76652"/>
    <w:rsid w:val="00DB6A61"/>
    <w:rsid w:val="00DC1FC1"/>
    <w:rsid w:val="00DD7F54"/>
    <w:rsid w:val="00DE2072"/>
    <w:rsid w:val="00E632A6"/>
    <w:rsid w:val="00E64F4B"/>
    <w:rsid w:val="00E75B78"/>
    <w:rsid w:val="00EA64E2"/>
    <w:rsid w:val="00EC2346"/>
    <w:rsid w:val="00EE148B"/>
    <w:rsid w:val="00F13282"/>
    <w:rsid w:val="00F25A5A"/>
    <w:rsid w:val="00F8265E"/>
    <w:rsid w:val="00FF244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annotation text" w:uiPriority="99"/>
    <w:lsdException w:name="header" w:uiPriority="99"/>
    <w:lsdException w:name="footer" w:uiPriority="99"/>
    <w:lsdException w:name="annotation reference" w:uiPriority="99"/>
    <w:lsdException w:name="page number" w:uiPriority="99"/>
    <w:lsdException w:name="Normal (Web)" w:uiPriority="99"/>
    <w:lsdException w:name="annotation subject" w:uiPriority="99"/>
    <w:lsdException w:name="Balloon Text" w:uiPriority="99"/>
    <w:lsdException w:name="List Paragraph" w:uiPriority="34" w:qFormat="1"/>
  </w:latentStyles>
  <w:style w:type="paragraph" w:default="1" w:styleId="Normal">
    <w:name w:val="Normal"/>
    <w:qFormat/>
    <w:rsid w:val="00EF4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E64F4B"/>
    <w:rPr>
      <w:rFonts w:ascii="Cambria" w:eastAsia="Cambria" w:hAnsi="Cambria" w:cs="Times New Roman"/>
    </w:rPr>
  </w:style>
  <w:style w:type="paragraph" w:styleId="Header">
    <w:name w:val="header"/>
    <w:basedOn w:val="Normal"/>
    <w:link w:val="HeaderChar"/>
    <w:uiPriority w:val="99"/>
    <w:unhideWhenUsed/>
    <w:rsid w:val="00E64F4B"/>
    <w:pPr>
      <w:tabs>
        <w:tab w:val="center" w:pos="4320"/>
        <w:tab w:val="right" w:pos="8640"/>
      </w:tabs>
    </w:pPr>
    <w:rPr>
      <w:rFonts w:ascii="Cambria" w:eastAsia="Cambria" w:hAnsi="Cambria" w:cs="Times New Roman"/>
    </w:rPr>
  </w:style>
  <w:style w:type="character" w:customStyle="1" w:styleId="FooterChar">
    <w:name w:val="Footer Char"/>
    <w:basedOn w:val="DefaultParagraphFont"/>
    <w:link w:val="Footer"/>
    <w:uiPriority w:val="99"/>
    <w:rsid w:val="00E64F4B"/>
    <w:rPr>
      <w:rFonts w:ascii="Cambria" w:eastAsia="Cambria" w:hAnsi="Cambria" w:cs="Times New Roman"/>
    </w:rPr>
  </w:style>
  <w:style w:type="paragraph" w:styleId="Footer">
    <w:name w:val="footer"/>
    <w:basedOn w:val="Normal"/>
    <w:link w:val="FooterChar"/>
    <w:uiPriority w:val="99"/>
    <w:unhideWhenUsed/>
    <w:rsid w:val="00E64F4B"/>
    <w:pPr>
      <w:tabs>
        <w:tab w:val="center" w:pos="4320"/>
        <w:tab w:val="right" w:pos="8640"/>
      </w:tabs>
    </w:pPr>
    <w:rPr>
      <w:rFonts w:ascii="Cambria" w:eastAsia="Cambria" w:hAnsi="Cambria" w:cs="Times New Roman"/>
    </w:rPr>
  </w:style>
  <w:style w:type="character" w:customStyle="1" w:styleId="CommentTextChar">
    <w:name w:val="Comment Text Char"/>
    <w:basedOn w:val="DefaultParagraphFont"/>
    <w:link w:val="CommentText"/>
    <w:uiPriority w:val="99"/>
    <w:rsid w:val="00E64F4B"/>
    <w:rPr>
      <w:rFonts w:ascii="Times New Roman" w:eastAsia="Times New Roman" w:hAnsi="Times New Roman" w:cs="Times New Roman"/>
      <w:sz w:val="20"/>
      <w:szCs w:val="20"/>
    </w:rPr>
  </w:style>
  <w:style w:type="paragraph" w:styleId="CommentText">
    <w:name w:val="annotation text"/>
    <w:basedOn w:val="Normal"/>
    <w:link w:val="CommentTextChar"/>
    <w:uiPriority w:val="99"/>
    <w:rsid w:val="00E64F4B"/>
    <w:rPr>
      <w:rFonts w:ascii="Times New Roman" w:eastAsia="Times New Roman" w:hAnsi="Times New Roman" w:cs="Times New Roman"/>
      <w:sz w:val="20"/>
      <w:szCs w:val="20"/>
    </w:rPr>
  </w:style>
  <w:style w:type="character" w:customStyle="1" w:styleId="BalloonTextChar">
    <w:name w:val="Balloon Text Char"/>
    <w:basedOn w:val="DefaultParagraphFont"/>
    <w:link w:val="BalloonText"/>
    <w:uiPriority w:val="99"/>
    <w:rsid w:val="00E64F4B"/>
    <w:rPr>
      <w:rFonts w:ascii="Lucida Grande" w:eastAsia="Cambria" w:hAnsi="Lucida Grande" w:cs="Times New Roman"/>
      <w:sz w:val="18"/>
      <w:szCs w:val="18"/>
    </w:rPr>
  </w:style>
  <w:style w:type="paragraph" w:styleId="BalloonText">
    <w:name w:val="Balloon Text"/>
    <w:basedOn w:val="Normal"/>
    <w:link w:val="BalloonTextChar"/>
    <w:uiPriority w:val="99"/>
    <w:unhideWhenUsed/>
    <w:rsid w:val="00E64F4B"/>
    <w:rPr>
      <w:rFonts w:ascii="Lucida Grande" w:eastAsia="Cambria" w:hAnsi="Lucida Grande" w:cs="Times New Roman"/>
      <w:sz w:val="18"/>
      <w:szCs w:val="18"/>
    </w:rPr>
  </w:style>
  <w:style w:type="paragraph" w:styleId="PlainText">
    <w:name w:val="Plain Text"/>
    <w:basedOn w:val="Normal"/>
    <w:link w:val="PlainTextChar"/>
    <w:uiPriority w:val="99"/>
    <w:rsid w:val="00F8265E"/>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F8265E"/>
    <w:rPr>
      <w:rFonts w:ascii="Courier New" w:eastAsia="Times New Roman" w:hAnsi="Courier New" w:cs="Courier New"/>
      <w:sz w:val="20"/>
      <w:szCs w:val="20"/>
    </w:rPr>
  </w:style>
  <w:style w:type="character" w:styleId="CommentReference">
    <w:name w:val="annotation reference"/>
    <w:basedOn w:val="DefaultParagraphFont"/>
    <w:uiPriority w:val="99"/>
    <w:unhideWhenUsed/>
    <w:rsid w:val="00771472"/>
    <w:rPr>
      <w:sz w:val="18"/>
      <w:szCs w:val="18"/>
    </w:rPr>
  </w:style>
  <w:style w:type="paragraph" w:styleId="CommentSubject">
    <w:name w:val="annotation subject"/>
    <w:basedOn w:val="CommentText"/>
    <w:next w:val="CommentText"/>
    <w:link w:val="CommentSubjectChar"/>
    <w:uiPriority w:val="99"/>
    <w:unhideWhenUsed/>
    <w:rsid w:val="00771472"/>
    <w:rPr>
      <w:b/>
      <w:bCs/>
    </w:rPr>
  </w:style>
  <w:style w:type="character" w:customStyle="1" w:styleId="CommentSubjectChar">
    <w:name w:val="Comment Subject Char"/>
    <w:basedOn w:val="CommentTextChar"/>
    <w:link w:val="CommentSubject"/>
    <w:uiPriority w:val="99"/>
    <w:rsid w:val="00771472"/>
    <w:rPr>
      <w:rFonts w:ascii="Times New Roman" w:eastAsia="Times New Roman" w:hAnsi="Times New Roman" w:cs="Times New Roman"/>
      <w:b/>
      <w:bCs/>
      <w:sz w:val="20"/>
      <w:szCs w:val="20"/>
    </w:rPr>
  </w:style>
  <w:style w:type="paragraph" w:styleId="ListParagraph">
    <w:name w:val="List Paragraph"/>
    <w:basedOn w:val="Normal"/>
    <w:uiPriority w:val="34"/>
    <w:qFormat/>
    <w:rsid w:val="00771472"/>
    <w:pPr>
      <w:ind w:left="720"/>
      <w:contextualSpacing/>
    </w:pPr>
    <w:rPr>
      <w:rFonts w:ascii="Times" w:eastAsia="Times" w:hAnsi="Times" w:cs="Times New Roman"/>
      <w:szCs w:val="20"/>
    </w:rPr>
  </w:style>
  <w:style w:type="table" w:styleId="TableGrid">
    <w:name w:val="Table Grid"/>
    <w:basedOn w:val="TableNormal"/>
    <w:rsid w:val="00771472"/>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771472"/>
    <w:rPr>
      <w:sz w:val="22"/>
      <w:szCs w:val="22"/>
    </w:rPr>
  </w:style>
  <w:style w:type="paragraph" w:styleId="NormalWeb">
    <w:name w:val="Normal (Web)"/>
    <w:basedOn w:val="Normal"/>
    <w:uiPriority w:val="99"/>
    <w:unhideWhenUsed/>
    <w:rsid w:val="00771472"/>
    <w:pPr>
      <w:spacing w:before="100" w:beforeAutospacing="1" w:after="100" w:afterAutospacing="1"/>
    </w:pPr>
    <w:rPr>
      <w:rFonts w:ascii="Times New Roman" w:eastAsiaTheme="minorEastAsia" w:hAnsi="Times New Roman" w:cs="Times New Roman"/>
    </w:rPr>
  </w:style>
  <w:style w:type="character" w:styleId="PageNumber">
    <w:name w:val="page number"/>
    <w:basedOn w:val="DefaultParagraphFont"/>
    <w:uiPriority w:val="99"/>
    <w:rsid w:val="007714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wmf"/><Relationship Id="rId45" Type="http://schemas.openxmlformats.org/officeDocument/2006/relationships/oleObject" Target="embeddings/Microsoft_Equation1.bin"/><Relationship Id="rId46" Type="http://schemas.openxmlformats.org/officeDocument/2006/relationships/image" Target="media/image34.emf"/><Relationship Id="rId47" Type="http://schemas.openxmlformats.org/officeDocument/2006/relationships/chart" Target="charts/chart1.xml"/><Relationship Id="rId48" Type="http://schemas.openxmlformats.org/officeDocument/2006/relationships/image" Target="media/image35.png"/><Relationship Id="rId49" Type="http://schemas.openxmlformats.org/officeDocument/2006/relationships/image" Target="media/image36.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comments" Target="comments.xml"/><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 Id="rId2"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a:solidFill>
                <a:schemeClr val="tx1"/>
              </a:solidFill>
            </a:ln>
          </c:spPr>
          <c:marker>
            <c:symbol val="none"/>
          </c:marker>
          <c:xVal>
            <c:numRef>
              <c:f>Sheet1!$B$2:$B$7</c:f>
              <c:numCache>
                <c:formatCode>General</c:formatCode>
                <c:ptCount val="6"/>
                <c:pt idx="0">
                  <c:v>0.0</c:v>
                </c:pt>
                <c:pt idx="1">
                  <c:v>5.0</c:v>
                </c:pt>
                <c:pt idx="2">
                  <c:v>25.0</c:v>
                </c:pt>
                <c:pt idx="3">
                  <c:v>55.0</c:v>
                </c:pt>
                <c:pt idx="4">
                  <c:v>65.0</c:v>
                </c:pt>
                <c:pt idx="5">
                  <c:v>70.0</c:v>
                </c:pt>
              </c:numCache>
            </c:numRef>
          </c:xVal>
          <c:yVal>
            <c:numRef>
              <c:f>Sheet1!$C$2:$C$7</c:f>
              <c:numCache>
                <c:formatCode>General</c:formatCode>
                <c:ptCount val="6"/>
                <c:pt idx="0">
                  <c:v>130.0</c:v>
                </c:pt>
                <c:pt idx="1">
                  <c:v>100.0</c:v>
                </c:pt>
                <c:pt idx="2">
                  <c:v>100.0</c:v>
                </c:pt>
                <c:pt idx="3">
                  <c:v>0.0</c:v>
                </c:pt>
                <c:pt idx="4">
                  <c:v>0.0</c:v>
                </c:pt>
                <c:pt idx="5">
                  <c:v>-40.0</c:v>
                </c:pt>
              </c:numCache>
            </c:numRef>
          </c:yVal>
          <c:smooth val="0"/>
        </c:ser>
        <c:dLbls>
          <c:showLegendKey val="0"/>
          <c:showVal val="0"/>
          <c:showCatName val="0"/>
          <c:showSerName val="0"/>
          <c:showPercent val="0"/>
          <c:showBubbleSize val="0"/>
        </c:dLbls>
        <c:axId val="2123225864"/>
        <c:axId val="2123228856"/>
      </c:scatterChart>
      <c:valAx>
        <c:axId val="2123225864"/>
        <c:scaling>
          <c:orientation val="minMax"/>
        </c:scaling>
        <c:delete val="1"/>
        <c:axPos val="b"/>
        <c:numFmt formatCode="General" sourceLinked="1"/>
        <c:majorTickMark val="out"/>
        <c:minorTickMark val="none"/>
        <c:tickLblPos val="nextTo"/>
        <c:crossAx val="2123228856"/>
        <c:crosses val="autoZero"/>
        <c:crossBetween val="midCat"/>
      </c:valAx>
      <c:valAx>
        <c:axId val="2123228856"/>
        <c:scaling>
          <c:orientation val="minMax"/>
          <c:max val="130.0"/>
          <c:min val="-40.0"/>
        </c:scaling>
        <c:delete val="0"/>
        <c:axPos val="l"/>
        <c:majorGridlines/>
        <c:numFmt formatCode="General" sourceLinked="1"/>
        <c:majorTickMark val="out"/>
        <c:minorTickMark val="none"/>
        <c:tickLblPos val="nextTo"/>
        <c:crossAx val="2123225864"/>
        <c:crosses val="autoZero"/>
        <c:crossBetween val="midCat"/>
        <c:majorUnit val="10.0"/>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0.10625</cdr:x>
      <cdr:y>0.07986</cdr:y>
    </cdr:from>
    <cdr:to>
      <cdr:x>0.17708</cdr:x>
      <cdr:y>0.18056</cdr:y>
    </cdr:to>
    <cdr:sp macro="" textlink="">
      <cdr:nvSpPr>
        <cdr:cNvPr id="6" name="Text Box 5"/>
        <cdr:cNvSpPr txBox="1"/>
      </cdr:nvSpPr>
      <cdr:spPr>
        <a:xfrm xmlns:a="http://schemas.openxmlformats.org/drawingml/2006/main">
          <a:off x="485775" y="219075"/>
          <a:ext cx="323850" cy="27622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0.51111</cdr:x>
      <cdr:y>0.39005</cdr:y>
    </cdr:from>
    <cdr:to>
      <cdr:x>0.57986</cdr:x>
      <cdr:y>0.5081</cdr:y>
    </cdr:to>
    <cdr:sp macro="" textlink="">
      <cdr:nvSpPr>
        <cdr:cNvPr id="11" name="Text Box 13"/>
        <cdr:cNvSpPr txBox="1"/>
      </cdr:nvSpPr>
      <cdr:spPr>
        <a:xfrm xmlns:a="http://schemas.openxmlformats.org/drawingml/2006/main">
          <a:off x="2336800" y="1069975"/>
          <a:ext cx="314325" cy="323850"/>
        </a:xfrm>
        <a:prstGeom xmlns:a="http://schemas.openxmlformats.org/drawingml/2006/main" prst="rect">
          <a:avLst/>
        </a:prstGeom>
        <a:noFill xmlns:a="http://schemas.openxmlformats.org/drawingml/2006/main"/>
        <a:ln xmlns:a="http://schemas.openxmlformats.org/drawingml/2006/main" w="6350">
          <a:noFill/>
        </a:ln>
        <a:effectLst xmlns:a="http://schemas.openxmlformats.org/drawingml/2006/main"/>
      </cdr:spPr>
      <cdr:style>
        <a:lnRef xmlns:a="http://schemas.openxmlformats.org/drawingml/2006/main" idx="0">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US" sz="1200" b="1">
              <a:latin typeface="Times New Roman" pitchFamily="18" charset="0"/>
              <a:cs typeface="Times New Roman" pitchFamily="18" charset="0"/>
            </a:rPr>
            <a:t>C</a:t>
          </a:r>
        </a:p>
      </cdr:txBody>
    </cdr:sp>
  </cdr:relSizeAnchor>
  <cdr:relSizeAnchor xmlns:cdr="http://schemas.openxmlformats.org/drawingml/2006/chartDrawing">
    <cdr:from>
      <cdr:x>0.86181</cdr:x>
      <cdr:y>0.79051</cdr:y>
    </cdr:from>
    <cdr:to>
      <cdr:x>0.93056</cdr:x>
      <cdr:y>0.90856</cdr:y>
    </cdr:to>
    <cdr:sp macro="" textlink="">
      <cdr:nvSpPr>
        <cdr:cNvPr id="12" name="Text Box 13"/>
        <cdr:cNvSpPr txBox="1"/>
      </cdr:nvSpPr>
      <cdr:spPr>
        <a:xfrm xmlns:a="http://schemas.openxmlformats.org/drawingml/2006/main">
          <a:off x="3940175" y="2168525"/>
          <a:ext cx="314325" cy="323850"/>
        </a:xfrm>
        <a:prstGeom xmlns:a="http://schemas.openxmlformats.org/drawingml/2006/main" prst="rect">
          <a:avLst/>
        </a:prstGeom>
        <a:noFill xmlns:a="http://schemas.openxmlformats.org/drawingml/2006/main"/>
        <a:ln xmlns:a="http://schemas.openxmlformats.org/drawingml/2006/main" w="6350">
          <a:noFill/>
        </a:ln>
        <a:effectLst xmlns:a="http://schemas.openxmlformats.org/drawingml/2006/main"/>
      </cdr:spPr>
      <cdr:style>
        <a:lnRef xmlns:a="http://schemas.openxmlformats.org/drawingml/2006/main" idx="0">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dk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US" sz="1200" b="1">
              <a:latin typeface="Times New Roman" pitchFamily="18" charset="0"/>
              <a:cs typeface="Times New Roman" pitchFamily="18" charset="0"/>
            </a:rPr>
            <a:t>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9476</Words>
  <Characters>54017</Characters>
  <Application>Microsoft Macintosh Word</Application>
  <DocSecurity>0</DocSecurity>
  <Lines>450</Lines>
  <Paragraphs>126</Paragraphs>
  <ScaleCrop>false</ScaleCrop>
  <Company>Georgia Institute of Technology</Company>
  <LinksUpToDate>false</LinksUpToDate>
  <CharactersWithSpaces>63367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Carrie Shepler</dc:creator>
  <cp:keywords/>
  <cp:lastModifiedBy>Lauren Antonucci</cp:lastModifiedBy>
  <cp:revision>2</cp:revision>
  <dcterms:created xsi:type="dcterms:W3CDTF">2015-02-10T15:04:00Z</dcterms:created>
  <dcterms:modified xsi:type="dcterms:W3CDTF">2015-02-10T15:04:00Z</dcterms:modified>
</cp:coreProperties>
</file>